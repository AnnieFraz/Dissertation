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77777777" w:rsidR="00CB76FF" w:rsidRPr="001765A6" w:rsidRDefault="00946A62">
      <w:pPr>
        <w:pStyle w:val="Date"/>
        <w:rPr>
          <w:b/>
        </w:rPr>
      </w:pPr>
      <w:r>
        <w:rPr>
          <w:b/>
        </w:rPr>
        <w:t>April</w:t>
      </w:r>
      <w:r w:rsidRPr="001765A6">
        <w:rPr>
          <w:b/>
        </w:rPr>
        <w:t xml:space="preserve"> 20</w:t>
      </w:r>
      <w:r w:rsidR="0054707E">
        <w:rPr>
          <w:b/>
        </w:rPr>
        <w:t>1</w:t>
      </w:r>
      <w:ins w:id="0" w:author="Anna Rasburn" w:date="2019-01-04T10:49:00Z">
        <w:r w:rsidR="00A66E0B">
          <w:rPr>
            <w:b/>
          </w:rPr>
          <w:t>9</w:t>
        </w:r>
      </w:ins>
      <w:del w:id="1" w:author="Anna Rasburn" w:date="2019-01-04T10:49:00Z">
        <w:r w:rsidR="0054707E" w:rsidDel="00A66E0B">
          <w:rPr>
            <w:b/>
          </w:rPr>
          <w:delText>8</w:delText>
        </w:r>
      </w:del>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2" w:name="_Toc299977273"/>
      <w:r w:rsidRPr="001765A6">
        <w:lastRenderedPageBreak/>
        <w:t>Abstract</w:t>
      </w:r>
      <w:bookmarkEnd w:id="2"/>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77777777" w:rsidR="00E514E9" w:rsidRPr="00AA3D42" w:rsidRDefault="00946A62" w:rsidP="00E514E9">
      <w:pPr>
        <w:pStyle w:val="BodyText"/>
        <w:ind w:firstLine="0"/>
        <w:rPr>
          <w:color w:val="0070C0"/>
        </w:rPr>
      </w:pPr>
      <w:r w:rsidRPr="00AA3D42">
        <w:rPr>
          <w:color w:val="0070C0"/>
        </w:rPr>
        <w:t xml:space="preserve">The surge in the dependence on mobile phones and portable </w:t>
      </w:r>
      <w:ins w:id="3" w:author="Anna Rasburn" w:date="2019-01-03T15:36:00Z">
        <w:r w:rsidR="00255EBD">
          <w:rPr>
            <w:color w:val="0070C0"/>
          </w:rPr>
          <w:t xml:space="preserve">devices </w:t>
        </w:r>
      </w:ins>
      <w:r w:rsidRPr="00AA3D42">
        <w:rPr>
          <w:color w:val="0070C0"/>
        </w:rPr>
        <w:t>r</w:t>
      </w:r>
      <w:ins w:id="4" w:author="Anna Rasburn" w:date="2019-01-03T15:37:00Z">
        <w:r w:rsidR="00255EBD">
          <w:rPr>
            <w:color w:val="0070C0"/>
          </w:rPr>
          <w:t>aises questions regarding their</w:t>
        </w:r>
      </w:ins>
      <w:ins w:id="5" w:author="Anna Rasburn" w:date="2019-01-03T15:38:00Z">
        <w:r w:rsidR="00255EBD">
          <w:rPr>
            <w:color w:val="0070C0"/>
          </w:rPr>
          <w:t xml:space="preserve"> </w:t>
        </w:r>
      </w:ins>
      <w:del w:id="6" w:author="Anna Rasburn" w:date="2019-01-03T15:39:00Z">
        <w:r w:rsidRPr="00AA3D42" w:rsidDel="00255EBD">
          <w:rPr>
            <w:color w:val="0070C0"/>
          </w:rPr>
          <w:delText xml:space="preserve">equire consideration on the </w:delText>
        </w:r>
      </w:del>
      <w:r w:rsidRPr="00AA3D42">
        <w:rPr>
          <w:color w:val="0070C0"/>
        </w:rPr>
        <w:t>environment</w:t>
      </w:r>
      <w:ins w:id="7" w:author="Anna Rasburn" w:date="2019-01-03T15:38:00Z">
        <w:r w:rsidR="00255EBD">
          <w:rPr>
            <w:color w:val="0070C0"/>
          </w:rPr>
          <w:t>al impact</w:t>
        </w:r>
      </w:ins>
      <w:r w:rsidRPr="00AA3D42">
        <w:rPr>
          <w:color w:val="0070C0"/>
        </w:rPr>
        <w:t xml:space="preserve"> </w:t>
      </w:r>
      <w:ins w:id="8" w:author="Anna Rasburn" w:date="2019-01-03T15:39:00Z">
        <w:r w:rsidR="00255EBD">
          <w:rPr>
            <w:color w:val="0070C0"/>
          </w:rPr>
          <w:t>and in, in part</w:t>
        </w:r>
      </w:ins>
      <w:ins w:id="9" w:author="Anna Rasburn" w:date="2019-01-03T15:40:00Z">
        <w:r w:rsidR="00255EBD">
          <w:rPr>
            <w:color w:val="0070C0"/>
          </w:rPr>
          <w:t>icular, their energy</w:t>
        </w:r>
      </w:ins>
      <w:ins w:id="10" w:author="Anna Rasburn" w:date="2019-01-03T15:39:00Z">
        <w:r w:rsidR="00255EBD">
          <w:rPr>
            <w:color w:val="0070C0"/>
          </w:rPr>
          <w:t xml:space="preserve"> </w:t>
        </w:r>
      </w:ins>
      <w:ins w:id="11" w:author="Anna Rasburn" w:date="2019-01-03T15:40:00Z">
        <w:r w:rsidR="00255EBD">
          <w:rPr>
            <w:color w:val="0070C0"/>
          </w:rPr>
          <w:t>requirements.</w:t>
        </w:r>
      </w:ins>
      <w:del w:id="12" w:author="Anna Rasburn" w:date="2019-01-03T15:41:00Z">
        <w:r w:rsidRPr="00AA3D42" w:rsidDel="00255EBD">
          <w:rPr>
            <w:color w:val="0070C0"/>
          </w:rPr>
          <w:delText xml:space="preserve">this dependence has had. </w:delText>
        </w:r>
      </w:del>
      <w:r w:rsidRPr="00AA3D42">
        <w:rPr>
          <w:color w:val="0070C0"/>
        </w:rPr>
        <w:t xml:space="preserve"> This dependence is due to the fast advancement in mobile technology and the convenient nature of mobiles but has also led to users wishing for a mobile battery to last longer. Mobile applications are a significant drain on battery </w:t>
      </w:r>
      <w:ins w:id="13" w:author="Anna Rasburn" w:date="2019-01-03T15:41:00Z">
        <w:r w:rsidR="0051547B">
          <w:rPr>
            <w:color w:val="0070C0"/>
          </w:rPr>
          <w:t xml:space="preserve">life </w:t>
        </w:r>
      </w:ins>
      <w:r w:rsidRPr="00AA3D42">
        <w:rPr>
          <w:color w:val="0070C0"/>
        </w:rPr>
        <w:t xml:space="preserve">due to the higher demand on the device's CPU. This project's aim is to research and investigate </w:t>
      </w:r>
      <w:del w:id="14" w:author="Anna Rasburn" w:date="2019-01-03T15:43:00Z">
        <w:r w:rsidRPr="00AA3D42" w:rsidDel="0051547B">
          <w:rPr>
            <w:color w:val="0070C0"/>
          </w:rPr>
          <w:delText xml:space="preserve">the </w:delText>
        </w:r>
      </w:del>
      <w:r w:rsidRPr="00AA3D42">
        <w:rPr>
          <w:color w:val="0070C0"/>
        </w:rPr>
        <w:t xml:space="preserve">ways </w:t>
      </w:r>
      <w:ins w:id="15" w:author="Anna Rasburn" w:date="2019-01-03T15:43:00Z">
        <w:r w:rsidR="0051547B">
          <w:rPr>
            <w:color w:val="0070C0"/>
          </w:rPr>
          <w:t xml:space="preserve">in which </w:t>
        </w:r>
      </w:ins>
      <w:del w:id="16" w:author="Anna Rasburn" w:date="2019-01-03T15:43:00Z">
        <w:r w:rsidRPr="00AA3D42" w:rsidDel="0051547B">
          <w:rPr>
            <w:color w:val="0070C0"/>
          </w:rPr>
          <w:delText xml:space="preserve">that </w:delText>
        </w:r>
      </w:del>
      <w:ins w:id="17" w:author="Anna Rasburn" w:date="2019-01-03T15:42:00Z">
        <w:r w:rsidR="0051547B">
          <w:rPr>
            <w:color w:val="0070C0"/>
          </w:rPr>
          <w:t>A</w:t>
        </w:r>
      </w:ins>
      <w:del w:id="18" w:author="Anna Rasburn" w:date="2019-01-03T15:42:00Z">
        <w:r w:rsidRPr="00AA3D42" w:rsidDel="0051547B">
          <w:rPr>
            <w:color w:val="0070C0"/>
          </w:rPr>
          <w:delText>a</w:delText>
        </w:r>
      </w:del>
      <w:r w:rsidRPr="00AA3D42">
        <w:rPr>
          <w:color w:val="0070C0"/>
        </w:rPr>
        <w:t xml:space="preserve">ndroid </w:t>
      </w:r>
      <w:ins w:id="19" w:author="Anna Rasburn" w:date="2019-01-03T15:42:00Z">
        <w:r w:rsidR="0051547B">
          <w:rPr>
            <w:color w:val="0070C0"/>
          </w:rPr>
          <w:t>J</w:t>
        </w:r>
      </w:ins>
      <w:del w:id="20" w:author="Anna Rasburn" w:date="2019-01-03T15:42:00Z">
        <w:r w:rsidRPr="00AA3D42" w:rsidDel="0051547B">
          <w:rPr>
            <w:color w:val="0070C0"/>
          </w:rPr>
          <w:delText>j</w:delText>
        </w:r>
      </w:del>
      <w:r w:rsidRPr="00AA3D42">
        <w:rPr>
          <w:color w:val="0070C0"/>
        </w:rPr>
        <w:t>ava applications can be modified to reduce CPU power and therefore require less battery</w:t>
      </w:r>
      <w:ins w:id="21" w:author="Anna Rasburn" w:date="2019-01-03T15:43:00Z">
        <w:r w:rsidR="0051547B">
          <w:rPr>
            <w:color w:val="0070C0"/>
          </w:rPr>
          <w:t xml:space="preserve"> life</w:t>
        </w:r>
      </w:ins>
      <w:r w:rsidRPr="00AA3D42">
        <w:rPr>
          <w:color w:val="0070C0"/>
        </w:rPr>
        <w:t>.</w:t>
      </w:r>
    </w:p>
    <w:p w14:paraId="41AA07E3" w14:textId="77777777" w:rsidR="009D3ADE" w:rsidRDefault="00946A62" w:rsidP="00AA3D42">
      <w:pPr>
        <w:pStyle w:val="BodyText"/>
        <w:ind w:firstLine="0"/>
        <w:rPr>
          <w:color w:val="0070C0"/>
        </w:rPr>
      </w:pPr>
      <w:r w:rsidRPr="00AA3D42">
        <w:rPr>
          <w:color w:val="0070C0"/>
        </w:rPr>
        <w:t xml:space="preserve">This project focuses on using optimisation techniques applied to </w:t>
      </w:r>
      <w:ins w:id="22" w:author="Anna Rasburn" w:date="2019-01-03T15:44:00Z">
        <w:r w:rsidR="0051547B">
          <w:rPr>
            <w:color w:val="0070C0"/>
          </w:rPr>
          <w:t>J</w:t>
        </w:r>
      </w:ins>
      <w:del w:id="23" w:author="Anna Rasburn" w:date="2019-01-03T15:44:00Z">
        <w:r w:rsidRPr="00AA3D42" w:rsidDel="0051547B">
          <w:rPr>
            <w:color w:val="0070C0"/>
          </w:rPr>
          <w:delText>j</w:delText>
        </w:r>
      </w:del>
      <w:r w:rsidRPr="00AA3D42">
        <w:rPr>
          <w:color w:val="0070C0"/>
        </w:rPr>
        <w:t>ava</w:t>
      </w:r>
      <w:ins w:id="24" w:author="Anna Rasburn" w:date="2019-01-03T15:44:00Z">
        <w:r w:rsidR="0051547B">
          <w:rPr>
            <w:color w:val="0070C0"/>
          </w:rPr>
          <w:t>,</w:t>
        </w:r>
      </w:ins>
      <w:r w:rsidRPr="00AA3D42">
        <w:rPr>
          <w:color w:val="0070C0"/>
        </w:rPr>
        <w:t xml:space="preserve"> particularly </w:t>
      </w:r>
      <w:ins w:id="25" w:author="Anna Rasburn" w:date="2019-01-03T15:44:00Z">
        <w:r w:rsidR="0051547B">
          <w:rPr>
            <w:color w:val="0070C0"/>
          </w:rPr>
          <w:t xml:space="preserve">those which use </w:t>
        </w:r>
      </w:ins>
      <w:proofErr w:type="spellStart"/>
      <w:ins w:id="26" w:author="Anna Rasburn" w:date="2019-01-03T15:45:00Z">
        <w:r w:rsidR="0051547B">
          <w:rPr>
            <w:color w:val="0070C0"/>
          </w:rPr>
          <w:t>G?</w:t>
        </w:r>
      </w:ins>
      <w:del w:id="27" w:author="Anna Rasburn" w:date="2019-01-03T15:44:00Z">
        <w:r w:rsidRPr="00AA3D42" w:rsidDel="0051547B">
          <w:rPr>
            <w:color w:val="0070C0"/>
          </w:rPr>
          <w:delText xml:space="preserve">using </w:delText>
        </w:r>
      </w:del>
      <w:r w:rsidRPr="00AA3D42">
        <w:rPr>
          <w:color w:val="0070C0"/>
        </w:rPr>
        <w:t>genetic</w:t>
      </w:r>
      <w:proofErr w:type="spellEnd"/>
      <w:r w:rsidRPr="00AA3D42">
        <w:rPr>
          <w:color w:val="0070C0"/>
        </w:rPr>
        <w:t xml:space="preserve"> improvement and small changes that developers </w:t>
      </w:r>
      <w:del w:id="28" w:author="Anna Rasburn" w:date="2019-01-03T15:46:00Z">
        <w:r w:rsidRPr="00AA3D42" w:rsidDel="0051547B">
          <w:rPr>
            <w:color w:val="0070C0"/>
          </w:rPr>
          <w:delText xml:space="preserve">that </w:delText>
        </w:r>
      </w:del>
      <w:r w:rsidRPr="00AA3D42">
        <w:rPr>
          <w:color w:val="0070C0"/>
        </w:rPr>
        <w:t xml:space="preserve">can </w:t>
      </w:r>
      <w:ins w:id="29" w:author="Anna Rasburn" w:date="2019-01-03T15:45:00Z">
        <w:r w:rsidR="0051547B">
          <w:rPr>
            <w:color w:val="0070C0"/>
          </w:rPr>
          <w:t xml:space="preserve">introduce </w:t>
        </w:r>
      </w:ins>
      <w:del w:id="30" w:author="Anna Rasburn" w:date="2019-01-03T15:45:00Z">
        <w:r w:rsidRPr="00AA3D42" w:rsidDel="0051547B">
          <w:rPr>
            <w:color w:val="0070C0"/>
          </w:rPr>
          <w:delText xml:space="preserve">make </w:delText>
        </w:r>
      </w:del>
      <w:r w:rsidRPr="00AA3D42">
        <w:rPr>
          <w:color w:val="0070C0"/>
        </w:rPr>
        <w:t>within their source code</w:t>
      </w:r>
      <w:ins w:id="31" w:author="Anna Rasburn" w:date="2019-01-03T15:48:00Z">
        <w:r w:rsidR="0051547B">
          <w:rPr>
            <w:color w:val="0070C0"/>
          </w:rPr>
          <w:t xml:space="preserve"> </w:t>
        </w:r>
      </w:ins>
      <w:ins w:id="32" w:author="Anna Rasburn" w:date="2019-01-03T15:49:00Z">
        <w:r w:rsidR="0051547B">
          <w:rPr>
            <w:color w:val="0070C0"/>
          </w:rPr>
          <w:t xml:space="preserve">in order to provide </w:t>
        </w:r>
      </w:ins>
      <w:del w:id="33" w:author="Anna Rasburn" w:date="2019-01-03T15:48:00Z">
        <w:r w:rsidRPr="00AA3D42" w:rsidDel="0051547B">
          <w:rPr>
            <w:color w:val="0070C0"/>
          </w:rPr>
          <w:delText xml:space="preserve"> </w:delText>
        </w:r>
      </w:del>
      <w:del w:id="34" w:author="Anna Rasburn" w:date="2019-01-03T15:49:00Z">
        <w:r w:rsidRPr="00AA3D42" w:rsidDel="0051547B">
          <w:rPr>
            <w:color w:val="0070C0"/>
          </w:rPr>
          <w:delText xml:space="preserve">that </w:delText>
        </w:r>
        <w:r w:rsidDel="0051547B">
          <w:rPr>
            <w:color w:val="0070C0"/>
          </w:rPr>
          <w:delText>could have</w:delText>
        </w:r>
      </w:del>
      <w:r>
        <w:rPr>
          <w:color w:val="0070C0"/>
        </w:rPr>
        <w:t xml:space="preserve"> 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77777777" w:rsidR="008B36CA" w:rsidRPr="00AA3D42" w:rsidRDefault="009D3ADE" w:rsidP="00AA3D42">
      <w:pPr>
        <w:pStyle w:val="BodyText"/>
        <w:ind w:firstLine="0"/>
        <w:rPr>
          <w:color w:val="0070C0"/>
        </w:rPr>
      </w:pPr>
      <w:r>
        <w:rPr>
          <w:color w:val="0070C0"/>
        </w:rPr>
        <w:t xml:space="preserve">This project </w:t>
      </w:r>
      <w:ins w:id="35" w:author="Anna Rasburn" w:date="2019-01-03T15:52:00Z">
        <w:r w:rsidR="00FB6291">
          <w:rPr>
            <w:color w:val="0070C0"/>
          </w:rPr>
          <w:t>has created</w:t>
        </w:r>
      </w:ins>
      <w:del w:id="36" w:author="Anna Rasburn" w:date="2019-01-03T15:52:00Z">
        <w:r w:rsidDel="00FB6291">
          <w:rPr>
            <w:color w:val="0070C0"/>
          </w:rPr>
          <w:delText>had a creation</w:delText>
        </w:r>
      </w:del>
      <w:r>
        <w:rPr>
          <w:color w:val="0070C0"/>
        </w:rPr>
        <w:t xml:space="preserve"> </w:t>
      </w:r>
      <w:del w:id="37" w:author="Anna Rasburn" w:date="2019-01-03T15:53:00Z">
        <w:r w:rsidDel="00FB6291">
          <w:rPr>
            <w:color w:val="0070C0"/>
          </w:rPr>
          <w:delText xml:space="preserve">of </w:delText>
        </w:r>
      </w:del>
      <w:r>
        <w:rPr>
          <w:color w:val="0070C0"/>
        </w:rPr>
        <w:t xml:space="preserve">a software application which applies edits to source code. The edits </w:t>
      </w:r>
      <w:ins w:id="38" w:author="Anna Rasburn" w:date="2019-01-03T15:56:00Z">
        <w:r w:rsidR="00FB6291">
          <w:rPr>
            <w:color w:val="0070C0"/>
          </w:rPr>
          <w:t xml:space="preserve">included the following operations: </w:t>
        </w:r>
      </w:ins>
      <w:del w:id="39" w:author="Anna Rasburn" w:date="2019-01-03T15:54:00Z">
        <w:r w:rsidDel="00FB6291">
          <w:rPr>
            <w:color w:val="0070C0"/>
          </w:rPr>
          <w:delText xml:space="preserve">created </w:delText>
        </w:r>
      </w:del>
      <w:del w:id="40" w:author="Anna Rasburn" w:date="2019-01-03T15:56:00Z">
        <w:r w:rsidDel="00FB6291">
          <w:rPr>
            <w:color w:val="0070C0"/>
          </w:rPr>
          <w:delText xml:space="preserve">were finding the impact of: </w:delText>
        </w:r>
      </w:del>
      <w:r>
        <w:rPr>
          <w:color w:val="0070C0"/>
        </w:rPr>
        <w:t xml:space="preserve">moving, deleting, swapping block statements, </w:t>
      </w:r>
      <w:del w:id="41" w:author="Anna Rasburn" w:date="2019-01-03T15:57:00Z">
        <w:r w:rsidDel="00FB6291">
          <w:rPr>
            <w:color w:val="0070C0"/>
          </w:rPr>
          <w:delText xml:space="preserve">other edits included </w:delText>
        </w:r>
      </w:del>
      <w:r>
        <w:rPr>
          <w:color w:val="0070C0"/>
        </w:rPr>
        <w:t>inserting lines and changing the use of If statements. The application uses artificial techniques such as Hill Climbing and Genetic Algorithms to find the most optimised version of the source code</w:t>
      </w:r>
      <w:ins w:id="42" w:author="Anna Rasburn" w:date="2019-01-03T15:57:00Z">
        <w:r w:rsidR="00FB6291">
          <w:rPr>
            <w:color w:val="0070C0"/>
          </w:rPr>
          <w:t xml:space="preserve"> b</w:t>
        </w:r>
      </w:ins>
      <w:ins w:id="43" w:author="Anna Rasburn" w:date="2019-01-03T15:58:00Z">
        <w:r w:rsidR="00FB6291">
          <w:rPr>
            <w:color w:val="0070C0"/>
          </w:rPr>
          <w:t xml:space="preserve">y identifying the impact of the edits and </w:t>
        </w:r>
      </w:ins>
      <w:ins w:id="44" w:author="Anna Rasburn" w:date="2019-01-03T15:59:00Z">
        <w:r w:rsidR="00FB6291">
          <w:rPr>
            <w:color w:val="0070C0"/>
          </w:rPr>
          <w:t>iteratively am</w:t>
        </w:r>
      </w:ins>
      <w:ins w:id="45" w:author="Anna Rasburn" w:date="2019-01-03T16:00:00Z">
        <w:r w:rsidR="00FB6291">
          <w:rPr>
            <w:color w:val="0070C0"/>
          </w:rPr>
          <w:t>ending the edits</w:t>
        </w:r>
      </w:ins>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46" w:name="_Toc75758943"/>
      <w:bookmarkStart w:id="47" w:name="_Toc299977274"/>
      <w:r w:rsidRPr="001765A6">
        <w:lastRenderedPageBreak/>
        <w:t>Attestation</w:t>
      </w:r>
      <w:bookmarkEnd w:id="46"/>
      <w:bookmarkEnd w:id="47"/>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The technology review in Section 2.5 was largely taken from [17].</w:t>
      </w:r>
    </w:p>
    <w:p w14:paraId="166E8FD3" w14:textId="77777777"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48" w:name="_Toc536543203"/>
      <w:bookmarkStart w:id="49" w:name="_Toc536543432"/>
      <w:bookmarkStart w:id="50" w:name="_Toc15893758"/>
      <w:bookmarkStart w:id="51" w:name="_Toc299977275"/>
      <w:r w:rsidRPr="001765A6">
        <w:lastRenderedPageBreak/>
        <w:t>Acknowledgements</w:t>
      </w:r>
      <w:bookmarkEnd w:id="48"/>
      <w:bookmarkEnd w:id="49"/>
      <w:bookmarkEnd w:id="50"/>
      <w:bookmarkEnd w:id="51"/>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52" w:name="_Toc536543204"/>
      <w:bookmarkStart w:id="53" w:name="_Toc536543433"/>
      <w:bookmarkStart w:id="54" w:name="_Toc15893759"/>
      <w:bookmarkStart w:id="55" w:name="_Toc299977276"/>
      <w:r w:rsidRPr="001765A6">
        <w:lastRenderedPageBreak/>
        <w:t>Table of Contents</w:t>
      </w:r>
      <w:bookmarkEnd w:id="52"/>
      <w:bookmarkEnd w:id="53"/>
      <w:bookmarkEnd w:id="54"/>
      <w:bookmarkEnd w:id="55"/>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56B1ACDF" w14:textId="77777777" w:rsidR="00875FD8" w:rsidRDefault="00946A62">
      <w:pPr>
        <w:pStyle w:val="TOC1"/>
        <w:rPr>
          <w:rFonts w:ascii="Calibri" w:hAnsi="Calibri"/>
          <w:kern w:val="0"/>
          <w:szCs w:val="22"/>
        </w:rPr>
      </w:pPr>
      <w:r w:rsidRPr="001765A6">
        <w:fldChar w:fldCharType="begin"/>
      </w:r>
      <w:r w:rsidRPr="001765A6">
        <w:instrText xml:space="preserve"> TOC \o "2-4" \t "Heading 1,1,Unnumbered 1,1" </w:instrText>
      </w:r>
      <w:r w:rsidRPr="001765A6">
        <w:fldChar w:fldCharType="separate"/>
      </w:r>
      <w:r w:rsidRPr="001765A6">
        <w:t>Abstract</w:t>
      </w:r>
      <w:r w:rsidRPr="001765A6">
        <w:tab/>
      </w:r>
      <w:r w:rsidRPr="001765A6">
        <w:fldChar w:fldCharType="begin"/>
      </w:r>
      <w:r w:rsidRPr="001765A6">
        <w:instrText xml:space="preserve"> PAGEREF _Toc299977273 \h </w:instrText>
      </w:r>
      <w:r w:rsidRPr="001765A6">
        <w:fldChar w:fldCharType="separate"/>
      </w:r>
      <w:r w:rsidRPr="001765A6">
        <w:t>i</w:t>
      </w:r>
      <w:r w:rsidRPr="001765A6">
        <w:fldChar w:fldCharType="end"/>
      </w:r>
    </w:p>
    <w:p w14:paraId="7941C21F" w14:textId="77777777" w:rsidR="00875FD8" w:rsidRDefault="00946A62">
      <w:pPr>
        <w:pStyle w:val="TOC1"/>
        <w:rPr>
          <w:rFonts w:ascii="Calibri" w:hAnsi="Calibri"/>
          <w:kern w:val="0"/>
          <w:szCs w:val="22"/>
        </w:rPr>
      </w:pPr>
      <w:r w:rsidRPr="001765A6">
        <w:t>Attestation</w:t>
      </w:r>
      <w:r w:rsidRPr="001765A6">
        <w:tab/>
      </w:r>
      <w:r w:rsidRPr="001765A6">
        <w:fldChar w:fldCharType="begin"/>
      </w:r>
      <w:r w:rsidRPr="001765A6">
        <w:instrText xml:space="preserve"> PAGEREF _Toc299977274 \h </w:instrText>
      </w:r>
      <w:r w:rsidRPr="001765A6">
        <w:fldChar w:fldCharType="separate"/>
      </w:r>
      <w:r w:rsidRPr="001765A6">
        <w:t>ii</w:t>
      </w:r>
      <w:r w:rsidRPr="001765A6">
        <w:fldChar w:fldCharType="end"/>
      </w:r>
    </w:p>
    <w:p w14:paraId="6AC11AAB" w14:textId="77777777" w:rsidR="00875FD8" w:rsidRDefault="00946A62">
      <w:pPr>
        <w:pStyle w:val="TOC1"/>
        <w:rPr>
          <w:rFonts w:ascii="Calibri" w:hAnsi="Calibri"/>
          <w:kern w:val="0"/>
          <w:szCs w:val="22"/>
        </w:rPr>
      </w:pPr>
      <w:r w:rsidRPr="001765A6">
        <w:t>Acknowledgements</w:t>
      </w:r>
      <w:r w:rsidRPr="001765A6">
        <w:tab/>
      </w:r>
      <w:r w:rsidRPr="001765A6">
        <w:fldChar w:fldCharType="begin"/>
      </w:r>
      <w:r w:rsidRPr="001765A6">
        <w:instrText xml:space="preserve"> PAGEREF _Toc299977275 \h </w:instrText>
      </w:r>
      <w:r w:rsidRPr="001765A6">
        <w:fldChar w:fldCharType="separate"/>
      </w:r>
      <w:r w:rsidRPr="001765A6">
        <w:t>iii</w:t>
      </w:r>
      <w:r w:rsidRPr="001765A6">
        <w:fldChar w:fldCharType="end"/>
      </w:r>
    </w:p>
    <w:p w14:paraId="0D28F242" w14:textId="77777777" w:rsidR="00875FD8" w:rsidRDefault="00946A62">
      <w:pPr>
        <w:pStyle w:val="TOC1"/>
        <w:rPr>
          <w:rFonts w:ascii="Calibri" w:hAnsi="Calibri"/>
          <w:kern w:val="0"/>
          <w:szCs w:val="22"/>
        </w:rPr>
      </w:pPr>
      <w:r w:rsidRPr="001765A6">
        <w:t>Table of Contents</w:t>
      </w:r>
      <w:r w:rsidRPr="001765A6">
        <w:tab/>
      </w:r>
      <w:r w:rsidRPr="001765A6">
        <w:fldChar w:fldCharType="begin"/>
      </w:r>
      <w:r w:rsidRPr="001765A6">
        <w:instrText xml:space="preserve"> PAGEREF _Toc299977276 \h </w:instrText>
      </w:r>
      <w:r w:rsidRPr="001765A6">
        <w:fldChar w:fldCharType="separate"/>
      </w:r>
      <w:r w:rsidRPr="001765A6">
        <w:t>iv</w:t>
      </w:r>
      <w:r w:rsidRPr="001765A6">
        <w:fldChar w:fldCharType="end"/>
      </w:r>
    </w:p>
    <w:p w14:paraId="76E2832C" w14:textId="77777777" w:rsidR="00875FD8" w:rsidRDefault="00946A62">
      <w:pPr>
        <w:pStyle w:val="TOC1"/>
        <w:rPr>
          <w:rFonts w:ascii="Calibri" w:hAnsi="Calibri"/>
          <w:kern w:val="0"/>
          <w:szCs w:val="22"/>
        </w:rPr>
      </w:pPr>
      <w:r w:rsidRPr="001765A6">
        <w:t>List of Figures</w:t>
      </w:r>
      <w:r w:rsidRPr="001765A6">
        <w:tab/>
      </w:r>
      <w:r w:rsidRPr="001765A6">
        <w:fldChar w:fldCharType="begin"/>
      </w:r>
      <w:r w:rsidRPr="001765A6">
        <w:instrText xml:space="preserve"> PAGEREF _Toc299977277 \h </w:instrText>
      </w:r>
      <w:r w:rsidRPr="001765A6">
        <w:fldChar w:fldCharType="separate"/>
      </w:r>
      <w:r w:rsidRPr="001765A6">
        <w:t>v</w:t>
      </w:r>
      <w:r w:rsidRPr="001765A6">
        <w:fldChar w:fldCharType="end"/>
      </w:r>
    </w:p>
    <w:p w14:paraId="6ACF2DD6" w14:textId="77777777" w:rsidR="00875FD8" w:rsidRDefault="00946A62">
      <w:pPr>
        <w:pStyle w:val="TOC1"/>
        <w:rPr>
          <w:rFonts w:ascii="Calibri" w:hAnsi="Calibri"/>
          <w:kern w:val="0"/>
          <w:szCs w:val="22"/>
        </w:rPr>
      </w:pPr>
      <w:r w:rsidRPr="001765A6">
        <w:t>1</w:t>
      </w:r>
      <w:r>
        <w:rPr>
          <w:rFonts w:ascii="Calibri" w:hAnsi="Calibri"/>
          <w:kern w:val="0"/>
          <w:szCs w:val="22"/>
        </w:rPr>
        <w:tab/>
      </w:r>
      <w:r w:rsidRPr="001765A6">
        <w:t>Introduction</w:t>
      </w:r>
      <w:r w:rsidRPr="001765A6">
        <w:tab/>
      </w:r>
      <w:r w:rsidRPr="001765A6">
        <w:fldChar w:fldCharType="begin"/>
      </w:r>
      <w:r w:rsidRPr="001765A6">
        <w:instrText xml:space="preserve"> PAGEREF _Toc299977278 \h </w:instrText>
      </w:r>
      <w:r w:rsidRPr="001765A6">
        <w:fldChar w:fldCharType="separate"/>
      </w:r>
      <w:r w:rsidRPr="001765A6">
        <w:t>1</w:t>
      </w:r>
      <w:r w:rsidRPr="001765A6">
        <w:fldChar w:fldCharType="end"/>
      </w:r>
    </w:p>
    <w:p w14:paraId="291E5884" w14:textId="77777777" w:rsidR="00875FD8" w:rsidRDefault="00946A62">
      <w:pPr>
        <w:pStyle w:val="TOC2"/>
        <w:rPr>
          <w:rFonts w:ascii="Calibri" w:hAnsi="Calibri"/>
          <w:kern w:val="0"/>
          <w:szCs w:val="22"/>
        </w:rPr>
      </w:pPr>
      <w:r w:rsidRPr="007055FA">
        <w:t>1.1</w:t>
      </w:r>
      <w:r>
        <w:rPr>
          <w:rFonts w:ascii="Calibri" w:hAnsi="Calibri"/>
          <w:kern w:val="0"/>
          <w:szCs w:val="22"/>
        </w:rPr>
        <w:tab/>
      </w:r>
      <w:r w:rsidRPr="001765A6">
        <w:t>Background and Context</w:t>
      </w:r>
      <w:r w:rsidRPr="001765A6">
        <w:tab/>
      </w:r>
      <w:r w:rsidRPr="001765A6">
        <w:fldChar w:fldCharType="begin"/>
      </w:r>
      <w:r w:rsidRPr="001765A6">
        <w:instrText xml:space="preserve"> PAGEREF _Toc299977279 \h </w:instrText>
      </w:r>
      <w:r w:rsidRPr="001765A6">
        <w:fldChar w:fldCharType="separate"/>
      </w:r>
      <w:r w:rsidRPr="001765A6">
        <w:t>1</w:t>
      </w:r>
      <w:r w:rsidRPr="001765A6">
        <w:fldChar w:fldCharType="end"/>
      </w:r>
    </w:p>
    <w:p w14:paraId="0C36777A" w14:textId="77777777" w:rsidR="00875FD8" w:rsidRDefault="00946A62">
      <w:pPr>
        <w:pStyle w:val="TOC2"/>
        <w:rPr>
          <w:rFonts w:ascii="Calibri" w:hAnsi="Calibri"/>
          <w:kern w:val="0"/>
          <w:szCs w:val="22"/>
        </w:rPr>
      </w:pPr>
      <w:r w:rsidRPr="007055FA">
        <w:t>1.2</w:t>
      </w:r>
      <w:r>
        <w:rPr>
          <w:rFonts w:ascii="Calibri" w:hAnsi="Calibri"/>
          <w:kern w:val="0"/>
          <w:szCs w:val="22"/>
        </w:rPr>
        <w:tab/>
      </w:r>
      <w:r w:rsidRPr="001765A6">
        <w:t>Scope and Objectives</w:t>
      </w:r>
      <w:r w:rsidRPr="001765A6">
        <w:tab/>
      </w:r>
      <w:r w:rsidRPr="001765A6">
        <w:fldChar w:fldCharType="begin"/>
      </w:r>
      <w:r w:rsidRPr="001765A6">
        <w:instrText xml:space="preserve"> PAGEREF _Toc299977280 \h </w:instrText>
      </w:r>
      <w:r w:rsidRPr="001765A6">
        <w:fldChar w:fldCharType="separate"/>
      </w:r>
      <w:r w:rsidRPr="001765A6">
        <w:t>1</w:t>
      </w:r>
      <w:r w:rsidRPr="001765A6">
        <w:fldChar w:fldCharType="end"/>
      </w:r>
    </w:p>
    <w:p w14:paraId="20924DA7" w14:textId="77777777" w:rsidR="00875FD8" w:rsidRDefault="00946A62">
      <w:pPr>
        <w:pStyle w:val="TOC2"/>
        <w:rPr>
          <w:rFonts w:ascii="Calibri" w:hAnsi="Calibri"/>
          <w:kern w:val="0"/>
          <w:szCs w:val="22"/>
        </w:rPr>
      </w:pPr>
      <w:r w:rsidRPr="007055FA">
        <w:t>1.3</w:t>
      </w:r>
      <w:r>
        <w:rPr>
          <w:rFonts w:ascii="Calibri" w:hAnsi="Calibri"/>
          <w:kern w:val="0"/>
          <w:szCs w:val="22"/>
        </w:rPr>
        <w:tab/>
      </w:r>
      <w:r w:rsidRPr="001765A6">
        <w:t>Achievements</w:t>
      </w:r>
      <w:r w:rsidRPr="001765A6">
        <w:tab/>
      </w:r>
      <w:r w:rsidRPr="001765A6">
        <w:fldChar w:fldCharType="begin"/>
      </w:r>
      <w:r w:rsidRPr="001765A6">
        <w:instrText xml:space="preserve"> PAGEREF _Toc299977281 \h </w:instrText>
      </w:r>
      <w:r w:rsidRPr="001765A6">
        <w:fldChar w:fldCharType="separate"/>
      </w:r>
      <w:r w:rsidRPr="001765A6">
        <w:t>1</w:t>
      </w:r>
      <w:r w:rsidRPr="001765A6">
        <w:fldChar w:fldCharType="end"/>
      </w:r>
    </w:p>
    <w:p w14:paraId="27B9BA57" w14:textId="77777777" w:rsidR="00875FD8" w:rsidRDefault="00946A62">
      <w:pPr>
        <w:pStyle w:val="TOC2"/>
        <w:rPr>
          <w:rFonts w:ascii="Calibri" w:hAnsi="Calibri"/>
          <w:kern w:val="0"/>
          <w:szCs w:val="22"/>
        </w:rPr>
      </w:pPr>
      <w:r w:rsidRPr="007055FA">
        <w:t>1.4</w:t>
      </w:r>
      <w:r>
        <w:rPr>
          <w:rFonts w:ascii="Calibri" w:hAnsi="Calibri"/>
          <w:kern w:val="0"/>
          <w:szCs w:val="22"/>
        </w:rPr>
        <w:tab/>
      </w:r>
      <w:r w:rsidRPr="001765A6">
        <w:t>Overview of Dissertation</w:t>
      </w:r>
      <w:r w:rsidRPr="001765A6">
        <w:tab/>
      </w:r>
      <w:r w:rsidRPr="001765A6">
        <w:fldChar w:fldCharType="begin"/>
      </w:r>
      <w:r w:rsidRPr="001765A6">
        <w:instrText xml:space="preserve"> PAGEREF _Toc299977282 \h </w:instrText>
      </w:r>
      <w:r w:rsidRPr="001765A6">
        <w:fldChar w:fldCharType="separate"/>
      </w:r>
      <w:r w:rsidRPr="001765A6">
        <w:t>1</w:t>
      </w:r>
      <w:r w:rsidRPr="001765A6">
        <w:fldChar w:fldCharType="end"/>
      </w:r>
    </w:p>
    <w:p w14:paraId="1B2E57B3" w14:textId="77777777" w:rsidR="00875FD8" w:rsidRDefault="00946A62">
      <w:pPr>
        <w:pStyle w:val="TOC1"/>
        <w:rPr>
          <w:rFonts w:ascii="Calibri" w:hAnsi="Calibri"/>
          <w:kern w:val="0"/>
          <w:szCs w:val="22"/>
        </w:rPr>
      </w:pPr>
      <w:r w:rsidRPr="001765A6">
        <w:t>2</w:t>
      </w:r>
      <w:r>
        <w:rPr>
          <w:rFonts w:ascii="Calibri" w:hAnsi="Calibri"/>
          <w:kern w:val="0"/>
          <w:szCs w:val="22"/>
        </w:rPr>
        <w:tab/>
      </w:r>
      <w:r w:rsidRPr="001765A6">
        <w:t>State-of-The-Art</w:t>
      </w:r>
      <w:r w:rsidRPr="001765A6">
        <w:tab/>
      </w:r>
      <w:r w:rsidRPr="001765A6">
        <w:fldChar w:fldCharType="begin"/>
      </w:r>
      <w:r w:rsidRPr="001765A6">
        <w:instrText xml:space="preserve"> PAGEREF _Toc299977283 \h </w:instrText>
      </w:r>
      <w:r w:rsidRPr="001765A6">
        <w:fldChar w:fldCharType="separate"/>
      </w:r>
      <w:r w:rsidRPr="001765A6">
        <w:t>2</w:t>
      </w:r>
      <w:r w:rsidRPr="001765A6">
        <w:fldChar w:fldCharType="end"/>
      </w:r>
    </w:p>
    <w:p w14:paraId="5BE73B6D" w14:textId="77777777" w:rsidR="00875FD8" w:rsidRDefault="00946A62">
      <w:pPr>
        <w:pStyle w:val="TOC1"/>
        <w:rPr>
          <w:rFonts w:ascii="Calibri" w:hAnsi="Calibri"/>
          <w:kern w:val="0"/>
          <w:szCs w:val="22"/>
        </w:rPr>
      </w:pPr>
      <w:r w:rsidRPr="001765A6">
        <w:rPr>
          <w:snapToGrid w:val="0"/>
        </w:rPr>
        <w:t>3</w:t>
      </w:r>
      <w:r>
        <w:rPr>
          <w:rFonts w:ascii="Calibri" w:hAnsi="Calibri"/>
          <w:kern w:val="0"/>
          <w:szCs w:val="22"/>
        </w:rPr>
        <w:tab/>
      </w:r>
      <w:r w:rsidRPr="001765A6">
        <w:rPr>
          <w:snapToGrid w:val="0"/>
        </w:rPr>
        <w:t>Technical Chapters (change this to something appropriate)</w:t>
      </w:r>
      <w:r w:rsidRPr="001765A6">
        <w:tab/>
      </w:r>
      <w:r w:rsidRPr="001765A6">
        <w:fldChar w:fldCharType="begin"/>
      </w:r>
      <w:r w:rsidRPr="001765A6">
        <w:instrText xml:space="preserve"> PAGEREF _Toc299977284 \h </w:instrText>
      </w:r>
      <w:r w:rsidRPr="001765A6">
        <w:fldChar w:fldCharType="separate"/>
      </w:r>
      <w:r w:rsidRPr="001765A6">
        <w:t>3</w:t>
      </w:r>
      <w:r w:rsidRPr="001765A6">
        <w:fldChar w:fldCharType="end"/>
      </w:r>
    </w:p>
    <w:p w14:paraId="50DFB6CA" w14:textId="77777777" w:rsidR="00875FD8" w:rsidRDefault="00946A62">
      <w:pPr>
        <w:pStyle w:val="TOC2"/>
        <w:rPr>
          <w:rFonts w:ascii="Calibri" w:hAnsi="Calibri"/>
          <w:kern w:val="0"/>
          <w:szCs w:val="22"/>
        </w:rPr>
      </w:pPr>
      <w:r w:rsidRPr="007055FA">
        <w:t>3.1</w:t>
      </w:r>
      <w:r>
        <w:rPr>
          <w:rFonts w:ascii="Calibri" w:hAnsi="Calibri"/>
          <w:kern w:val="0"/>
          <w:szCs w:val="22"/>
        </w:rPr>
        <w:tab/>
      </w:r>
      <w:r w:rsidRPr="001765A6">
        <w:t>First Section</w:t>
      </w:r>
      <w:r w:rsidRPr="001765A6">
        <w:tab/>
      </w:r>
      <w:r w:rsidRPr="001765A6">
        <w:fldChar w:fldCharType="begin"/>
      </w:r>
      <w:r w:rsidRPr="001765A6">
        <w:instrText xml:space="preserve"> PAGEREF _Toc299977285 \h </w:instrText>
      </w:r>
      <w:r w:rsidRPr="001765A6">
        <w:fldChar w:fldCharType="separate"/>
      </w:r>
      <w:r w:rsidRPr="001765A6">
        <w:t>3</w:t>
      </w:r>
      <w:r w:rsidRPr="001765A6">
        <w:fldChar w:fldCharType="end"/>
      </w:r>
    </w:p>
    <w:p w14:paraId="31743654" w14:textId="77777777" w:rsidR="00875FD8" w:rsidRDefault="00946A62">
      <w:pPr>
        <w:pStyle w:val="TOC3"/>
        <w:rPr>
          <w:rFonts w:ascii="Calibri" w:hAnsi="Calibri"/>
          <w:kern w:val="0"/>
          <w:szCs w:val="22"/>
        </w:rPr>
      </w:pPr>
      <w:r w:rsidRPr="007055FA">
        <w:t>3.1.1</w:t>
      </w:r>
      <w:r>
        <w:rPr>
          <w:rFonts w:ascii="Calibri" w:hAnsi="Calibri"/>
          <w:kern w:val="0"/>
          <w:szCs w:val="22"/>
        </w:rPr>
        <w:tab/>
      </w:r>
      <w:r w:rsidRPr="001765A6">
        <w:t>First Subsection</w:t>
      </w:r>
      <w:r w:rsidRPr="001765A6">
        <w:tab/>
      </w:r>
      <w:r w:rsidRPr="001765A6">
        <w:fldChar w:fldCharType="begin"/>
      </w:r>
      <w:r w:rsidRPr="001765A6">
        <w:instrText xml:space="preserve"> PAGEREF _Toc299977286 \h </w:instrText>
      </w:r>
      <w:r w:rsidRPr="001765A6">
        <w:fldChar w:fldCharType="separate"/>
      </w:r>
      <w:r w:rsidRPr="001765A6">
        <w:t>3</w:t>
      </w:r>
      <w:r w:rsidRPr="001765A6">
        <w:fldChar w:fldCharType="end"/>
      </w:r>
    </w:p>
    <w:p w14:paraId="52551147" w14:textId="77777777" w:rsidR="00875FD8" w:rsidRDefault="00946A62">
      <w:pPr>
        <w:pStyle w:val="TOC4"/>
        <w:rPr>
          <w:rFonts w:ascii="Calibri" w:hAnsi="Calibri"/>
          <w:kern w:val="0"/>
          <w:szCs w:val="22"/>
        </w:rPr>
      </w:pPr>
      <w:r w:rsidRPr="001765A6">
        <w:t>3.1.1.1</w:t>
      </w:r>
      <w:r>
        <w:rPr>
          <w:rFonts w:ascii="Calibri" w:hAnsi="Calibri"/>
          <w:kern w:val="0"/>
          <w:szCs w:val="22"/>
        </w:rPr>
        <w:tab/>
      </w:r>
      <w:r w:rsidRPr="001765A6">
        <w:t>First Subsubsection</w:t>
      </w:r>
      <w:r w:rsidRPr="001765A6">
        <w:tab/>
      </w:r>
      <w:r w:rsidRPr="001765A6">
        <w:fldChar w:fldCharType="begin"/>
      </w:r>
      <w:r w:rsidRPr="001765A6">
        <w:instrText xml:space="preserve"> PAGEREF _Toc299977287 \h </w:instrText>
      </w:r>
      <w:r w:rsidRPr="001765A6">
        <w:fldChar w:fldCharType="separate"/>
      </w:r>
      <w:r w:rsidRPr="001765A6">
        <w:t>3</w:t>
      </w:r>
      <w:r w:rsidRPr="001765A6">
        <w:fldChar w:fldCharType="end"/>
      </w:r>
    </w:p>
    <w:p w14:paraId="2484A5B0" w14:textId="77777777" w:rsidR="00875FD8" w:rsidRDefault="00946A62">
      <w:pPr>
        <w:pStyle w:val="TOC3"/>
        <w:rPr>
          <w:rFonts w:ascii="Calibri" w:hAnsi="Calibri"/>
          <w:kern w:val="0"/>
          <w:szCs w:val="22"/>
        </w:rPr>
      </w:pPr>
      <w:r w:rsidRPr="007055FA">
        <w:t>3.1.2</w:t>
      </w:r>
      <w:r>
        <w:rPr>
          <w:rFonts w:ascii="Calibri" w:hAnsi="Calibri"/>
          <w:kern w:val="0"/>
          <w:szCs w:val="22"/>
        </w:rPr>
        <w:tab/>
      </w:r>
      <w:r w:rsidRPr="001765A6">
        <w:t>Second Subsection</w:t>
      </w:r>
      <w:r w:rsidRPr="001765A6">
        <w:tab/>
      </w:r>
      <w:r w:rsidRPr="001765A6">
        <w:fldChar w:fldCharType="begin"/>
      </w:r>
      <w:r w:rsidRPr="001765A6">
        <w:instrText xml:space="preserve"> PAGEREF _Toc299977288 \h </w:instrText>
      </w:r>
      <w:r w:rsidRPr="001765A6">
        <w:fldChar w:fldCharType="separate"/>
      </w:r>
      <w:r w:rsidRPr="001765A6">
        <w:t>3</w:t>
      </w:r>
      <w:r w:rsidRPr="001765A6">
        <w:fldChar w:fldCharType="end"/>
      </w:r>
    </w:p>
    <w:p w14:paraId="0FD52310" w14:textId="77777777" w:rsidR="00875FD8" w:rsidRDefault="00946A62">
      <w:pPr>
        <w:pStyle w:val="TOC2"/>
        <w:rPr>
          <w:rFonts w:ascii="Calibri" w:hAnsi="Calibri"/>
          <w:kern w:val="0"/>
          <w:szCs w:val="22"/>
        </w:rPr>
      </w:pPr>
      <w:r w:rsidRPr="007055FA">
        <w:t>3.2</w:t>
      </w:r>
      <w:r>
        <w:rPr>
          <w:rFonts w:ascii="Calibri" w:hAnsi="Calibri"/>
          <w:kern w:val="0"/>
          <w:szCs w:val="22"/>
        </w:rPr>
        <w:tab/>
      </w:r>
      <w:r w:rsidRPr="001765A6">
        <w:t>Second Section</w:t>
      </w:r>
      <w:r w:rsidRPr="001765A6">
        <w:tab/>
      </w:r>
      <w:r w:rsidRPr="001765A6">
        <w:fldChar w:fldCharType="begin"/>
      </w:r>
      <w:r w:rsidRPr="001765A6">
        <w:instrText xml:space="preserve"> PAGEREF _Toc299977289 \h </w:instrText>
      </w:r>
      <w:r w:rsidRPr="001765A6">
        <w:fldChar w:fldCharType="separate"/>
      </w:r>
      <w:r w:rsidRPr="001765A6">
        <w:t>3</w:t>
      </w:r>
      <w:r w:rsidRPr="001765A6">
        <w:fldChar w:fldCharType="end"/>
      </w:r>
    </w:p>
    <w:p w14:paraId="7EAED348" w14:textId="77777777" w:rsidR="00875FD8" w:rsidRDefault="00946A62">
      <w:pPr>
        <w:pStyle w:val="TOC1"/>
        <w:rPr>
          <w:rFonts w:ascii="Calibri" w:hAnsi="Calibri"/>
          <w:kern w:val="0"/>
          <w:szCs w:val="22"/>
        </w:rPr>
      </w:pPr>
      <w:r w:rsidRPr="001765A6">
        <w:t>4</w:t>
      </w:r>
      <w:r>
        <w:rPr>
          <w:rFonts w:ascii="Calibri" w:hAnsi="Calibri"/>
          <w:kern w:val="0"/>
          <w:szCs w:val="22"/>
        </w:rPr>
        <w:tab/>
      </w:r>
      <w:r w:rsidRPr="001765A6">
        <w:t>Conclusion</w:t>
      </w:r>
      <w:r w:rsidRPr="001765A6">
        <w:tab/>
      </w:r>
      <w:r w:rsidRPr="001765A6">
        <w:fldChar w:fldCharType="begin"/>
      </w:r>
      <w:r w:rsidRPr="001765A6">
        <w:instrText xml:space="preserve"> PAGEREF _Toc299977290 \h </w:instrText>
      </w:r>
      <w:r w:rsidRPr="001765A6">
        <w:fldChar w:fldCharType="separate"/>
      </w:r>
      <w:r w:rsidRPr="001765A6">
        <w:t>5</w:t>
      </w:r>
      <w:r w:rsidRPr="001765A6">
        <w:fldChar w:fldCharType="end"/>
      </w:r>
    </w:p>
    <w:p w14:paraId="13EC7362" w14:textId="77777777" w:rsidR="00875FD8" w:rsidRDefault="00946A62">
      <w:pPr>
        <w:pStyle w:val="TOC2"/>
        <w:rPr>
          <w:rFonts w:ascii="Calibri" w:hAnsi="Calibri"/>
          <w:kern w:val="0"/>
          <w:szCs w:val="22"/>
        </w:rPr>
      </w:pPr>
      <w:r w:rsidRPr="007055FA">
        <w:t>4.1</w:t>
      </w:r>
      <w:r>
        <w:rPr>
          <w:rFonts w:ascii="Calibri" w:hAnsi="Calibri"/>
          <w:kern w:val="0"/>
          <w:szCs w:val="22"/>
        </w:rPr>
        <w:tab/>
      </w:r>
      <w:r w:rsidRPr="001765A6">
        <w:t>Summary</w:t>
      </w:r>
      <w:r w:rsidRPr="001765A6">
        <w:tab/>
      </w:r>
      <w:r w:rsidRPr="001765A6">
        <w:fldChar w:fldCharType="begin"/>
      </w:r>
      <w:r w:rsidRPr="001765A6">
        <w:instrText xml:space="preserve"> PAGEREF _Toc299977291 \h </w:instrText>
      </w:r>
      <w:r w:rsidRPr="001765A6">
        <w:fldChar w:fldCharType="separate"/>
      </w:r>
      <w:r w:rsidRPr="001765A6">
        <w:t>5</w:t>
      </w:r>
      <w:r w:rsidRPr="001765A6">
        <w:fldChar w:fldCharType="end"/>
      </w:r>
    </w:p>
    <w:p w14:paraId="711344C0" w14:textId="77777777" w:rsidR="00875FD8" w:rsidRDefault="00946A62">
      <w:pPr>
        <w:pStyle w:val="TOC2"/>
        <w:rPr>
          <w:rFonts w:ascii="Calibri" w:hAnsi="Calibri"/>
          <w:kern w:val="0"/>
          <w:szCs w:val="22"/>
        </w:rPr>
      </w:pPr>
      <w:r w:rsidRPr="007055FA">
        <w:t>4.2</w:t>
      </w:r>
      <w:r>
        <w:rPr>
          <w:rFonts w:ascii="Calibri" w:hAnsi="Calibri"/>
          <w:kern w:val="0"/>
          <w:szCs w:val="22"/>
        </w:rPr>
        <w:tab/>
      </w:r>
      <w:r w:rsidRPr="001765A6">
        <w:t>Evaluation</w:t>
      </w:r>
      <w:r w:rsidRPr="001765A6">
        <w:tab/>
      </w:r>
      <w:r w:rsidRPr="001765A6">
        <w:fldChar w:fldCharType="begin"/>
      </w:r>
      <w:r w:rsidRPr="001765A6">
        <w:instrText xml:space="preserve"> PAGEREF _Toc299977292 \h </w:instrText>
      </w:r>
      <w:r w:rsidRPr="001765A6">
        <w:fldChar w:fldCharType="separate"/>
      </w:r>
      <w:r w:rsidRPr="001765A6">
        <w:t>5</w:t>
      </w:r>
      <w:r w:rsidRPr="001765A6">
        <w:fldChar w:fldCharType="end"/>
      </w:r>
    </w:p>
    <w:p w14:paraId="0B4164E7" w14:textId="77777777" w:rsidR="00875FD8" w:rsidRDefault="00946A62">
      <w:pPr>
        <w:pStyle w:val="TOC2"/>
        <w:rPr>
          <w:rFonts w:ascii="Calibri" w:hAnsi="Calibri"/>
          <w:kern w:val="0"/>
          <w:szCs w:val="22"/>
        </w:rPr>
      </w:pPr>
      <w:r w:rsidRPr="007055FA">
        <w:t>4.3</w:t>
      </w:r>
      <w:r>
        <w:rPr>
          <w:rFonts w:ascii="Calibri" w:hAnsi="Calibri"/>
          <w:kern w:val="0"/>
          <w:szCs w:val="22"/>
        </w:rPr>
        <w:tab/>
      </w:r>
      <w:r w:rsidRPr="001765A6">
        <w:t>Future Work</w:t>
      </w:r>
      <w:r w:rsidRPr="001765A6">
        <w:tab/>
      </w:r>
      <w:r w:rsidRPr="001765A6">
        <w:fldChar w:fldCharType="begin"/>
      </w:r>
      <w:r w:rsidRPr="001765A6">
        <w:instrText xml:space="preserve"> PAGEREF _Toc299977293 \h </w:instrText>
      </w:r>
      <w:r w:rsidRPr="001765A6">
        <w:fldChar w:fldCharType="separate"/>
      </w:r>
      <w:r w:rsidRPr="001765A6">
        <w:t>5</w:t>
      </w:r>
      <w:r w:rsidRPr="001765A6">
        <w:fldChar w:fldCharType="end"/>
      </w:r>
    </w:p>
    <w:p w14:paraId="66C89BCD" w14:textId="77777777" w:rsidR="00875FD8" w:rsidRDefault="00946A62">
      <w:pPr>
        <w:pStyle w:val="TOC1"/>
        <w:rPr>
          <w:rFonts w:ascii="Calibri" w:hAnsi="Calibri"/>
          <w:kern w:val="0"/>
          <w:szCs w:val="22"/>
        </w:rPr>
      </w:pPr>
      <w:r w:rsidRPr="001765A6">
        <w:t>References</w:t>
      </w:r>
      <w:r w:rsidRPr="001765A6">
        <w:tab/>
      </w:r>
      <w:r w:rsidRPr="001765A6">
        <w:fldChar w:fldCharType="begin"/>
      </w:r>
      <w:r w:rsidRPr="001765A6">
        <w:instrText xml:space="preserve"> PAGEREF _Toc299977294 \h </w:instrText>
      </w:r>
      <w:r w:rsidRPr="001765A6">
        <w:fldChar w:fldCharType="separate"/>
      </w:r>
      <w:r w:rsidRPr="001765A6">
        <w:t>6</w:t>
      </w:r>
      <w:r w:rsidRPr="001765A6">
        <w:fldChar w:fldCharType="end"/>
      </w:r>
    </w:p>
    <w:p w14:paraId="390DF5EB" w14:textId="77777777" w:rsidR="00875FD8" w:rsidRDefault="00946A62">
      <w:pPr>
        <w:pStyle w:val="TOC1"/>
        <w:rPr>
          <w:rFonts w:ascii="Calibri" w:hAnsi="Calibri"/>
          <w:kern w:val="0"/>
          <w:szCs w:val="22"/>
        </w:rPr>
      </w:pPr>
      <w:r w:rsidRPr="001765A6">
        <w:t>Appendix 1</w:t>
      </w:r>
      <w:r w:rsidRPr="001765A6">
        <w:tab/>
      </w:r>
      <w:r w:rsidRPr="001765A6">
        <w:fldChar w:fldCharType="begin"/>
      </w:r>
      <w:r w:rsidRPr="001765A6">
        <w:instrText xml:space="preserve"> PAGEREF _Toc299977295 \h </w:instrText>
      </w:r>
      <w:r w:rsidRPr="001765A6">
        <w:fldChar w:fldCharType="separate"/>
      </w:r>
      <w:r w:rsidRPr="001765A6">
        <w:t>7</w:t>
      </w:r>
      <w:r w:rsidRPr="001765A6">
        <w:fldChar w:fldCharType="end"/>
      </w:r>
    </w:p>
    <w:p w14:paraId="67A0082B" w14:textId="77777777" w:rsidR="00875FD8" w:rsidRDefault="00946A62">
      <w:pPr>
        <w:pStyle w:val="TOC1"/>
        <w:rPr>
          <w:rFonts w:ascii="Calibri" w:hAnsi="Calibri"/>
          <w:kern w:val="0"/>
          <w:szCs w:val="22"/>
        </w:rPr>
      </w:pPr>
      <w:r w:rsidRPr="001765A6">
        <w:t>Appendix 2 – User guide</w:t>
      </w:r>
      <w:r w:rsidRPr="001765A6">
        <w:tab/>
      </w:r>
      <w:r w:rsidRPr="001765A6">
        <w:fldChar w:fldCharType="begin"/>
      </w:r>
      <w:r w:rsidRPr="001765A6">
        <w:instrText xml:space="preserve"> PAGEREF _Toc299977296 \h </w:instrText>
      </w:r>
      <w:r w:rsidRPr="001765A6">
        <w:fldChar w:fldCharType="separate"/>
      </w:r>
      <w:r w:rsidRPr="001765A6">
        <w:t>8</w:t>
      </w:r>
      <w:r w:rsidRPr="001765A6">
        <w:fldChar w:fldCharType="end"/>
      </w:r>
    </w:p>
    <w:p w14:paraId="0166449F" w14:textId="77777777" w:rsidR="00875FD8" w:rsidRDefault="00946A62">
      <w:pPr>
        <w:pStyle w:val="TOC1"/>
        <w:rPr>
          <w:rFonts w:ascii="Calibri" w:hAnsi="Calibri"/>
          <w:kern w:val="0"/>
          <w:szCs w:val="22"/>
        </w:rPr>
      </w:pPr>
      <w:r w:rsidRPr="001765A6">
        <w:t>Appendix 3 – Installation guide</w:t>
      </w:r>
      <w:r w:rsidRPr="001765A6">
        <w:tab/>
      </w:r>
      <w:r w:rsidRPr="001765A6">
        <w:fldChar w:fldCharType="begin"/>
      </w:r>
      <w:r w:rsidRPr="001765A6">
        <w:instrText xml:space="preserve"> PAGEREF _Toc299977297 \h </w:instrText>
      </w:r>
      <w:r w:rsidRPr="001765A6">
        <w:fldChar w:fldCharType="separate"/>
      </w:r>
      <w:r w:rsidRPr="001765A6">
        <w:t>9</w:t>
      </w:r>
      <w:r w:rsidRPr="001765A6">
        <w:fldChar w:fldCharType="end"/>
      </w:r>
    </w:p>
    <w:p w14:paraId="4B6349EC" w14:textId="77777777" w:rsidR="00CB76FF" w:rsidRPr="001765A6" w:rsidRDefault="00946A62">
      <w:r w:rsidRPr="001765A6">
        <w:fldChar w:fldCharType="end"/>
      </w:r>
    </w:p>
    <w:p w14:paraId="3B17CB7C" w14:textId="77777777" w:rsidR="00CB76FF" w:rsidRPr="001765A6" w:rsidRDefault="00946A62">
      <w:pPr>
        <w:pStyle w:val="Unnumbered1"/>
      </w:pPr>
      <w:bookmarkStart w:id="56" w:name="_Toc536543205"/>
      <w:bookmarkStart w:id="57" w:name="_Toc536543434"/>
      <w:bookmarkStart w:id="58" w:name="_Toc15893760"/>
      <w:bookmarkStart w:id="59" w:name="_Toc299977277"/>
      <w:r w:rsidRPr="001765A6">
        <w:lastRenderedPageBreak/>
        <w:t>List of Figures</w:t>
      </w:r>
      <w:bookmarkEnd w:id="56"/>
      <w:bookmarkEnd w:id="57"/>
      <w:bookmarkEnd w:id="58"/>
      <w:bookmarkEnd w:id="59"/>
    </w:p>
    <w:p w14:paraId="1AE636CE" w14:textId="77777777" w:rsidR="00CB76FF" w:rsidRPr="003331E3" w:rsidDel="0051315B" w:rsidRDefault="00946A62">
      <w:pPr>
        <w:pStyle w:val="BodyFirst"/>
        <w:rPr>
          <w:del w:id="60" w:author="Anna Rasburn" w:date="2019-01-03T16:48:00Z"/>
          <w:strike/>
          <w:color w:val="0070C0"/>
          <w:rPrChange w:id="61" w:author="Anna Rasburn" w:date="2019-01-10T16:20:00Z">
            <w:rPr>
              <w:del w:id="62" w:author="Anna Rasburn" w:date="2019-01-03T16:48:00Z"/>
            </w:rPr>
          </w:rPrChange>
        </w:rPr>
      </w:pPr>
      <w:del w:id="63" w:author="Anna Rasburn" w:date="2019-01-03T16:48:00Z">
        <w:r w:rsidRPr="003331E3" w:rsidDel="0051315B">
          <w:rPr>
            <w:strike/>
            <w:color w:val="0070C0"/>
            <w:rPrChange w:id="64" w:author="Anna Rasburn" w:date="2019-01-10T16:20:00Z">
              <w:rPr/>
            </w:rPrChange>
          </w:rPr>
          <w:delText xml:space="preserve">Similarly, you can automatically generate a list of figures from paragraphs of style </w:delText>
        </w:r>
        <w:r w:rsidRPr="003331E3" w:rsidDel="0051315B">
          <w:rPr>
            <w:i/>
            <w:strike/>
            <w:color w:val="0070C0"/>
            <w:rPrChange w:id="65" w:author="Anna Rasburn" w:date="2019-01-10T16:20:00Z">
              <w:rPr>
                <w:i/>
              </w:rPr>
            </w:rPrChange>
          </w:rPr>
          <w:delText>Figure</w:delText>
        </w:r>
        <w:r w:rsidRPr="003331E3" w:rsidDel="0051315B">
          <w:rPr>
            <w:strike/>
            <w:color w:val="0070C0"/>
            <w:rPrChange w:id="66" w:author="Anna Rasburn" w:date="2019-01-10T16:20:00Z">
              <w:rPr/>
            </w:rPrChange>
          </w:rPr>
          <w:delText>.</w:delText>
        </w:r>
        <w:r w:rsidR="006E15B2" w:rsidRPr="003331E3" w:rsidDel="0051315B">
          <w:rPr>
            <w:strike/>
            <w:color w:val="0070C0"/>
            <w:rPrChange w:id="67" w:author="Anna Rasburn" w:date="2019-01-10T16:20:00Z">
              <w:rPr/>
            </w:rPrChange>
          </w:rPr>
          <w:delText xml:space="preserve">  To update this after revisions, right-click in the table and choose </w:delText>
        </w:r>
        <w:r w:rsidR="006E15B2" w:rsidRPr="003331E3" w:rsidDel="0051315B">
          <w:rPr>
            <w:i/>
            <w:strike/>
            <w:color w:val="0070C0"/>
            <w:rPrChange w:id="68" w:author="Anna Rasburn" w:date="2019-01-10T16:20:00Z">
              <w:rPr>
                <w:i/>
              </w:rPr>
            </w:rPrChange>
          </w:rPr>
          <w:delText>Update Field</w:delText>
        </w:r>
        <w:r w:rsidR="006E15B2" w:rsidRPr="003331E3" w:rsidDel="0051315B">
          <w:rPr>
            <w:strike/>
            <w:color w:val="0070C0"/>
            <w:rPrChange w:id="69" w:author="Anna Rasburn" w:date="2019-01-10T16:20:00Z">
              <w:rPr/>
            </w:rPrChange>
          </w:rPr>
          <w:delText xml:space="preserve"> for the entire table.</w:delText>
        </w:r>
      </w:del>
    </w:p>
    <w:p w14:paraId="0CD13FC0" w14:textId="77777777" w:rsidR="00E11A5C" w:rsidRPr="003331E3" w:rsidRDefault="00E11A5C">
      <w:pPr>
        <w:pStyle w:val="TableofFigures"/>
        <w:tabs>
          <w:tab w:val="right" w:leader="dot" w:pos="8212"/>
        </w:tabs>
        <w:rPr>
          <w:ins w:id="70" w:author="Anna Rasburn" w:date="2019-01-03T16:06:00Z"/>
          <w:rFonts w:asciiTheme="minorHAnsi" w:eastAsiaTheme="minorEastAsia" w:hAnsiTheme="minorHAnsi" w:cstheme="minorBidi"/>
          <w:noProof/>
          <w:color w:val="0070C0"/>
          <w:kern w:val="0"/>
          <w:sz w:val="24"/>
          <w:szCs w:val="24"/>
          <w:lang w:eastAsia="en-US"/>
          <w:rPrChange w:id="71" w:author="Anna Rasburn" w:date="2019-01-10T16:20:00Z">
            <w:rPr>
              <w:ins w:id="72" w:author="Anna Rasburn" w:date="2019-01-03T16:06:00Z"/>
              <w:rFonts w:asciiTheme="minorHAnsi" w:eastAsiaTheme="minorEastAsia" w:hAnsiTheme="minorHAnsi" w:cstheme="minorBidi"/>
              <w:noProof/>
              <w:kern w:val="0"/>
              <w:sz w:val="24"/>
              <w:szCs w:val="24"/>
              <w:lang w:eastAsia="en-US"/>
            </w:rPr>
          </w:rPrChange>
        </w:rPr>
      </w:pPr>
      <w:ins w:id="73" w:author="Anna Rasburn" w:date="2019-01-03T16:06:00Z">
        <w:r w:rsidRPr="003331E3">
          <w:rPr>
            <w:color w:val="0070C0"/>
            <w:rPrChange w:id="74" w:author="Anna Rasburn" w:date="2019-01-10T16:20:00Z">
              <w:rPr/>
            </w:rPrChange>
          </w:rPr>
          <w:fldChar w:fldCharType="begin"/>
        </w:r>
        <w:r w:rsidRPr="003331E3">
          <w:rPr>
            <w:color w:val="0070C0"/>
            <w:rPrChange w:id="75" w:author="Anna Rasburn" w:date="2019-01-10T16:20:00Z">
              <w:rPr/>
            </w:rPrChange>
          </w:rPr>
          <w:instrText xml:space="preserve"> TOC \h \z \c "Figure" </w:instrText>
        </w:r>
      </w:ins>
      <w:r w:rsidRPr="003331E3">
        <w:rPr>
          <w:color w:val="0070C0"/>
          <w:rPrChange w:id="76" w:author="Anna Rasburn" w:date="2019-01-10T16:20:00Z">
            <w:rPr/>
          </w:rPrChange>
        </w:rPr>
        <w:fldChar w:fldCharType="separate"/>
      </w:r>
      <w:ins w:id="77" w:author="Anna Rasburn" w:date="2019-01-03T16:06:00Z">
        <w:r w:rsidRPr="003331E3">
          <w:rPr>
            <w:rStyle w:val="Hyperlink"/>
            <w:noProof/>
            <w:color w:val="0070C0"/>
            <w:rPrChange w:id="78" w:author="Anna Rasburn" w:date="2019-01-10T16:20:00Z">
              <w:rPr>
                <w:rStyle w:val="Hyperlink"/>
                <w:noProof/>
              </w:rPr>
            </w:rPrChange>
          </w:rPr>
          <w:fldChar w:fldCharType="begin"/>
        </w:r>
        <w:r w:rsidRPr="003331E3">
          <w:rPr>
            <w:rStyle w:val="Hyperlink"/>
            <w:noProof/>
            <w:color w:val="0070C0"/>
            <w:rPrChange w:id="79" w:author="Anna Rasburn" w:date="2019-01-10T16:20:00Z">
              <w:rPr>
                <w:rStyle w:val="Hyperlink"/>
                <w:noProof/>
              </w:rPr>
            </w:rPrChange>
          </w:rPr>
          <w:instrText xml:space="preserve"> </w:instrText>
        </w:r>
        <w:r w:rsidRPr="003331E3">
          <w:rPr>
            <w:noProof/>
            <w:color w:val="0070C0"/>
            <w:rPrChange w:id="80" w:author="Anna Rasburn" w:date="2019-01-10T16:20:00Z">
              <w:rPr>
                <w:noProof/>
              </w:rPr>
            </w:rPrChange>
          </w:rPr>
          <w:instrText>HYPERLINK \l "_Toc534294939"</w:instrText>
        </w:r>
        <w:r w:rsidRPr="003331E3">
          <w:rPr>
            <w:rStyle w:val="Hyperlink"/>
            <w:noProof/>
            <w:color w:val="0070C0"/>
            <w:rPrChange w:id="81" w:author="Anna Rasburn" w:date="2019-01-10T16:20:00Z">
              <w:rPr>
                <w:rStyle w:val="Hyperlink"/>
                <w:noProof/>
              </w:rPr>
            </w:rPrChange>
          </w:rPr>
          <w:instrText xml:space="preserve"> </w:instrText>
        </w:r>
        <w:r w:rsidRPr="003331E3">
          <w:rPr>
            <w:rStyle w:val="Hyperlink"/>
            <w:noProof/>
            <w:color w:val="0070C0"/>
            <w:rPrChange w:id="82" w:author="Anna Rasburn" w:date="2019-01-10T16:20:00Z">
              <w:rPr>
                <w:rStyle w:val="Hyperlink"/>
                <w:noProof/>
              </w:rPr>
            </w:rPrChange>
          </w:rPr>
          <w:fldChar w:fldCharType="separate"/>
        </w:r>
        <w:r w:rsidRPr="003331E3">
          <w:rPr>
            <w:rStyle w:val="Hyperlink"/>
            <w:b/>
            <w:noProof/>
            <w:color w:val="0070C0"/>
            <w:rPrChange w:id="83" w:author="Anna Rasburn" w:date="2019-01-10T16:20:00Z">
              <w:rPr>
                <w:rStyle w:val="Hyperlink"/>
                <w:b/>
                <w:noProof/>
              </w:rPr>
            </w:rPrChange>
          </w:rPr>
          <w:t>Figure 1</w:t>
        </w:r>
        <w:r w:rsidRPr="003331E3">
          <w:rPr>
            <w:rStyle w:val="Hyperlink"/>
            <w:noProof/>
            <w:color w:val="0070C0"/>
            <w:rPrChange w:id="84" w:author="Anna Rasburn" w:date="2019-01-10T16:20:00Z">
              <w:rPr>
                <w:rStyle w:val="Hyperlink"/>
                <w:noProof/>
              </w:rPr>
            </w:rPrChange>
          </w:rPr>
          <w:t xml:space="preserve"> Flow Diagram of a Genetic Algorithm</w:t>
        </w:r>
        <w:r w:rsidRPr="003331E3">
          <w:rPr>
            <w:noProof/>
            <w:webHidden/>
            <w:color w:val="0070C0"/>
            <w:rPrChange w:id="85" w:author="Anna Rasburn" w:date="2019-01-10T16:20:00Z">
              <w:rPr>
                <w:noProof/>
                <w:webHidden/>
              </w:rPr>
            </w:rPrChange>
          </w:rPr>
          <w:tab/>
        </w:r>
        <w:r w:rsidRPr="003331E3">
          <w:rPr>
            <w:noProof/>
            <w:webHidden/>
            <w:color w:val="0070C0"/>
            <w:rPrChange w:id="86" w:author="Anna Rasburn" w:date="2019-01-10T16:20:00Z">
              <w:rPr>
                <w:noProof/>
                <w:webHidden/>
              </w:rPr>
            </w:rPrChange>
          </w:rPr>
          <w:fldChar w:fldCharType="begin"/>
        </w:r>
        <w:r w:rsidRPr="003331E3">
          <w:rPr>
            <w:noProof/>
            <w:webHidden/>
            <w:color w:val="0070C0"/>
            <w:rPrChange w:id="87" w:author="Anna Rasburn" w:date="2019-01-10T16:20:00Z">
              <w:rPr>
                <w:noProof/>
                <w:webHidden/>
              </w:rPr>
            </w:rPrChange>
          </w:rPr>
          <w:instrText xml:space="preserve"> PAGEREF _Toc534294939 \h </w:instrText>
        </w:r>
      </w:ins>
      <w:r w:rsidRPr="003331E3">
        <w:rPr>
          <w:noProof/>
          <w:webHidden/>
          <w:color w:val="0070C0"/>
          <w:rPrChange w:id="88" w:author="Anna Rasburn" w:date="2019-01-10T16:20:00Z">
            <w:rPr>
              <w:noProof/>
              <w:webHidden/>
              <w:color w:val="0070C0"/>
            </w:rPr>
          </w:rPrChange>
        </w:rPr>
      </w:r>
      <w:r w:rsidRPr="003331E3">
        <w:rPr>
          <w:noProof/>
          <w:webHidden/>
          <w:color w:val="0070C0"/>
          <w:rPrChange w:id="89" w:author="Anna Rasburn" w:date="2019-01-10T16:20:00Z">
            <w:rPr>
              <w:noProof/>
              <w:webHidden/>
            </w:rPr>
          </w:rPrChange>
        </w:rPr>
        <w:fldChar w:fldCharType="separate"/>
      </w:r>
      <w:ins w:id="90" w:author="Anna Rasburn" w:date="2019-01-03T16:06:00Z">
        <w:r w:rsidRPr="003331E3">
          <w:rPr>
            <w:noProof/>
            <w:webHidden/>
            <w:color w:val="0070C0"/>
            <w:rPrChange w:id="91" w:author="Anna Rasburn" w:date="2019-01-10T16:20:00Z">
              <w:rPr>
                <w:noProof/>
                <w:webHidden/>
              </w:rPr>
            </w:rPrChange>
          </w:rPr>
          <w:t>2</w:t>
        </w:r>
        <w:r w:rsidRPr="003331E3">
          <w:rPr>
            <w:noProof/>
            <w:webHidden/>
            <w:color w:val="0070C0"/>
            <w:rPrChange w:id="92" w:author="Anna Rasburn" w:date="2019-01-10T16:20:00Z">
              <w:rPr>
                <w:noProof/>
                <w:webHidden/>
              </w:rPr>
            </w:rPrChange>
          </w:rPr>
          <w:fldChar w:fldCharType="end"/>
        </w:r>
        <w:r w:rsidRPr="003331E3">
          <w:rPr>
            <w:rStyle w:val="Hyperlink"/>
            <w:noProof/>
            <w:color w:val="0070C0"/>
            <w:rPrChange w:id="93" w:author="Anna Rasburn" w:date="2019-01-10T16:20:00Z">
              <w:rPr>
                <w:rStyle w:val="Hyperlink"/>
                <w:noProof/>
              </w:rPr>
            </w:rPrChange>
          </w:rPr>
          <w:fldChar w:fldCharType="end"/>
        </w:r>
      </w:ins>
    </w:p>
    <w:p w14:paraId="52876418" w14:textId="77777777" w:rsidR="00E11A5C" w:rsidRPr="003331E3" w:rsidRDefault="00E11A5C">
      <w:pPr>
        <w:pStyle w:val="TableofFigures"/>
        <w:tabs>
          <w:tab w:val="right" w:leader="dot" w:pos="8212"/>
        </w:tabs>
        <w:rPr>
          <w:ins w:id="94" w:author="Anna Rasburn" w:date="2019-01-03T16:06:00Z"/>
          <w:rFonts w:asciiTheme="minorHAnsi" w:eastAsiaTheme="minorEastAsia" w:hAnsiTheme="minorHAnsi" w:cstheme="minorBidi"/>
          <w:noProof/>
          <w:color w:val="0070C0"/>
          <w:kern w:val="0"/>
          <w:sz w:val="24"/>
          <w:szCs w:val="24"/>
          <w:lang w:eastAsia="en-US"/>
          <w:rPrChange w:id="95" w:author="Anna Rasburn" w:date="2019-01-10T16:20:00Z">
            <w:rPr>
              <w:ins w:id="96" w:author="Anna Rasburn" w:date="2019-01-03T16:06:00Z"/>
              <w:rFonts w:asciiTheme="minorHAnsi" w:eastAsiaTheme="minorEastAsia" w:hAnsiTheme="minorHAnsi" w:cstheme="minorBidi"/>
              <w:noProof/>
              <w:kern w:val="0"/>
              <w:sz w:val="24"/>
              <w:szCs w:val="24"/>
              <w:lang w:eastAsia="en-US"/>
            </w:rPr>
          </w:rPrChange>
        </w:rPr>
      </w:pPr>
      <w:ins w:id="97" w:author="Anna Rasburn" w:date="2019-01-03T16:06:00Z">
        <w:r w:rsidRPr="003331E3">
          <w:rPr>
            <w:rStyle w:val="Hyperlink"/>
            <w:noProof/>
            <w:color w:val="0070C0"/>
            <w:rPrChange w:id="98" w:author="Anna Rasburn" w:date="2019-01-10T16:20:00Z">
              <w:rPr>
                <w:rStyle w:val="Hyperlink"/>
                <w:noProof/>
              </w:rPr>
            </w:rPrChange>
          </w:rPr>
          <w:fldChar w:fldCharType="begin"/>
        </w:r>
        <w:r w:rsidRPr="003331E3">
          <w:rPr>
            <w:rStyle w:val="Hyperlink"/>
            <w:noProof/>
            <w:color w:val="0070C0"/>
            <w:rPrChange w:id="99" w:author="Anna Rasburn" w:date="2019-01-10T16:20:00Z">
              <w:rPr>
                <w:rStyle w:val="Hyperlink"/>
                <w:noProof/>
              </w:rPr>
            </w:rPrChange>
          </w:rPr>
          <w:instrText xml:space="preserve"> </w:instrText>
        </w:r>
        <w:r w:rsidRPr="003331E3">
          <w:rPr>
            <w:noProof/>
            <w:color w:val="0070C0"/>
            <w:rPrChange w:id="100" w:author="Anna Rasburn" w:date="2019-01-10T16:20:00Z">
              <w:rPr>
                <w:noProof/>
              </w:rPr>
            </w:rPrChange>
          </w:rPr>
          <w:instrText>HYPERLINK \l "_Toc534294940"</w:instrText>
        </w:r>
        <w:r w:rsidRPr="003331E3">
          <w:rPr>
            <w:rStyle w:val="Hyperlink"/>
            <w:noProof/>
            <w:color w:val="0070C0"/>
            <w:rPrChange w:id="101" w:author="Anna Rasburn" w:date="2019-01-10T16:20:00Z">
              <w:rPr>
                <w:rStyle w:val="Hyperlink"/>
                <w:noProof/>
              </w:rPr>
            </w:rPrChange>
          </w:rPr>
          <w:instrText xml:space="preserve"> </w:instrText>
        </w:r>
        <w:r w:rsidRPr="003331E3">
          <w:rPr>
            <w:rStyle w:val="Hyperlink"/>
            <w:noProof/>
            <w:color w:val="0070C0"/>
            <w:rPrChange w:id="102" w:author="Anna Rasburn" w:date="2019-01-10T16:20:00Z">
              <w:rPr>
                <w:rStyle w:val="Hyperlink"/>
                <w:noProof/>
              </w:rPr>
            </w:rPrChange>
          </w:rPr>
          <w:fldChar w:fldCharType="separate"/>
        </w:r>
        <w:r w:rsidRPr="003331E3">
          <w:rPr>
            <w:rStyle w:val="Hyperlink"/>
            <w:b/>
            <w:noProof/>
            <w:color w:val="0070C0"/>
            <w:rPrChange w:id="103" w:author="Anna Rasburn" w:date="2019-01-10T16:20:00Z">
              <w:rPr>
                <w:rStyle w:val="Hyperlink"/>
                <w:b/>
                <w:noProof/>
              </w:rPr>
            </w:rPrChange>
          </w:rPr>
          <w:t>Figure 2</w:t>
        </w:r>
        <w:r w:rsidRPr="003331E3">
          <w:rPr>
            <w:rStyle w:val="Hyperlink"/>
            <w:noProof/>
            <w:color w:val="0070C0"/>
            <w:rPrChange w:id="104" w:author="Anna Rasburn" w:date="2019-01-10T16:20:00Z">
              <w:rPr>
                <w:rStyle w:val="Hyperlink"/>
                <w:noProof/>
              </w:rPr>
            </w:rPrChange>
          </w:rPr>
          <w:t xml:space="preserve"> Diagram of changing code lifecycle with Genetic Improvement</w:t>
        </w:r>
        <w:r w:rsidRPr="003331E3">
          <w:rPr>
            <w:noProof/>
            <w:webHidden/>
            <w:color w:val="0070C0"/>
            <w:rPrChange w:id="105" w:author="Anna Rasburn" w:date="2019-01-10T16:20:00Z">
              <w:rPr>
                <w:noProof/>
                <w:webHidden/>
              </w:rPr>
            </w:rPrChange>
          </w:rPr>
          <w:tab/>
        </w:r>
        <w:r w:rsidRPr="003331E3">
          <w:rPr>
            <w:noProof/>
            <w:webHidden/>
            <w:color w:val="0070C0"/>
            <w:rPrChange w:id="106" w:author="Anna Rasburn" w:date="2019-01-10T16:20:00Z">
              <w:rPr>
                <w:noProof/>
                <w:webHidden/>
              </w:rPr>
            </w:rPrChange>
          </w:rPr>
          <w:fldChar w:fldCharType="begin"/>
        </w:r>
        <w:r w:rsidRPr="003331E3">
          <w:rPr>
            <w:noProof/>
            <w:webHidden/>
            <w:color w:val="0070C0"/>
            <w:rPrChange w:id="107" w:author="Anna Rasburn" w:date="2019-01-10T16:20:00Z">
              <w:rPr>
                <w:noProof/>
                <w:webHidden/>
              </w:rPr>
            </w:rPrChange>
          </w:rPr>
          <w:instrText xml:space="preserve"> PAGEREF _Toc534294940 \h </w:instrText>
        </w:r>
      </w:ins>
      <w:r w:rsidRPr="003331E3">
        <w:rPr>
          <w:noProof/>
          <w:webHidden/>
          <w:color w:val="0070C0"/>
          <w:rPrChange w:id="108" w:author="Anna Rasburn" w:date="2019-01-10T16:20:00Z">
            <w:rPr>
              <w:noProof/>
              <w:webHidden/>
              <w:color w:val="0070C0"/>
            </w:rPr>
          </w:rPrChange>
        </w:rPr>
      </w:r>
      <w:r w:rsidRPr="003331E3">
        <w:rPr>
          <w:noProof/>
          <w:webHidden/>
          <w:color w:val="0070C0"/>
          <w:rPrChange w:id="109" w:author="Anna Rasburn" w:date="2019-01-10T16:20:00Z">
            <w:rPr>
              <w:noProof/>
              <w:webHidden/>
            </w:rPr>
          </w:rPrChange>
        </w:rPr>
        <w:fldChar w:fldCharType="separate"/>
      </w:r>
      <w:ins w:id="110" w:author="Anna Rasburn" w:date="2019-01-03T16:06:00Z">
        <w:r w:rsidRPr="003331E3">
          <w:rPr>
            <w:noProof/>
            <w:webHidden/>
            <w:color w:val="0070C0"/>
            <w:rPrChange w:id="111" w:author="Anna Rasburn" w:date="2019-01-10T16:20:00Z">
              <w:rPr>
                <w:noProof/>
                <w:webHidden/>
              </w:rPr>
            </w:rPrChange>
          </w:rPr>
          <w:t>7</w:t>
        </w:r>
        <w:r w:rsidRPr="003331E3">
          <w:rPr>
            <w:noProof/>
            <w:webHidden/>
            <w:color w:val="0070C0"/>
            <w:rPrChange w:id="112" w:author="Anna Rasburn" w:date="2019-01-10T16:20:00Z">
              <w:rPr>
                <w:noProof/>
                <w:webHidden/>
              </w:rPr>
            </w:rPrChange>
          </w:rPr>
          <w:fldChar w:fldCharType="end"/>
        </w:r>
        <w:r w:rsidRPr="003331E3">
          <w:rPr>
            <w:rStyle w:val="Hyperlink"/>
            <w:noProof/>
            <w:color w:val="0070C0"/>
            <w:rPrChange w:id="113" w:author="Anna Rasburn" w:date="2019-01-10T16:20:00Z">
              <w:rPr>
                <w:rStyle w:val="Hyperlink"/>
                <w:noProof/>
              </w:rPr>
            </w:rPrChange>
          </w:rPr>
          <w:fldChar w:fldCharType="end"/>
        </w:r>
      </w:ins>
    </w:p>
    <w:p w14:paraId="2F17C12A" w14:textId="77777777" w:rsidR="00E11A5C" w:rsidRPr="003331E3" w:rsidRDefault="00E11A5C">
      <w:pPr>
        <w:pStyle w:val="TableofFigures"/>
        <w:tabs>
          <w:tab w:val="right" w:leader="dot" w:pos="8212"/>
        </w:tabs>
        <w:rPr>
          <w:ins w:id="114" w:author="Anna Rasburn" w:date="2019-01-03T16:06:00Z"/>
          <w:rFonts w:asciiTheme="minorHAnsi" w:eastAsiaTheme="minorEastAsia" w:hAnsiTheme="minorHAnsi" w:cstheme="minorBidi"/>
          <w:noProof/>
          <w:color w:val="0070C0"/>
          <w:kern w:val="0"/>
          <w:sz w:val="24"/>
          <w:szCs w:val="24"/>
          <w:lang w:eastAsia="en-US"/>
          <w:rPrChange w:id="115" w:author="Anna Rasburn" w:date="2019-01-10T16:20:00Z">
            <w:rPr>
              <w:ins w:id="116" w:author="Anna Rasburn" w:date="2019-01-03T16:06:00Z"/>
              <w:rFonts w:asciiTheme="minorHAnsi" w:eastAsiaTheme="minorEastAsia" w:hAnsiTheme="minorHAnsi" w:cstheme="minorBidi"/>
              <w:noProof/>
              <w:kern w:val="0"/>
              <w:sz w:val="24"/>
              <w:szCs w:val="24"/>
              <w:lang w:eastAsia="en-US"/>
            </w:rPr>
          </w:rPrChange>
        </w:rPr>
      </w:pPr>
      <w:ins w:id="117" w:author="Anna Rasburn" w:date="2019-01-03T16:06:00Z">
        <w:r w:rsidRPr="003331E3">
          <w:rPr>
            <w:rStyle w:val="Hyperlink"/>
            <w:noProof/>
            <w:color w:val="0070C0"/>
            <w:rPrChange w:id="118" w:author="Anna Rasburn" w:date="2019-01-10T16:20:00Z">
              <w:rPr>
                <w:rStyle w:val="Hyperlink"/>
                <w:noProof/>
              </w:rPr>
            </w:rPrChange>
          </w:rPr>
          <w:fldChar w:fldCharType="begin"/>
        </w:r>
        <w:r w:rsidRPr="003331E3">
          <w:rPr>
            <w:rStyle w:val="Hyperlink"/>
            <w:noProof/>
            <w:color w:val="0070C0"/>
            <w:rPrChange w:id="119" w:author="Anna Rasburn" w:date="2019-01-10T16:20:00Z">
              <w:rPr>
                <w:rStyle w:val="Hyperlink"/>
                <w:noProof/>
              </w:rPr>
            </w:rPrChange>
          </w:rPr>
          <w:instrText xml:space="preserve"> </w:instrText>
        </w:r>
        <w:r w:rsidRPr="003331E3">
          <w:rPr>
            <w:noProof/>
            <w:color w:val="0070C0"/>
            <w:rPrChange w:id="120" w:author="Anna Rasburn" w:date="2019-01-10T16:20:00Z">
              <w:rPr>
                <w:noProof/>
              </w:rPr>
            </w:rPrChange>
          </w:rPr>
          <w:instrText>HYPERLINK \l "_Toc534294941"</w:instrText>
        </w:r>
        <w:r w:rsidRPr="003331E3">
          <w:rPr>
            <w:rStyle w:val="Hyperlink"/>
            <w:noProof/>
            <w:color w:val="0070C0"/>
            <w:rPrChange w:id="121" w:author="Anna Rasburn" w:date="2019-01-10T16:20:00Z">
              <w:rPr>
                <w:rStyle w:val="Hyperlink"/>
                <w:noProof/>
              </w:rPr>
            </w:rPrChange>
          </w:rPr>
          <w:instrText xml:space="preserve"> </w:instrText>
        </w:r>
        <w:r w:rsidRPr="003331E3">
          <w:rPr>
            <w:rStyle w:val="Hyperlink"/>
            <w:noProof/>
            <w:color w:val="0070C0"/>
            <w:rPrChange w:id="122" w:author="Anna Rasburn" w:date="2019-01-10T16:20:00Z">
              <w:rPr>
                <w:rStyle w:val="Hyperlink"/>
                <w:noProof/>
              </w:rPr>
            </w:rPrChange>
          </w:rPr>
          <w:fldChar w:fldCharType="separate"/>
        </w:r>
        <w:r w:rsidRPr="003331E3">
          <w:rPr>
            <w:rStyle w:val="Hyperlink"/>
            <w:b/>
            <w:noProof/>
            <w:color w:val="0070C0"/>
            <w:rPrChange w:id="123" w:author="Anna Rasburn" w:date="2019-01-10T16:20:00Z">
              <w:rPr>
                <w:rStyle w:val="Hyperlink"/>
                <w:b/>
                <w:noProof/>
              </w:rPr>
            </w:rPrChange>
          </w:rPr>
          <w:t>Figure 3</w:t>
        </w:r>
        <w:r w:rsidRPr="003331E3">
          <w:rPr>
            <w:rStyle w:val="Hyperlink"/>
            <w:noProof/>
            <w:color w:val="0070C0"/>
            <w:rPrChange w:id="124" w:author="Anna Rasburn" w:date="2019-01-10T16:20:00Z">
              <w:rPr>
                <w:rStyle w:val="Hyperlink"/>
                <w:noProof/>
              </w:rPr>
            </w:rPrChange>
          </w:rPr>
          <w:t xml:space="preserve"> Example of GIN output</w:t>
        </w:r>
        <w:r w:rsidRPr="003331E3">
          <w:rPr>
            <w:noProof/>
            <w:webHidden/>
            <w:color w:val="0070C0"/>
            <w:rPrChange w:id="125" w:author="Anna Rasburn" w:date="2019-01-10T16:20:00Z">
              <w:rPr>
                <w:noProof/>
                <w:webHidden/>
              </w:rPr>
            </w:rPrChange>
          </w:rPr>
          <w:tab/>
        </w:r>
        <w:r w:rsidRPr="003331E3">
          <w:rPr>
            <w:noProof/>
            <w:webHidden/>
            <w:color w:val="0070C0"/>
            <w:rPrChange w:id="126" w:author="Anna Rasburn" w:date="2019-01-10T16:20:00Z">
              <w:rPr>
                <w:noProof/>
                <w:webHidden/>
              </w:rPr>
            </w:rPrChange>
          </w:rPr>
          <w:fldChar w:fldCharType="begin"/>
        </w:r>
        <w:r w:rsidRPr="003331E3">
          <w:rPr>
            <w:noProof/>
            <w:webHidden/>
            <w:color w:val="0070C0"/>
            <w:rPrChange w:id="127" w:author="Anna Rasburn" w:date="2019-01-10T16:20:00Z">
              <w:rPr>
                <w:noProof/>
                <w:webHidden/>
              </w:rPr>
            </w:rPrChange>
          </w:rPr>
          <w:instrText xml:space="preserve"> PAGEREF _Toc534294941 \h </w:instrText>
        </w:r>
      </w:ins>
      <w:r w:rsidRPr="003331E3">
        <w:rPr>
          <w:noProof/>
          <w:webHidden/>
          <w:color w:val="0070C0"/>
          <w:rPrChange w:id="128" w:author="Anna Rasburn" w:date="2019-01-10T16:20:00Z">
            <w:rPr>
              <w:noProof/>
              <w:webHidden/>
              <w:color w:val="0070C0"/>
            </w:rPr>
          </w:rPrChange>
        </w:rPr>
      </w:r>
      <w:r w:rsidRPr="003331E3">
        <w:rPr>
          <w:noProof/>
          <w:webHidden/>
          <w:color w:val="0070C0"/>
          <w:rPrChange w:id="129" w:author="Anna Rasburn" w:date="2019-01-10T16:20:00Z">
            <w:rPr>
              <w:noProof/>
              <w:webHidden/>
            </w:rPr>
          </w:rPrChange>
        </w:rPr>
        <w:fldChar w:fldCharType="separate"/>
      </w:r>
      <w:ins w:id="130" w:author="Anna Rasburn" w:date="2019-01-03T16:06:00Z">
        <w:r w:rsidRPr="003331E3">
          <w:rPr>
            <w:noProof/>
            <w:webHidden/>
            <w:color w:val="0070C0"/>
            <w:rPrChange w:id="131" w:author="Anna Rasburn" w:date="2019-01-10T16:20:00Z">
              <w:rPr>
                <w:noProof/>
                <w:webHidden/>
              </w:rPr>
            </w:rPrChange>
          </w:rPr>
          <w:t>8</w:t>
        </w:r>
        <w:r w:rsidRPr="003331E3">
          <w:rPr>
            <w:noProof/>
            <w:webHidden/>
            <w:color w:val="0070C0"/>
            <w:rPrChange w:id="132" w:author="Anna Rasburn" w:date="2019-01-10T16:20:00Z">
              <w:rPr>
                <w:noProof/>
                <w:webHidden/>
              </w:rPr>
            </w:rPrChange>
          </w:rPr>
          <w:fldChar w:fldCharType="end"/>
        </w:r>
        <w:r w:rsidRPr="003331E3">
          <w:rPr>
            <w:rStyle w:val="Hyperlink"/>
            <w:noProof/>
            <w:color w:val="0070C0"/>
            <w:rPrChange w:id="133" w:author="Anna Rasburn" w:date="2019-01-10T16:20:00Z">
              <w:rPr>
                <w:rStyle w:val="Hyperlink"/>
                <w:noProof/>
              </w:rPr>
            </w:rPrChange>
          </w:rPr>
          <w:fldChar w:fldCharType="end"/>
        </w:r>
      </w:ins>
    </w:p>
    <w:p w14:paraId="3D5A36EF" w14:textId="77777777" w:rsidR="00E11A5C" w:rsidRPr="003331E3" w:rsidRDefault="00E11A5C">
      <w:pPr>
        <w:pStyle w:val="TableofFigures"/>
        <w:tabs>
          <w:tab w:val="right" w:leader="dot" w:pos="8212"/>
        </w:tabs>
        <w:rPr>
          <w:ins w:id="134" w:author="Anna Rasburn" w:date="2019-01-03T16:06:00Z"/>
          <w:rFonts w:asciiTheme="minorHAnsi" w:eastAsiaTheme="minorEastAsia" w:hAnsiTheme="minorHAnsi" w:cstheme="minorBidi"/>
          <w:noProof/>
          <w:color w:val="0070C0"/>
          <w:kern w:val="0"/>
          <w:sz w:val="24"/>
          <w:szCs w:val="24"/>
          <w:lang w:eastAsia="en-US"/>
          <w:rPrChange w:id="135" w:author="Anna Rasburn" w:date="2019-01-10T16:20:00Z">
            <w:rPr>
              <w:ins w:id="136" w:author="Anna Rasburn" w:date="2019-01-03T16:06:00Z"/>
              <w:rFonts w:asciiTheme="minorHAnsi" w:eastAsiaTheme="minorEastAsia" w:hAnsiTheme="minorHAnsi" w:cstheme="minorBidi"/>
              <w:noProof/>
              <w:kern w:val="0"/>
              <w:sz w:val="24"/>
              <w:szCs w:val="24"/>
              <w:lang w:eastAsia="en-US"/>
            </w:rPr>
          </w:rPrChange>
        </w:rPr>
      </w:pPr>
      <w:ins w:id="137" w:author="Anna Rasburn" w:date="2019-01-03T16:06:00Z">
        <w:r w:rsidRPr="003331E3">
          <w:rPr>
            <w:rStyle w:val="Hyperlink"/>
            <w:noProof/>
            <w:color w:val="0070C0"/>
            <w:rPrChange w:id="138" w:author="Anna Rasburn" w:date="2019-01-10T16:20:00Z">
              <w:rPr>
                <w:rStyle w:val="Hyperlink"/>
                <w:noProof/>
              </w:rPr>
            </w:rPrChange>
          </w:rPr>
          <w:fldChar w:fldCharType="begin"/>
        </w:r>
        <w:r w:rsidRPr="003331E3">
          <w:rPr>
            <w:rStyle w:val="Hyperlink"/>
            <w:noProof/>
            <w:color w:val="0070C0"/>
            <w:rPrChange w:id="139" w:author="Anna Rasburn" w:date="2019-01-10T16:20:00Z">
              <w:rPr>
                <w:rStyle w:val="Hyperlink"/>
                <w:noProof/>
              </w:rPr>
            </w:rPrChange>
          </w:rPr>
          <w:instrText xml:space="preserve"> </w:instrText>
        </w:r>
        <w:r w:rsidRPr="003331E3">
          <w:rPr>
            <w:noProof/>
            <w:color w:val="0070C0"/>
            <w:rPrChange w:id="140" w:author="Anna Rasburn" w:date="2019-01-10T16:20:00Z">
              <w:rPr>
                <w:noProof/>
              </w:rPr>
            </w:rPrChange>
          </w:rPr>
          <w:instrText>HYPERLINK \l "_Toc534294942"</w:instrText>
        </w:r>
        <w:r w:rsidRPr="003331E3">
          <w:rPr>
            <w:rStyle w:val="Hyperlink"/>
            <w:noProof/>
            <w:color w:val="0070C0"/>
            <w:rPrChange w:id="141" w:author="Anna Rasburn" w:date="2019-01-10T16:20:00Z">
              <w:rPr>
                <w:rStyle w:val="Hyperlink"/>
                <w:noProof/>
              </w:rPr>
            </w:rPrChange>
          </w:rPr>
          <w:instrText xml:space="preserve"> </w:instrText>
        </w:r>
        <w:r w:rsidRPr="003331E3">
          <w:rPr>
            <w:rStyle w:val="Hyperlink"/>
            <w:noProof/>
            <w:color w:val="0070C0"/>
            <w:rPrChange w:id="142" w:author="Anna Rasburn" w:date="2019-01-10T16:20:00Z">
              <w:rPr>
                <w:rStyle w:val="Hyperlink"/>
                <w:noProof/>
              </w:rPr>
            </w:rPrChange>
          </w:rPr>
          <w:fldChar w:fldCharType="separate"/>
        </w:r>
        <w:r w:rsidRPr="003331E3">
          <w:rPr>
            <w:rStyle w:val="Hyperlink"/>
            <w:b/>
            <w:noProof/>
            <w:color w:val="0070C0"/>
            <w:rPrChange w:id="143" w:author="Anna Rasburn" w:date="2019-01-10T16:20:00Z">
              <w:rPr>
                <w:rStyle w:val="Hyperlink"/>
                <w:b/>
                <w:noProof/>
              </w:rPr>
            </w:rPrChange>
          </w:rPr>
          <w:t>Figure 4</w:t>
        </w:r>
        <w:r w:rsidRPr="003331E3">
          <w:rPr>
            <w:rStyle w:val="Hyperlink"/>
            <w:noProof/>
            <w:color w:val="0070C0"/>
            <w:rPrChange w:id="144" w:author="Anna Rasburn" w:date="2019-01-10T16:20:00Z">
              <w:rPr>
                <w:rStyle w:val="Hyperlink"/>
                <w:noProof/>
              </w:rPr>
            </w:rPrChange>
          </w:rPr>
          <w:t xml:space="preserve"> UML diagram of how GIN works</w:t>
        </w:r>
        <w:r w:rsidRPr="003331E3">
          <w:rPr>
            <w:noProof/>
            <w:webHidden/>
            <w:color w:val="0070C0"/>
            <w:rPrChange w:id="145" w:author="Anna Rasburn" w:date="2019-01-10T16:20:00Z">
              <w:rPr>
                <w:noProof/>
                <w:webHidden/>
              </w:rPr>
            </w:rPrChange>
          </w:rPr>
          <w:tab/>
        </w:r>
        <w:r w:rsidRPr="003331E3">
          <w:rPr>
            <w:noProof/>
            <w:webHidden/>
            <w:color w:val="0070C0"/>
            <w:rPrChange w:id="146" w:author="Anna Rasburn" w:date="2019-01-10T16:20:00Z">
              <w:rPr>
                <w:noProof/>
                <w:webHidden/>
              </w:rPr>
            </w:rPrChange>
          </w:rPr>
          <w:fldChar w:fldCharType="begin"/>
        </w:r>
        <w:r w:rsidRPr="003331E3">
          <w:rPr>
            <w:noProof/>
            <w:webHidden/>
            <w:color w:val="0070C0"/>
            <w:rPrChange w:id="147" w:author="Anna Rasburn" w:date="2019-01-10T16:20:00Z">
              <w:rPr>
                <w:noProof/>
                <w:webHidden/>
              </w:rPr>
            </w:rPrChange>
          </w:rPr>
          <w:instrText xml:space="preserve"> PAGEREF _Toc534294942 \h </w:instrText>
        </w:r>
      </w:ins>
      <w:r w:rsidRPr="003331E3">
        <w:rPr>
          <w:noProof/>
          <w:webHidden/>
          <w:color w:val="0070C0"/>
          <w:rPrChange w:id="148" w:author="Anna Rasburn" w:date="2019-01-10T16:20:00Z">
            <w:rPr>
              <w:noProof/>
              <w:webHidden/>
              <w:color w:val="0070C0"/>
            </w:rPr>
          </w:rPrChange>
        </w:rPr>
      </w:r>
      <w:r w:rsidRPr="003331E3">
        <w:rPr>
          <w:noProof/>
          <w:webHidden/>
          <w:color w:val="0070C0"/>
          <w:rPrChange w:id="149" w:author="Anna Rasburn" w:date="2019-01-10T16:20:00Z">
            <w:rPr>
              <w:noProof/>
              <w:webHidden/>
            </w:rPr>
          </w:rPrChange>
        </w:rPr>
        <w:fldChar w:fldCharType="separate"/>
      </w:r>
      <w:ins w:id="150" w:author="Anna Rasburn" w:date="2019-01-03T16:06:00Z">
        <w:r w:rsidRPr="003331E3">
          <w:rPr>
            <w:noProof/>
            <w:webHidden/>
            <w:color w:val="0070C0"/>
            <w:rPrChange w:id="151" w:author="Anna Rasburn" w:date="2019-01-10T16:20:00Z">
              <w:rPr>
                <w:noProof/>
                <w:webHidden/>
              </w:rPr>
            </w:rPrChange>
          </w:rPr>
          <w:t>8</w:t>
        </w:r>
        <w:r w:rsidRPr="003331E3">
          <w:rPr>
            <w:noProof/>
            <w:webHidden/>
            <w:color w:val="0070C0"/>
            <w:rPrChange w:id="152" w:author="Anna Rasburn" w:date="2019-01-10T16:20:00Z">
              <w:rPr>
                <w:noProof/>
                <w:webHidden/>
              </w:rPr>
            </w:rPrChange>
          </w:rPr>
          <w:fldChar w:fldCharType="end"/>
        </w:r>
        <w:r w:rsidRPr="003331E3">
          <w:rPr>
            <w:rStyle w:val="Hyperlink"/>
            <w:noProof/>
            <w:color w:val="0070C0"/>
            <w:rPrChange w:id="153" w:author="Anna Rasburn" w:date="2019-01-10T16:20:00Z">
              <w:rPr>
                <w:rStyle w:val="Hyperlink"/>
                <w:noProof/>
              </w:rPr>
            </w:rPrChange>
          </w:rPr>
          <w:fldChar w:fldCharType="end"/>
        </w:r>
      </w:ins>
    </w:p>
    <w:p w14:paraId="48FA3E06" w14:textId="77777777" w:rsidR="00E11A5C" w:rsidRPr="003331E3" w:rsidRDefault="00E11A5C">
      <w:pPr>
        <w:pStyle w:val="TableofFigures"/>
        <w:tabs>
          <w:tab w:val="right" w:leader="dot" w:pos="8212"/>
        </w:tabs>
        <w:rPr>
          <w:ins w:id="154" w:author="Anna Rasburn" w:date="2019-01-03T16:06:00Z"/>
          <w:rFonts w:asciiTheme="minorHAnsi" w:eastAsiaTheme="minorEastAsia" w:hAnsiTheme="minorHAnsi" w:cstheme="minorBidi"/>
          <w:noProof/>
          <w:color w:val="0070C0"/>
          <w:kern w:val="0"/>
          <w:sz w:val="24"/>
          <w:szCs w:val="24"/>
          <w:lang w:eastAsia="en-US"/>
          <w:rPrChange w:id="155" w:author="Anna Rasburn" w:date="2019-01-10T16:20:00Z">
            <w:rPr>
              <w:ins w:id="156" w:author="Anna Rasburn" w:date="2019-01-03T16:06:00Z"/>
              <w:rFonts w:asciiTheme="minorHAnsi" w:eastAsiaTheme="minorEastAsia" w:hAnsiTheme="minorHAnsi" w:cstheme="minorBidi"/>
              <w:noProof/>
              <w:kern w:val="0"/>
              <w:sz w:val="24"/>
              <w:szCs w:val="24"/>
              <w:lang w:eastAsia="en-US"/>
            </w:rPr>
          </w:rPrChange>
        </w:rPr>
      </w:pPr>
      <w:ins w:id="157" w:author="Anna Rasburn" w:date="2019-01-03T16:06:00Z">
        <w:r w:rsidRPr="003331E3">
          <w:rPr>
            <w:rStyle w:val="Hyperlink"/>
            <w:noProof/>
            <w:color w:val="0070C0"/>
            <w:rPrChange w:id="158" w:author="Anna Rasburn" w:date="2019-01-10T16:20:00Z">
              <w:rPr>
                <w:rStyle w:val="Hyperlink"/>
                <w:noProof/>
              </w:rPr>
            </w:rPrChange>
          </w:rPr>
          <w:fldChar w:fldCharType="begin"/>
        </w:r>
        <w:r w:rsidRPr="003331E3">
          <w:rPr>
            <w:rStyle w:val="Hyperlink"/>
            <w:noProof/>
            <w:color w:val="0070C0"/>
            <w:rPrChange w:id="159" w:author="Anna Rasburn" w:date="2019-01-10T16:20:00Z">
              <w:rPr>
                <w:rStyle w:val="Hyperlink"/>
                <w:noProof/>
              </w:rPr>
            </w:rPrChange>
          </w:rPr>
          <w:instrText xml:space="preserve"> </w:instrText>
        </w:r>
        <w:r w:rsidRPr="003331E3">
          <w:rPr>
            <w:noProof/>
            <w:color w:val="0070C0"/>
            <w:rPrChange w:id="160" w:author="Anna Rasburn" w:date="2019-01-10T16:20:00Z">
              <w:rPr>
                <w:noProof/>
              </w:rPr>
            </w:rPrChange>
          </w:rPr>
          <w:instrText>HYPERLINK \l "_Toc534294943"</w:instrText>
        </w:r>
        <w:r w:rsidRPr="003331E3">
          <w:rPr>
            <w:rStyle w:val="Hyperlink"/>
            <w:noProof/>
            <w:color w:val="0070C0"/>
            <w:rPrChange w:id="161" w:author="Anna Rasburn" w:date="2019-01-10T16:20:00Z">
              <w:rPr>
                <w:rStyle w:val="Hyperlink"/>
                <w:noProof/>
              </w:rPr>
            </w:rPrChange>
          </w:rPr>
          <w:instrText xml:space="preserve"> </w:instrText>
        </w:r>
        <w:r w:rsidRPr="003331E3">
          <w:rPr>
            <w:rStyle w:val="Hyperlink"/>
            <w:noProof/>
            <w:color w:val="0070C0"/>
            <w:rPrChange w:id="162" w:author="Anna Rasburn" w:date="2019-01-10T16:20:00Z">
              <w:rPr>
                <w:rStyle w:val="Hyperlink"/>
                <w:noProof/>
              </w:rPr>
            </w:rPrChange>
          </w:rPr>
          <w:fldChar w:fldCharType="separate"/>
        </w:r>
        <w:r w:rsidRPr="003331E3">
          <w:rPr>
            <w:rStyle w:val="Hyperlink"/>
            <w:b/>
            <w:noProof/>
            <w:color w:val="0070C0"/>
            <w:rPrChange w:id="163" w:author="Anna Rasburn" w:date="2019-01-10T16:20:00Z">
              <w:rPr>
                <w:rStyle w:val="Hyperlink"/>
                <w:b/>
                <w:noProof/>
              </w:rPr>
            </w:rPrChange>
          </w:rPr>
          <w:t>Figure 5</w:t>
        </w:r>
        <w:r w:rsidRPr="003331E3">
          <w:rPr>
            <w:rStyle w:val="Hyperlink"/>
            <w:noProof/>
            <w:color w:val="0070C0"/>
            <w:rPrChange w:id="164" w:author="Anna Rasburn" w:date="2019-01-10T16:20:00Z">
              <w:rPr>
                <w:rStyle w:val="Hyperlink"/>
                <w:noProof/>
              </w:rPr>
            </w:rPrChange>
          </w:rPr>
          <w:t xml:space="preserve"> Architecture of Jalen</w:t>
        </w:r>
        <w:r w:rsidRPr="003331E3">
          <w:rPr>
            <w:noProof/>
            <w:webHidden/>
            <w:color w:val="0070C0"/>
            <w:rPrChange w:id="165" w:author="Anna Rasburn" w:date="2019-01-10T16:20:00Z">
              <w:rPr>
                <w:noProof/>
                <w:webHidden/>
              </w:rPr>
            </w:rPrChange>
          </w:rPr>
          <w:tab/>
        </w:r>
        <w:r w:rsidRPr="003331E3">
          <w:rPr>
            <w:noProof/>
            <w:webHidden/>
            <w:color w:val="0070C0"/>
            <w:rPrChange w:id="166" w:author="Anna Rasburn" w:date="2019-01-10T16:20:00Z">
              <w:rPr>
                <w:noProof/>
                <w:webHidden/>
              </w:rPr>
            </w:rPrChange>
          </w:rPr>
          <w:fldChar w:fldCharType="begin"/>
        </w:r>
        <w:r w:rsidRPr="003331E3">
          <w:rPr>
            <w:noProof/>
            <w:webHidden/>
            <w:color w:val="0070C0"/>
            <w:rPrChange w:id="167" w:author="Anna Rasburn" w:date="2019-01-10T16:20:00Z">
              <w:rPr>
                <w:noProof/>
                <w:webHidden/>
              </w:rPr>
            </w:rPrChange>
          </w:rPr>
          <w:instrText xml:space="preserve"> PAGEREF _Toc534294943 \h </w:instrText>
        </w:r>
      </w:ins>
      <w:r w:rsidRPr="003331E3">
        <w:rPr>
          <w:noProof/>
          <w:webHidden/>
          <w:color w:val="0070C0"/>
          <w:rPrChange w:id="168" w:author="Anna Rasburn" w:date="2019-01-10T16:20:00Z">
            <w:rPr>
              <w:noProof/>
              <w:webHidden/>
              <w:color w:val="0070C0"/>
            </w:rPr>
          </w:rPrChange>
        </w:rPr>
      </w:r>
      <w:r w:rsidRPr="003331E3">
        <w:rPr>
          <w:noProof/>
          <w:webHidden/>
          <w:color w:val="0070C0"/>
          <w:rPrChange w:id="169" w:author="Anna Rasburn" w:date="2019-01-10T16:20:00Z">
            <w:rPr>
              <w:noProof/>
              <w:webHidden/>
            </w:rPr>
          </w:rPrChange>
        </w:rPr>
        <w:fldChar w:fldCharType="separate"/>
      </w:r>
      <w:ins w:id="170" w:author="Anna Rasburn" w:date="2019-01-03T16:06:00Z">
        <w:r w:rsidRPr="003331E3">
          <w:rPr>
            <w:noProof/>
            <w:webHidden/>
            <w:color w:val="0070C0"/>
            <w:rPrChange w:id="171" w:author="Anna Rasburn" w:date="2019-01-10T16:20:00Z">
              <w:rPr>
                <w:noProof/>
                <w:webHidden/>
              </w:rPr>
            </w:rPrChange>
          </w:rPr>
          <w:t>12</w:t>
        </w:r>
        <w:r w:rsidRPr="003331E3">
          <w:rPr>
            <w:noProof/>
            <w:webHidden/>
            <w:color w:val="0070C0"/>
            <w:rPrChange w:id="172" w:author="Anna Rasburn" w:date="2019-01-10T16:20:00Z">
              <w:rPr>
                <w:noProof/>
                <w:webHidden/>
              </w:rPr>
            </w:rPrChange>
          </w:rPr>
          <w:fldChar w:fldCharType="end"/>
        </w:r>
        <w:r w:rsidRPr="003331E3">
          <w:rPr>
            <w:rStyle w:val="Hyperlink"/>
            <w:noProof/>
            <w:color w:val="0070C0"/>
            <w:rPrChange w:id="173" w:author="Anna Rasburn" w:date="2019-01-10T16:20:00Z">
              <w:rPr>
                <w:rStyle w:val="Hyperlink"/>
                <w:noProof/>
              </w:rPr>
            </w:rPrChange>
          </w:rPr>
          <w:fldChar w:fldCharType="end"/>
        </w:r>
      </w:ins>
    </w:p>
    <w:p w14:paraId="432A45CB" w14:textId="77777777" w:rsidR="00E11A5C" w:rsidRPr="003331E3" w:rsidRDefault="00E11A5C">
      <w:pPr>
        <w:pStyle w:val="TableofFigures"/>
        <w:tabs>
          <w:tab w:val="right" w:leader="dot" w:pos="8212"/>
        </w:tabs>
        <w:rPr>
          <w:ins w:id="174" w:author="Anna Rasburn" w:date="2019-01-03T16:06:00Z"/>
          <w:rFonts w:asciiTheme="minorHAnsi" w:eastAsiaTheme="minorEastAsia" w:hAnsiTheme="minorHAnsi" w:cstheme="minorBidi"/>
          <w:noProof/>
          <w:color w:val="0070C0"/>
          <w:kern w:val="0"/>
          <w:sz w:val="24"/>
          <w:szCs w:val="24"/>
          <w:lang w:eastAsia="en-US"/>
          <w:rPrChange w:id="175" w:author="Anna Rasburn" w:date="2019-01-10T16:20:00Z">
            <w:rPr>
              <w:ins w:id="176" w:author="Anna Rasburn" w:date="2019-01-03T16:06:00Z"/>
              <w:rFonts w:asciiTheme="minorHAnsi" w:eastAsiaTheme="minorEastAsia" w:hAnsiTheme="minorHAnsi" w:cstheme="minorBidi"/>
              <w:noProof/>
              <w:kern w:val="0"/>
              <w:sz w:val="24"/>
              <w:szCs w:val="24"/>
              <w:lang w:eastAsia="en-US"/>
            </w:rPr>
          </w:rPrChange>
        </w:rPr>
      </w:pPr>
      <w:ins w:id="177" w:author="Anna Rasburn" w:date="2019-01-03T16:06:00Z">
        <w:r w:rsidRPr="003331E3">
          <w:rPr>
            <w:rStyle w:val="Hyperlink"/>
            <w:noProof/>
            <w:color w:val="0070C0"/>
            <w:rPrChange w:id="178" w:author="Anna Rasburn" w:date="2019-01-10T16:20:00Z">
              <w:rPr>
                <w:rStyle w:val="Hyperlink"/>
                <w:noProof/>
              </w:rPr>
            </w:rPrChange>
          </w:rPr>
          <w:fldChar w:fldCharType="begin"/>
        </w:r>
        <w:r w:rsidRPr="003331E3">
          <w:rPr>
            <w:rStyle w:val="Hyperlink"/>
            <w:noProof/>
            <w:color w:val="0070C0"/>
            <w:rPrChange w:id="179" w:author="Anna Rasburn" w:date="2019-01-10T16:20:00Z">
              <w:rPr>
                <w:rStyle w:val="Hyperlink"/>
                <w:noProof/>
              </w:rPr>
            </w:rPrChange>
          </w:rPr>
          <w:instrText xml:space="preserve"> </w:instrText>
        </w:r>
        <w:r w:rsidRPr="003331E3">
          <w:rPr>
            <w:noProof/>
            <w:color w:val="0070C0"/>
            <w:rPrChange w:id="180" w:author="Anna Rasburn" w:date="2019-01-10T16:20:00Z">
              <w:rPr>
                <w:noProof/>
              </w:rPr>
            </w:rPrChange>
          </w:rPr>
          <w:instrText>HYPERLINK \l "_Toc534294944"</w:instrText>
        </w:r>
        <w:r w:rsidRPr="003331E3">
          <w:rPr>
            <w:rStyle w:val="Hyperlink"/>
            <w:noProof/>
            <w:color w:val="0070C0"/>
            <w:rPrChange w:id="181" w:author="Anna Rasburn" w:date="2019-01-10T16:20:00Z">
              <w:rPr>
                <w:rStyle w:val="Hyperlink"/>
                <w:noProof/>
              </w:rPr>
            </w:rPrChange>
          </w:rPr>
          <w:instrText xml:space="preserve"> </w:instrText>
        </w:r>
        <w:r w:rsidRPr="003331E3">
          <w:rPr>
            <w:rStyle w:val="Hyperlink"/>
            <w:noProof/>
            <w:color w:val="0070C0"/>
            <w:rPrChange w:id="182" w:author="Anna Rasburn" w:date="2019-01-10T16:20:00Z">
              <w:rPr>
                <w:rStyle w:val="Hyperlink"/>
                <w:noProof/>
              </w:rPr>
            </w:rPrChange>
          </w:rPr>
          <w:fldChar w:fldCharType="separate"/>
        </w:r>
        <w:r w:rsidRPr="003331E3">
          <w:rPr>
            <w:rStyle w:val="Hyperlink"/>
            <w:noProof/>
            <w:color w:val="0070C0"/>
            <w:rPrChange w:id="183" w:author="Anna Rasburn" w:date="2019-01-10T16:20:00Z">
              <w:rPr>
                <w:rStyle w:val="Hyperlink"/>
                <w:noProof/>
              </w:rPr>
            </w:rPrChange>
          </w:rPr>
          <w:t>Figure 6 Ratings for Mobile applications</w:t>
        </w:r>
        <w:r w:rsidRPr="003331E3">
          <w:rPr>
            <w:noProof/>
            <w:webHidden/>
            <w:color w:val="0070C0"/>
            <w:rPrChange w:id="184" w:author="Anna Rasburn" w:date="2019-01-10T16:20:00Z">
              <w:rPr>
                <w:noProof/>
                <w:webHidden/>
              </w:rPr>
            </w:rPrChange>
          </w:rPr>
          <w:tab/>
        </w:r>
        <w:r w:rsidRPr="003331E3">
          <w:rPr>
            <w:noProof/>
            <w:webHidden/>
            <w:color w:val="0070C0"/>
            <w:rPrChange w:id="185" w:author="Anna Rasburn" w:date="2019-01-10T16:20:00Z">
              <w:rPr>
                <w:noProof/>
                <w:webHidden/>
              </w:rPr>
            </w:rPrChange>
          </w:rPr>
          <w:fldChar w:fldCharType="begin"/>
        </w:r>
        <w:r w:rsidRPr="003331E3">
          <w:rPr>
            <w:noProof/>
            <w:webHidden/>
            <w:color w:val="0070C0"/>
            <w:rPrChange w:id="186" w:author="Anna Rasburn" w:date="2019-01-10T16:20:00Z">
              <w:rPr>
                <w:noProof/>
                <w:webHidden/>
              </w:rPr>
            </w:rPrChange>
          </w:rPr>
          <w:instrText xml:space="preserve"> PAGEREF _Toc534294944 \h </w:instrText>
        </w:r>
      </w:ins>
      <w:r w:rsidRPr="003331E3">
        <w:rPr>
          <w:noProof/>
          <w:webHidden/>
          <w:color w:val="0070C0"/>
          <w:rPrChange w:id="187" w:author="Anna Rasburn" w:date="2019-01-10T16:20:00Z">
            <w:rPr>
              <w:noProof/>
              <w:webHidden/>
              <w:color w:val="0070C0"/>
            </w:rPr>
          </w:rPrChange>
        </w:rPr>
      </w:r>
      <w:r w:rsidRPr="003331E3">
        <w:rPr>
          <w:noProof/>
          <w:webHidden/>
          <w:color w:val="0070C0"/>
          <w:rPrChange w:id="188" w:author="Anna Rasburn" w:date="2019-01-10T16:20:00Z">
            <w:rPr>
              <w:noProof/>
              <w:webHidden/>
            </w:rPr>
          </w:rPrChange>
        </w:rPr>
        <w:fldChar w:fldCharType="separate"/>
      </w:r>
      <w:ins w:id="189" w:author="Anna Rasburn" w:date="2019-01-03T16:06:00Z">
        <w:r w:rsidRPr="003331E3">
          <w:rPr>
            <w:noProof/>
            <w:webHidden/>
            <w:color w:val="0070C0"/>
            <w:rPrChange w:id="190" w:author="Anna Rasburn" w:date="2019-01-10T16:20:00Z">
              <w:rPr>
                <w:noProof/>
                <w:webHidden/>
              </w:rPr>
            </w:rPrChange>
          </w:rPr>
          <w:t>14</w:t>
        </w:r>
        <w:r w:rsidRPr="003331E3">
          <w:rPr>
            <w:noProof/>
            <w:webHidden/>
            <w:color w:val="0070C0"/>
            <w:rPrChange w:id="191" w:author="Anna Rasburn" w:date="2019-01-10T16:20:00Z">
              <w:rPr>
                <w:noProof/>
                <w:webHidden/>
              </w:rPr>
            </w:rPrChange>
          </w:rPr>
          <w:fldChar w:fldCharType="end"/>
        </w:r>
        <w:r w:rsidRPr="003331E3">
          <w:rPr>
            <w:rStyle w:val="Hyperlink"/>
            <w:noProof/>
            <w:color w:val="0070C0"/>
            <w:rPrChange w:id="192" w:author="Anna Rasburn" w:date="2019-01-10T16:20:00Z">
              <w:rPr>
                <w:rStyle w:val="Hyperlink"/>
                <w:noProof/>
              </w:rPr>
            </w:rPrChange>
          </w:rPr>
          <w:fldChar w:fldCharType="end"/>
        </w:r>
      </w:ins>
    </w:p>
    <w:p w14:paraId="47C45FE0" w14:textId="77777777" w:rsidR="000A57A9" w:rsidRPr="003331E3" w:rsidDel="00E11A5C" w:rsidRDefault="00E11A5C" w:rsidP="000A57A9">
      <w:pPr>
        <w:pStyle w:val="BodyText"/>
        <w:rPr>
          <w:del w:id="193" w:author="Anna Rasburn" w:date="2019-01-03T16:06:00Z"/>
          <w:color w:val="0070C0"/>
          <w:rPrChange w:id="194" w:author="Anna Rasburn" w:date="2019-01-10T16:20:00Z">
            <w:rPr>
              <w:del w:id="195" w:author="Anna Rasburn" w:date="2019-01-03T16:06:00Z"/>
            </w:rPr>
          </w:rPrChange>
        </w:rPr>
      </w:pPr>
      <w:ins w:id="196" w:author="Anna Rasburn" w:date="2019-01-03T16:06:00Z">
        <w:r w:rsidRPr="003331E3">
          <w:rPr>
            <w:color w:val="0070C0"/>
            <w:rPrChange w:id="197" w:author="Anna Rasburn" w:date="2019-01-10T16:20:00Z">
              <w:rPr/>
            </w:rPrChange>
          </w:rPr>
          <w:fldChar w:fldCharType="end"/>
        </w:r>
      </w:ins>
    </w:p>
    <w:p w14:paraId="539EFA20" w14:textId="77777777" w:rsidR="009978E1" w:rsidRPr="003331E3" w:rsidDel="00FB6291" w:rsidRDefault="00946A62">
      <w:pPr>
        <w:pStyle w:val="TableofFigures"/>
        <w:tabs>
          <w:tab w:val="left" w:pos="1100"/>
          <w:tab w:val="right" w:leader="dot" w:pos="8212"/>
        </w:tabs>
        <w:rPr>
          <w:del w:id="198" w:author="Anna Rasburn" w:date="2019-01-03T16:01:00Z"/>
          <w:rFonts w:asciiTheme="minorHAnsi" w:eastAsiaTheme="minorEastAsia" w:hAnsiTheme="minorHAnsi" w:cstheme="minorBidi"/>
          <w:noProof/>
          <w:color w:val="0070C0"/>
          <w:kern w:val="0"/>
          <w:sz w:val="24"/>
          <w:szCs w:val="24"/>
          <w:lang w:eastAsia="en-US"/>
          <w:rPrChange w:id="199" w:author="Anna Rasburn" w:date="2019-01-10T16:20:00Z">
            <w:rPr>
              <w:del w:id="200" w:author="Anna Rasburn" w:date="2019-01-03T16:01:00Z"/>
              <w:rFonts w:asciiTheme="minorHAnsi" w:eastAsiaTheme="minorEastAsia" w:hAnsiTheme="minorHAnsi" w:cstheme="minorBidi"/>
              <w:noProof/>
              <w:kern w:val="0"/>
              <w:sz w:val="24"/>
              <w:szCs w:val="24"/>
              <w:lang w:eastAsia="en-US"/>
            </w:rPr>
          </w:rPrChange>
        </w:rPr>
      </w:pPr>
      <w:del w:id="201" w:author="Anna Rasburn" w:date="2019-01-03T16:06:00Z">
        <w:r w:rsidRPr="003331E3" w:rsidDel="00E11A5C">
          <w:rPr>
            <w:b/>
            <w:color w:val="0070C0"/>
            <w:rPrChange w:id="202" w:author="Anna Rasburn" w:date="2019-01-10T16:20:00Z">
              <w:rPr>
                <w:b/>
              </w:rPr>
            </w:rPrChange>
          </w:rPr>
          <w:fldChar w:fldCharType="begin"/>
        </w:r>
        <w:r w:rsidRPr="003331E3" w:rsidDel="00E11A5C">
          <w:rPr>
            <w:b/>
            <w:color w:val="0070C0"/>
            <w:rPrChange w:id="203" w:author="Anna Rasburn" w:date="2019-01-10T16:20:00Z">
              <w:rPr>
                <w:b/>
              </w:rPr>
            </w:rPrChange>
          </w:rPr>
          <w:delInstrText xml:space="preserve"> TOC \h \z \t "Figure" \c </w:delInstrText>
        </w:r>
        <w:r w:rsidRPr="003331E3" w:rsidDel="00E11A5C">
          <w:rPr>
            <w:b/>
            <w:color w:val="0070C0"/>
            <w:rPrChange w:id="204" w:author="Anna Rasburn" w:date="2019-01-10T16:20:00Z">
              <w:rPr>
                <w:b/>
                <w:kern w:val="0"/>
              </w:rPr>
            </w:rPrChange>
          </w:rPr>
          <w:fldChar w:fldCharType="separate"/>
        </w:r>
      </w:del>
      <w:del w:id="205" w:author="Anna Rasburn" w:date="2019-01-03T16:01:00Z">
        <w:r w:rsidR="009978E1" w:rsidRPr="003331E3" w:rsidDel="00FB6291">
          <w:rPr>
            <w:rStyle w:val="Hyperlink"/>
            <w:noProof/>
            <w:color w:val="0070C0"/>
            <w:rPrChange w:id="206" w:author="Anna Rasburn" w:date="2019-01-10T16:20:00Z">
              <w:rPr>
                <w:rStyle w:val="Hyperlink"/>
                <w:noProof/>
              </w:rPr>
            </w:rPrChange>
          </w:rPr>
          <w:delText>Figure 1.</w:delText>
        </w:r>
        <w:r w:rsidR="009978E1" w:rsidRPr="003331E3" w:rsidDel="00FB6291">
          <w:rPr>
            <w:rFonts w:asciiTheme="minorHAnsi" w:eastAsiaTheme="minorEastAsia" w:hAnsiTheme="minorHAnsi" w:cstheme="minorBidi"/>
            <w:noProof/>
            <w:color w:val="0070C0"/>
            <w:rPrChange w:id="207" w:author="Anna Rasburn" w:date="2019-01-10T16:20:00Z">
              <w:rPr>
                <w:rFonts w:asciiTheme="minorHAnsi" w:eastAsiaTheme="minorEastAsia" w:hAnsiTheme="minorHAnsi" w:cstheme="minorBidi"/>
                <w:noProof/>
              </w:rPr>
            </w:rPrChange>
          </w:rPr>
          <w:tab/>
        </w:r>
        <w:r w:rsidR="009978E1" w:rsidRPr="003331E3" w:rsidDel="00FB6291">
          <w:rPr>
            <w:rStyle w:val="Hyperlink"/>
            <w:noProof/>
            <w:color w:val="0070C0"/>
            <w:rPrChange w:id="208" w:author="Anna Rasburn" w:date="2019-01-10T16:20:00Z">
              <w:rPr>
                <w:rStyle w:val="Hyperlink"/>
                <w:noProof/>
              </w:rPr>
            </w:rPrChange>
          </w:rPr>
          <w:delText>Highly Technical Diagram</w:delText>
        </w:r>
        <w:r w:rsidR="009978E1" w:rsidRPr="003331E3" w:rsidDel="00FB6291">
          <w:rPr>
            <w:noProof/>
            <w:webHidden/>
            <w:color w:val="0070C0"/>
            <w:rPrChange w:id="209" w:author="Anna Rasburn" w:date="2019-01-10T16:20:00Z">
              <w:rPr>
                <w:noProof/>
                <w:webHidden/>
              </w:rPr>
            </w:rPrChange>
          </w:rPr>
          <w:tab/>
          <w:delText>18</w:delText>
        </w:r>
      </w:del>
    </w:p>
    <w:p w14:paraId="14EE9118" w14:textId="77777777" w:rsidR="000A57A9" w:rsidRPr="003331E3" w:rsidRDefault="00946A62" w:rsidP="000A57A9">
      <w:pPr>
        <w:pStyle w:val="BodyText"/>
        <w:rPr>
          <w:b/>
          <w:color w:val="0070C0"/>
          <w:kern w:val="0"/>
          <w:rPrChange w:id="210" w:author="Anna Rasburn" w:date="2019-01-10T16:20:00Z">
            <w:rPr>
              <w:b/>
              <w:kern w:val="0"/>
            </w:rPr>
          </w:rPrChange>
        </w:rPr>
      </w:pPr>
      <w:del w:id="211" w:author="Anna Rasburn" w:date="2019-01-03T16:06:00Z">
        <w:r w:rsidRPr="003331E3" w:rsidDel="00E11A5C">
          <w:rPr>
            <w:b/>
            <w:color w:val="0070C0"/>
            <w:kern w:val="0"/>
            <w:rPrChange w:id="212" w:author="Anna Rasburn" w:date="2019-01-10T16:20:00Z">
              <w:rPr>
                <w:b/>
                <w:kern w:val="0"/>
              </w:rPr>
            </w:rPrChange>
          </w:rPr>
          <w:fldChar w:fldCharType="end"/>
        </w:r>
      </w:del>
    </w:p>
    <w:p w14:paraId="1F40F5AD" w14:textId="77777777" w:rsidR="008D6BCE" w:rsidRPr="003331E3" w:rsidRDefault="008D6BCE" w:rsidP="000A57A9">
      <w:pPr>
        <w:pStyle w:val="BodyText"/>
        <w:rPr>
          <w:b/>
          <w:color w:val="0070C0"/>
          <w:kern w:val="0"/>
          <w:rPrChange w:id="213" w:author="Anna Rasburn" w:date="2019-01-10T16:20:00Z">
            <w:rPr>
              <w:b/>
              <w:kern w:val="0"/>
            </w:rPr>
          </w:rPrChange>
        </w:rPr>
      </w:pPr>
    </w:p>
    <w:p w14:paraId="1A1DAAEB" w14:textId="77777777" w:rsidR="008D6BCE" w:rsidRPr="003331E3" w:rsidRDefault="008D6BCE" w:rsidP="0051315B">
      <w:pPr>
        <w:pStyle w:val="BodyText"/>
        <w:ind w:firstLine="0"/>
        <w:rPr>
          <w:ins w:id="214" w:author="Anna Rasburn" w:date="2019-01-03T16:48:00Z"/>
          <w:b/>
          <w:color w:val="0070C0"/>
          <w:kern w:val="0"/>
          <w:rPrChange w:id="215" w:author="Anna Rasburn" w:date="2019-01-10T16:20:00Z">
            <w:rPr>
              <w:ins w:id="216" w:author="Anna Rasburn" w:date="2019-01-03T16:48:00Z"/>
              <w:b/>
              <w:kern w:val="0"/>
            </w:rPr>
          </w:rPrChange>
        </w:rPr>
      </w:pPr>
    </w:p>
    <w:p w14:paraId="7F32AE44" w14:textId="77777777" w:rsidR="0051315B" w:rsidRPr="003331E3" w:rsidRDefault="0051315B" w:rsidP="0051315B">
      <w:pPr>
        <w:pStyle w:val="BodyText"/>
        <w:ind w:firstLine="0"/>
        <w:rPr>
          <w:ins w:id="217" w:author="Anna Rasburn" w:date="2019-01-03T16:48:00Z"/>
          <w:b/>
          <w:color w:val="0070C0"/>
          <w:kern w:val="0"/>
          <w:rPrChange w:id="218" w:author="Anna Rasburn" w:date="2019-01-10T16:20:00Z">
            <w:rPr>
              <w:ins w:id="219" w:author="Anna Rasburn" w:date="2019-01-03T16:48:00Z"/>
              <w:b/>
              <w:kern w:val="0"/>
            </w:rPr>
          </w:rPrChange>
        </w:rPr>
      </w:pPr>
      <w:ins w:id="220" w:author="Anna Rasburn" w:date="2019-01-03T16:48:00Z">
        <w:r w:rsidRPr="003331E3">
          <w:rPr>
            <w:b/>
            <w:color w:val="0070C0"/>
            <w:kern w:val="0"/>
            <w:rPrChange w:id="221" w:author="Anna Rasburn" w:date="2019-01-10T16:20:00Z">
              <w:rPr>
                <w:b/>
                <w:kern w:val="0"/>
              </w:rPr>
            </w:rPrChange>
          </w:rPr>
          <w:t>List of Tables</w:t>
        </w:r>
      </w:ins>
    </w:p>
    <w:p w14:paraId="5654700C" w14:textId="77777777" w:rsidR="0051315B" w:rsidRPr="003331E3" w:rsidRDefault="0051315B" w:rsidP="0051315B">
      <w:pPr>
        <w:pStyle w:val="BodyText"/>
        <w:ind w:firstLine="0"/>
        <w:rPr>
          <w:ins w:id="222" w:author="Anna Rasburn" w:date="2019-01-03T16:48:00Z"/>
          <w:b/>
          <w:color w:val="0070C0"/>
          <w:kern w:val="0"/>
          <w:rPrChange w:id="223" w:author="Anna Rasburn" w:date="2019-01-10T16:20:00Z">
            <w:rPr>
              <w:ins w:id="224" w:author="Anna Rasburn" w:date="2019-01-03T16:48:00Z"/>
              <w:b/>
              <w:kern w:val="0"/>
            </w:rPr>
          </w:rPrChange>
        </w:rPr>
      </w:pPr>
    </w:p>
    <w:p w14:paraId="005B5441" w14:textId="77777777" w:rsidR="0051315B" w:rsidRPr="003331E3" w:rsidRDefault="0051315B">
      <w:pPr>
        <w:pStyle w:val="TableofFigures"/>
        <w:tabs>
          <w:tab w:val="right" w:leader="dot" w:pos="8212"/>
        </w:tabs>
        <w:rPr>
          <w:ins w:id="225" w:author="Anna Rasburn" w:date="2019-01-03T16:48:00Z"/>
          <w:rFonts w:asciiTheme="minorHAnsi" w:eastAsiaTheme="minorEastAsia" w:hAnsiTheme="minorHAnsi" w:cstheme="minorBidi"/>
          <w:noProof/>
          <w:color w:val="0070C0"/>
          <w:kern w:val="0"/>
          <w:sz w:val="24"/>
          <w:szCs w:val="24"/>
          <w:lang w:eastAsia="en-US"/>
          <w:rPrChange w:id="226" w:author="Anna Rasburn" w:date="2019-01-10T16:20:00Z">
            <w:rPr>
              <w:ins w:id="227" w:author="Anna Rasburn" w:date="2019-01-03T16:48:00Z"/>
              <w:rFonts w:asciiTheme="minorHAnsi" w:eastAsiaTheme="minorEastAsia" w:hAnsiTheme="minorHAnsi" w:cstheme="minorBidi"/>
              <w:noProof/>
              <w:kern w:val="0"/>
              <w:sz w:val="24"/>
              <w:szCs w:val="24"/>
              <w:lang w:eastAsia="en-US"/>
            </w:rPr>
          </w:rPrChange>
        </w:rPr>
      </w:pPr>
      <w:ins w:id="228" w:author="Anna Rasburn" w:date="2019-01-03T16:48:00Z">
        <w:r w:rsidRPr="003331E3">
          <w:rPr>
            <w:b/>
            <w:color w:val="0070C0"/>
            <w:kern w:val="0"/>
            <w:rPrChange w:id="229" w:author="Anna Rasburn" w:date="2019-01-10T16:20:00Z">
              <w:rPr>
                <w:b/>
                <w:kern w:val="0"/>
              </w:rPr>
            </w:rPrChange>
          </w:rPr>
          <w:fldChar w:fldCharType="begin"/>
        </w:r>
        <w:r w:rsidRPr="003331E3">
          <w:rPr>
            <w:b/>
            <w:color w:val="0070C0"/>
            <w:kern w:val="0"/>
            <w:rPrChange w:id="230" w:author="Anna Rasburn" w:date="2019-01-10T16:20:00Z">
              <w:rPr>
                <w:b/>
                <w:kern w:val="0"/>
              </w:rPr>
            </w:rPrChange>
          </w:rPr>
          <w:instrText xml:space="preserve"> TOC \h \z \c "Table" </w:instrText>
        </w:r>
      </w:ins>
      <w:r w:rsidRPr="003331E3">
        <w:rPr>
          <w:b/>
          <w:color w:val="0070C0"/>
          <w:kern w:val="0"/>
          <w:rPrChange w:id="231" w:author="Anna Rasburn" w:date="2019-01-10T16:20:00Z">
            <w:rPr>
              <w:b/>
              <w:kern w:val="0"/>
            </w:rPr>
          </w:rPrChange>
        </w:rPr>
        <w:fldChar w:fldCharType="separate"/>
      </w:r>
      <w:ins w:id="232" w:author="Anna Rasburn" w:date="2019-01-03T16:48:00Z">
        <w:r w:rsidRPr="003331E3">
          <w:rPr>
            <w:rStyle w:val="Hyperlink"/>
            <w:noProof/>
            <w:color w:val="0070C0"/>
            <w:rPrChange w:id="233" w:author="Anna Rasburn" w:date="2019-01-10T16:20:00Z">
              <w:rPr>
                <w:rStyle w:val="Hyperlink"/>
                <w:noProof/>
              </w:rPr>
            </w:rPrChange>
          </w:rPr>
          <w:fldChar w:fldCharType="begin"/>
        </w:r>
        <w:r w:rsidRPr="003331E3">
          <w:rPr>
            <w:rStyle w:val="Hyperlink"/>
            <w:noProof/>
            <w:color w:val="0070C0"/>
            <w:rPrChange w:id="234" w:author="Anna Rasburn" w:date="2019-01-10T16:20:00Z">
              <w:rPr>
                <w:rStyle w:val="Hyperlink"/>
                <w:noProof/>
              </w:rPr>
            </w:rPrChange>
          </w:rPr>
          <w:instrText xml:space="preserve"> </w:instrText>
        </w:r>
        <w:r w:rsidRPr="003331E3">
          <w:rPr>
            <w:noProof/>
            <w:color w:val="0070C0"/>
            <w:rPrChange w:id="235" w:author="Anna Rasburn" w:date="2019-01-10T16:20:00Z">
              <w:rPr>
                <w:noProof/>
              </w:rPr>
            </w:rPrChange>
          </w:rPr>
          <w:instrText>HYPERLINK \l "_Toc534297458"</w:instrText>
        </w:r>
        <w:r w:rsidRPr="003331E3">
          <w:rPr>
            <w:rStyle w:val="Hyperlink"/>
            <w:noProof/>
            <w:color w:val="0070C0"/>
            <w:rPrChange w:id="236" w:author="Anna Rasburn" w:date="2019-01-10T16:20:00Z">
              <w:rPr>
                <w:rStyle w:val="Hyperlink"/>
                <w:noProof/>
              </w:rPr>
            </w:rPrChange>
          </w:rPr>
          <w:instrText xml:space="preserve"> </w:instrText>
        </w:r>
        <w:r w:rsidRPr="003331E3">
          <w:rPr>
            <w:rStyle w:val="Hyperlink"/>
            <w:noProof/>
            <w:color w:val="0070C0"/>
            <w:rPrChange w:id="237" w:author="Anna Rasburn" w:date="2019-01-10T16:20:00Z">
              <w:rPr>
                <w:rStyle w:val="Hyperlink"/>
                <w:noProof/>
              </w:rPr>
            </w:rPrChange>
          </w:rPr>
          <w:fldChar w:fldCharType="separate"/>
        </w:r>
        <w:r w:rsidRPr="003331E3">
          <w:rPr>
            <w:rStyle w:val="Hyperlink"/>
            <w:b/>
            <w:noProof/>
            <w:color w:val="0070C0"/>
            <w:rPrChange w:id="238" w:author="Anna Rasburn" w:date="2019-01-10T16:20:00Z">
              <w:rPr>
                <w:rStyle w:val="Hyperlink"/>
                <w:b/>
                <w:noProof/>
              </w:rPr>
            </w:rPrChange>
          </w:rPr>
          <w:t>Table 1</w:t>
        </w:r>
        <w:r w:rsidRPr="003331E3">
          <w:rPr>
            <w:rStyle w:val="Hyperlink"/>
            <w:noProof/>
            <w:color w:val="0070C0"/>
            <w:rPrChange w:id="239" w:author="Anna Rasburn" w:date="2019-01-10T16:20:00Z">
              <w:rPr>
                <w:rStyle w:val="Hyperlink"/>
                <w:noProof/>
              </w:rPr>
            </w:rPrChange>
          </w:rPr>
          <w:t xml:space="preserve"> Example to Demonstrate the levels of Fitness</w:t>
        </w:r>
        <w:r w:rsidRPr="003331E3">
          <w:rPr>
            <w:noProof/>
            <w:webHidden/>
            <w:color w:val="0070C0"/>
            <w:rPrChange w:id="240" w:author="Anna Rasburn" w:date="2019-01-10T16:20:00Z">
              <w:rPr>
                <w:noProof/>
                <w:webHidden/>
              </w:rPr>
            </w:rPrChange>
          </w:rPr>
          <w:tab/>
        </w:r>
        <w:r w:rsidRPr="003331E3">
          <w:rPr>
            <w:noProof/>
            <w:webHidden/>
            <w:color w:val="0070C0"/>
            <w:rPrChange w:id="241" w:author="Anna Rasburn" w:date="2019-01-10T16:20:00Z">
              <w:rPr>
                <w:noProof/>
                <w:webHidden/>
              </w:rPr>
            </w:rPrChange>
          </w:rPr>
          <w:fldChar w:fldCharType="begin"/>
        </w:r>
        <w:r w:rsidRPr="003331E3">
          <w:rPr>
            <w:noProof/>
            <w:webHidden/>
            <w:color w:val="0070C0"/>
            <w:rPrChange w:id="242" w:author="Anna Rasburn" w:date="2019-01-10T16:20:00Z">
              <w:rPr>
                <w:noProof/>
                <w:webHidden/>
              </w:rPr>
            </w:rPrChange>
          </w:rPr>
          <w:instrText xml:space="preserve"> PAGEREF _Toc534297458 \h </w:instrText>
        </w:r>
      </w:ins>
      <w:r w:rsidRPr="003331E3">
        <w:rPr>
          <w:noProof/>
          <w:webHidden/>
          <w:color w:val="0070C0"/>
          <w:rPrChange w:id="243" w:author="Anna Rasburn" w:date="2019-01-10T16:20:00Z">
            <w:rPr>
              <w:noProof/>
              <w:webHidden/>
              <w:color w:val="0070C0"/>
            </w:rPr>
          </w:rPrChange>
        </w:rPr>
      </w:r>
      <w:r w:rsidRPr="003331E3">
        <w:rPr>
          <w:noProof/>
          <w:webHidden/>
          <w:color w:val="0070C0"/>
          <w:rPrChange w:id="244" w:author="Anna Rasburn" w:date="2019-01-10T16:20:00Z">
            <w:rPr>
              <w:noProof/>
              <w:webHidden/>
            </w:rPr>
          </w:rPrChange>
        </w:rPr>
        <w:fldChar w:fldCharType="separate"/>
      </w:r>
      <w:ins w:id="245" w:author="Anna Rasburn" w:date="2019-01-03T16:48:00Z">
        <w:r w:rsidRPr="003331E3">
          <w:rPr>
            <w:noProof/>
            <w:webHidden/>
            <w:color w:val="0070C0"/>
            <w:rPrChange w:id="246" w:author="Anna Rasburn" w:date="2019-01-10T16:20:00Z">
              <w:rPr>
                <w:noProof/>
                <w:webHidden/>
              </w:rPr>
            </w:rPrChange>
          </w:rPr>
          <w:t>3</w:t>
        </w:r>
        <w:r w:rsidRPr="003331E3">
          <w:rPr>
            <w:noProof/>
            <w:webHidden/>
            <w:color w:val="0070C0"/>
            <w:rPrChange w:id="247" w:author="Anna Rasburn" w:date="2019-01-10T16:20:00Z">
              <w:rPr>
                <w:noProof/>
                <w:webHidden/>
              </w:rPr>
            </w:rPrChange>
          </w:rPr>
          <w:fldChar w:fldCharType="end"/>
        </w:r>
        <w:r w:rsidRPr="003331E3">
          <w:rPr>
            <w:rStyle w:val="Hyperlink"/>
            <w:noProof/>
            <w:color w:val="0070C0"/>
            <w:rPrChange w:id="248" w:author="Anna Rasburn" w:date="2019-01-10T16:20:00Z">
              <w:rPr>
                <w:rStyle w:val="Hyperlink"/>
                <w:noProof/>
              </w:rPr>
            </w:rPrChange>
          </w:rPr>
          <w:fldChar w:fldCharType="end"/>
        </w:r>
      </w:ins>
    </w:p>
    <w:p w14:paraId="4ABBF790" w14:textId="77777777" w:rsidR="0051315B" w:rsidRPr="001765A6" w:rsidRDefault="0051315B">
      <w:pPr>
        <w:pStyle w:val="BodyText"/>
        <w:ind w:firstLine="0"/>
        <w:rPr>
          <w:b/>
          <w:kern w:val="0"/>
        </w:rPr>
        <w:sectPr w:rsidR="0051315B" w:rsidRPr="001765A6" w:rsidSect="009E2B48">
          <w:footerReference w:type="default" r:id="rId10"/>
          <w:type w:val="continuous"/>
          <w:pgSz w:w="11906" w:h="16838" w:code="9"/>
          <w:pgMar w:top="1440" w:right="1841" w:bottom="1440" w:left="1843" w:header="720" w:footer="720" w:gutter="0"/>
          <w:pgNumType w:fmt="lowerRoman" w:start="1"/>
          <w:cols w:space="720"/>
        </w:sectPr>
        <w:pPrChange w:id="252" w:author="Anna Rasburn" w:date="2019-01-03T16:48:00Z">
          <w:pPr>
            <w:pStyle w:val="BodyText"/>
          </w:pPr>
        </w:pPrChange>
      </w:pPr>
      <w:ins w:id="253" w:author="Anna Rasburn" w:date="2019-01-03T16:48:00Z">
        <w:r w:rsidRPr="003331E3">
          <w:rPr>
            <w:b/>
            <w:color w:val="0070C0"/>
            <w:kern w:val="0"/>
            <w:rPrChange w:id="254" w:author="Anna Rasburn" w:date="2019-01-10T16:20:00Z">
              <w:rPr>
                <w:b/>
                <w:kern w:val="0"/>
              </w:rPr>
            </w:rPrChange>
          </w:rPr>
          <w:fldChar w:fldCharType="end"/>
        </w:r>
      </w:ins>
    </w:p>
    <w:p w14:paraId="281520C3" w14:textId="77777777" w:rsidR="00CB76FF" w:rsidRPr="001765A6" w:rsidRDefault="00946A62" w:rsidP="000A57A9">
      <w:pPr>
        <w:pStyle w:val="Heading1"/>
      </w:pPr>
      <w:bookmarkStart w:id="255" w:name="_Toc536543206"/>
      <w:bookmarkStart w:id="256" w:name="_Toc536543435"/>
      <w:bookmarkStart w:id="257" w:name="_Toc15893761"/>
      <w:bookmarkStart w:id="258" w:name="_Toc299977278"/>
      <w:r w:rsidRPr="001765A6">
        <w:lastRenderedPageBreak/>
        <w:t>Introduction</w:t>
      </w:r>
      <w:bookmarkEnd w:id="255"/>
      <w:bookmarkEnd w:id="256"/>
      <w:bookmarkEnd w:id="257"/>
      <w:bookmarkEnd w:id="258"/>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259" w:name="_Toc536543207"/>
      <w:bookmarkStart w:id="260" w:name="_Toc536543436"/>
      <w:bookmarkStart w:id="261" w:name="_Toc15893762"/>
      <w:bookmarkStart w:id="262" w:name="_Toc299977279"/>
      <w:r w:rsidRPr="001765A6">
        <w:t>Background and Context</w:t>
      </w:r>
      <w:bookmarkEnd w:id="259"/>
      <w:bookmarkEnd w:id="260"/>
      <w:bookmarkEnd w:id="261"/>
      <w:bookmarkEnd w:id="262"/>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77777777" w:rsidR="00D24CDC" w:rsidRPr="003E5179" w:rsidRDefault="00946A62">
      <w:pPr>
        <w:pStyle w:val="BodyText"/>
        <w:ind w:firstLine="0"/>
        <w:jc w:val="both"/>
        <w:rPr>
          <w:color w:val="0070C0"/>
          <w:rPrChange w:id="263" w:author="Anna Rasburn" w:date="2019-01-03T16:47:00Z">
            <w:rPr>
              <w:color w:val="0070C0"/>
              <w:sz w:val="24"/>
            </w:rPr>
          </w:rPrChange>
        </w:rPr>
        <w:pPrChange w:id="264" w:author="Anna Rasburn" w:date="2019-01-03T16:47:00Z">
          <w:pPr>
            <w:pStyle w:val="BodyText"/>
            <w:spacing w:line="240" w:lineRule="auto"/>
            <w:ind w:firstLine="0"/>
          </w:pPr>
        </w:pPrChange>
      </w:pPr>
      <w:r w:rsidRPr="003E5179">
        <w:rPr>
          <w:color w:val="0070C0"/>
          <w:rPrChange w:id="265" w:author="Anna Rasburn" w:date="2019-01-03T16:47:00Z">
            <w:rPr>
              <w:color w:val="0070C0"/>
              <w:sz w:val="24"/>
            </w:rPr>
          </w:rPrChange>
        </w:rPr>
        <w:t xml:space="preserve">A large proportion of this research is building on research previously conducted by Dr Alexander Brownlee [REFERENCE] and Dr David White [REFERENCE] </w:t>
      </w:r>
      <w:r w:rsidR="000F28AF" w:rsidRPr="003E5179">
        <w:rPr>
          <w:color w:val="0070C0"/>
          <w:rPrChange w:id="266" w:author="Anna Rasburn" w:date="2019-01-03T16:47:00Z">
            <w:rPr>
              <w:color w:val="0070C0"/>
              <w:sz w:val="24"/>
            </w:rPr>
          </w:rPrChange>
        </w:rPr>
        <w:t xml:space="preserve">which focuses on methods used to </w:t>
      </w:r>
      <w:r w:rsidRPr="003E5179">
        <w:rPr>
          <w:color w:val="0070C0"/>
          <w:rPrChange w:id="267" w:author="Anna Rasburn" w:date="2019-01-03T16:47:00Z">
            <w:rPr>
              <w:color w:val="0070C0"/>
              <w:sz w:val="24"/>
            </w:rPr>
          </w:rPrChange>
        </w:rPr>
        <w:t xml:space="preserve">optimise source code without losing any functionality through Genetic </w:t>
      </w:r>
      <w:ins w:id="268" w:author="Anna Rasburn" w:date="2019-01-03T16:10:00Z">
        <w:r w:rsidR="00E11A5C" w:rsidRPr="003E5179">
          <w:rPr>
            <w:color w:val="0070C0"/>
            <w:rPrChange w:id="269" w:author="Anna Rasburn" w:date="2019-01-03T16:47:00Z">
              <w:rPr>
                <w:color w:val="0070C0"/>
                <w:sz w:val="24"/>
              </w:rPr>
            </w:rPrChange>
          </w:rPr>
          <w:t>I</w:t>
        </w:r>
      </w:ins>
      <w:del w:id="270" w:author="Anna Rasburn" w:date="2019-01-03T16:10:00Z">
        <w:r w:rsidRPr="003E5179" w:rsidDel="00E11A5C">
          <w:rPr>
            <w:color w:val="0070C0"/>
            <w:rPrChange w:id="271" w:author="Anna Rasburn" w:date="2019-01-03T16:47:00Z">
              <w:rPr>
                <w:color w:val="0070C0"/>
                <w:sz w:val="24"/>
              </w:rPr>
            </w:rPrChange>
          </w:rPr>
          <w:delText>i</w:delText>
        </w:r>
      </w:del>
      <w:r w:rsidRPr="003E5179">
        <w:rPr>
          <w:color w:val="0070C0"/>
          <w:rPrChange w:id="272" w:author="Anna Rasburn" w:date="2019-01-03T16:47:00Z">
            <w:rPr>
              <w:color w:val="0070C0"/>
              <w:sz w:val="24"/>
            </w:rPr>
          </w:rPrChange>
        </w:rPr>
        <w:t xml:space="preserve">mprovement. This research also requires the use of previously undertaken research by Bruce et al [REFERENCE], which </w:t>
      </w:r>
      <w:r w:rsidR="000F28AF" w:rsidRPr="003E5179">
        <w:rPr>
          <w:color w:val="0070C0"/>
          <w:rPrChange w:id="273" w:author="Anna Rasburn" w:date="2019-01-03T16:47:00Z">
            <w:rPr>
              <w:color w:val="0070C0"/>
              <w:sz w:val="24"/>
            </w:rPr>
          </w:rPrChange>
        </w:rPr>
        <w:t xml:space="preserve">considered methods to automatically change source code in order to reduce energy usage. </w:t>
      </w:r>
    </w:p>
    <w:p w14:paraId="375278BB" w14:textId="77777777" w:rsidR="00C457E2" w:rsidRPr="000C333D" w:rsidRDefault="00946A62" w:rsidP="000C333D">
      <w:pPr>
        <w:pStyle w:val="Heading3"/>
        <w:rPr>
          <w:color w:val="0070C0"/>
        </w:rPr>
      </w:pPr>
      <w:r w:rsidRPr="000C333D">
        <w:rPr>
          <w:color w:val="0070C0"/>
        </w:rPr>
        <w:t>Optimisation</w:t>
      </w:r>
      <w:r w:rsidR="00F30306" w:rsidRPr="000C333D">
        <w:rPr>
          <w:color w:val="0070C0"/>
        </w:rPr>
        <w:t xml:space="preserve"> regarding Java</w:t>
      </w:r>
    </w:p>
    <w:p w14:paraId="71EE7B4B" w14:textId="77777777" w:rsidR="00F30306" w:rsidRPr="00E42567" w:rsidRDefault="00946A62" w:rsidP="00E42567">
      <w:pPr>
        <w:pStyle w:val="BodyText"/>
        <w:spacing w:line="240" w:lineRule="auto"/>
        <w:ind w:firstLine="0"/>
        <w:rPr>
          <w:color w:val="0070C0"/>
          <w:sz w:val="24"/>
        </w:rPr>
      </w:pPr>
      <w:r w:rsidRPr="00E42567">
        <w:rPr>
          <w:color w:val="0070C0"/>
          <w:sz w:val="24"/>
        </w:rPr>
        <w:t xml:space="preserve">Optimisation is ‘the act of making the best or most effective use of a situation or resource'. Optimisation in Java focuses on goals within the source code that we can optimise [REFERENCE]. This research focuses on changing Java code and </w:t>
      </w:r>
      <w:ins w:id="274" w:author="Anna Rasburn" w:date="2019-01-03T16:13:00Z">
        <w:r w:rsidR="00194116">
          <w:rPr>
            <w:color w:val="0070C0"/>
            <w:sz w:val="24"/>
          </w:rPr>
          <w:t xml:space="preserve">Java </w:t>
        </w:r>
      </w:ins>
      <w:r w:rsidRPr="00E42567">
        <w:rPr>
          <w:color w:val="0070C0"/>
          <w:sz w:val="24"/>
        </w:rPr>
        <w:t>Projects that can be used to improve an application</w:t>
      </w:r>
      <w:ins w:id="275" w:author="Anna Rasburn" w:date="2019-01-03T16:12:00Z">
        <w:r w:rsidR="00194116">
          <w:rPr>
            <w:color w:val="0070C0"/>
            <w:sz w:val="24"/>
          </w:rPr>
          <w:t>’</w:t>
        </w:r>
      </w:ins>
      <w:r w:rsidRPr="00E42567">
        <w:rPr>
          <w:color w:val="0070C0"/>
          <w:sz w:val="24"/>
        </w:rPr>
        <w:t>s</w:t>
      </w:r>
      <w:del w:id="276" w:author="Anna Rasburn" w:date="2019-01-03T16:13:00Z">
        <w:r w:rsidRPr="00E42567" w:rsidDel="00194116">
          <w:rPr>
            <w:color w:val="0070C0"/>
            <w:sz w:val="24"/>
          </w:rPr>
          <w:delText>’</w:delText>
        </w:r>
      </w:del>
      <w:r w:rsidRPr="00E42567">
        <w:rPr>
          <w:color w:val="0070C0"/>
          <w:sz w:val="24"/>
        </w:rPr>
        <w:t xml:space="preserve"> execution time and reduce an application’s requirement </w:t>
      </w:r>
      <w:ins w:id="277" w:author="Anna Rasburn" w:date="2019-01-03T16:14:00Z">
        <w:r w:rsidR="00194116">
          <w:rPr>
            <w:color w:val="0070C0"/>
            <w:sz w:val="24"/>
          </w:rPr>
          <w:t>f</w:t>
        </w:r>
      </w:ins>
      <w:ins w:id="278" w:author="Anna Rasburn" w:date="2019-01-03T16:15:00Z">
        <w:r w:rsidR="00194116">
          <w:rPr>
            <w:color w:val="0070C0"/>
            <w:sz w:val="24"/>
          </w:rPr>
          <w:t xml:space="preserve">or the </w:t>
        </w:r>
      </w:ins>
      <w:del w:id="279" w:author="Anna Rasburn" w:date="2019-01-03T16:15:00Z">
        <w:r w:rsidRPr="00E42567" w:rsidDel="00194116">
          <w:rPr>
            <w:color w:val="0070C0"/>
            <w:sz w:val="24"/>
          </w:rPr>
          <w:delText xml:space="preserve">of </w:delText>
        </w:r>
      </w:del>
      <w:r w:rsidRPr="00E42567">
        <w:rPr>
          <w:color w:val="0070C0"/>
          <w:sz w:val="24"/>
        </w:rPr>
        <w:t xml:space="preserve">energy </w:t>
      </w:r>
      <w:ins w:id="280" w:author="Anna Rasburn" w:date="2019-01-03T16:15:00Z">
        <w:r w:rsidR="00194116">
          <w:rPr>
            <w:color w:val="0070C0"/>
            <w:sz w:val="24"/>
          </w:rPr>
          <w:t xml:space="preserve">it </w:t>
        </w:r>
      </w:ins>
      <w:r w:rsidRPr="00E42567">
        <w:rPr>
          <w:color w:val="0070C0"/>
          <w:sz w:val="24"/>
        </w:rPr>
        <w:t>need</w:t>
      </w:r>
      <w:ins w:id="281" w:author="Anna Rasburn" w:date="2019-01-03T16:15:00Z">
        <w:r w:rsidR="00194116">
          <w:rPr>
            <w:color w:val="0070C0"/>
            <w:sz w:val="24"/>
          </w:rPr>
          <w:t>s</w:t>
        </w:r>
      </w:ins>
      <w:del w:id="282" w:author="Anna Rasburn" w:date="2019-01-03T16:15:00Z">
        <w:r w:rsidRPr="00E42567" w:rsidDel="00194116">
          <w:rPr>
            <w:color w:val="0070C0"/>
            <w:sz w:val="24"/>
          </w:rPr>
          <w:delText>ed</w:delText>
        </w:r>
      </w:del>
      <w:r w:rsidRPr="00E42567">
        <w:rPr>
          <w:color w:val="0070C0"/>
          <w:sz w:val="24"/>
        </w:rPr>
        <w:t xml:space="preserve"> to run. </w:t>
      </w:r>
    </w:p>
    <w:p w14:paraId="64FCD285" w14:textId="77777777" w:rsidR="00F30306" w:rsidRPr="00E42567" w:rsidRDefault="00946A62" w:rsidP="00E42567">
      <w:pPr>
        <w:pStyle w:val="BodyText"/>
        <w:spacing w:line="240" w:lineRule="auto"/>
        <w:ind w:firstLine="0"/>
        <w:rPr>
          <w:color w:val="0070C0"/>
          <w:sz w:val="24"/>
        </w:rPr>
      </w:pPr>
      <w:r w:rsidRPr="00E42567">
        <w:rPr>
          <w:color w:val="0070C0"/>
          <w:sz w:val="24"/>
        </w:rPr>
        <w:lastRenderedPageBreak/>
        <w:t xml:space="preserve">In order to </w:t>
      </w:r>
      <w:r w:rsidR="00425538" w:rsidRPr="00E42567">
        <w:rPr>
          <w:color w:val="0070C0"/>
          <w:sz w:val="24"/>
        </w:rPr>
        <w:t xml:space="preserve">find solutions to optimisation problems, </w:t>
      </w:r>
      <w:ins w:id="283" w:author="Anna Rasburn" w:date="2019-01-03T16:16:00Z">
        <w:r w:rsidR="00194116">
          <w:rPr>
            <w:color w:val="0070C0"/>
            <w:sz w:val="24"/>
          </w:rPr>
          <w:t xml:space="preserve">the </w:t>
        </w:r>
      </w:ins>
      <w:del w:id="284" w:author="Anna Rasburn" w:date="2019-01-03T16:16:00Z">
        <w:r w:rsidR="00425538" w:rsidRPr="00E42567" w:rsidDel="00194116">
          <w:rPr>
            <w:color w:val="0070C0"/>
            <w:sz w:val="24"/>
          </w:rPr>
          <w:delText xml:space="preserve">a </w:delText>
        </w:r>
      </w:del>
      <w:r w:rsidR="00425538" w:rsidRPr="00E42567">
        <w:rPr>
          <w:color w:val="0070C0"/>
          <w:sz w:val="24"/>
        </w:rPr>
        <w:t xml:space="preserve">technique </w:t>
      </w:r>
      <w:ins w:id="285" w:author="Anna Rasburn" w:date="2019-01-03T16:16:00Z">
        <w:r w:rsidR="00194116">
          <w:rPr>
            <w:color w:val="0070C0"/>
            <w:sz w:val="24"/>
          </w:rPr>
          <w:t xml:space="preserve">chosen for the current work </w:t>
        </w:r>
      </w:ins>
      <w:r w:rsidR="00425538" w:rsidRPr="00E42567">
        <w:rPr>
          <w:color w:val="0070C0"/>
          <w:sz w:val="24"/>
        </w:rPr>
        <w:t xml:space="preserve">is </w:t>
      </w:r>
      <w:ins w:id="286" w:author="Anna Rasburn" w:date="2019-01-03T16:16:00Z">
        <w:r w:rsidR="00194116">
          <w:rPr>
            <w:color w:val="0070C0"/>
            <w:sz w:val="24"/>
          </w:rPr>
          <w:t>based on</w:t>
        </w:r>
      </w:ins>
      <w:ins w:id="287" w:author="Anna Rasburn" w:date="2019-01-03T16:17:00Z">
        <w:r w:rsidR="00194116">
          <w:rPr>
            <w:color w:val="0070C0"/>
            <w:sz w:val="24"/>
          </w:rPr>
          <w:t xml:space="preserve"> </w:t>
        </w:r>
      </w:ins>
      <w:r w:rsidR="00425538" w:rsidRPr="00E42567">
        <w:rPr>
          <w:color w:val="0070C0"/>
          <w:sz w:val="24"/>
        </w:rPr>
        <w:t xml:space="preserve">Genetic Algorithms SEE </w:t>
      </w:r>
      <w:ins w:id="288" w:author="Anna Rasburn" w:date="2019-01-03T16:17:00Z">
        <w:r w:rsidR="00194116">
          <w:rPr>
            <w:color w:val="0070C0"/>
            <w:sz w:val="24"/>
          </w:rPr>
          <w:t xml:space="preserve">(internal refs) </w:t>
        </w:r>
      </w:ins>
      <w:r w:rsidR="00425538" w:rsidRPr="00E42567">
        <w:rPr>
          <w:color w:val="0070C0"/>
          <w:sz w:val="24"/>
        </w:rPr>
        <w:t>BELOW</w:t>
      </w:r>
      <w:ins w:id="289" w:author="Anna Rasburn" w:date="2019-01-03T16:17:00Z">
        <w:r w:rsidR="00194116">
          <w:rPr>
            <w:color w:val="0070C0"/>
            <w:sz w:val="24"/>
          </w:rPr>
          <w:t>,</w:t>
        </w:r>
      </w:ins>
      <w:r w:rsidR="00425538" w:rsidRPr="00E42567">
        <w:rPr>
          <w:color w:val="0070C0"/>
          <w:sz w:val="24"/>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r w:rsidRPr="000C333D">
        <w:rPr>
          <w:color w:val="0070C0"/>
        </w:rPr>
        <w:t xml:space="preserve">Genetic Improvement </w:t>
      </w:r>
    </w:p>
    <w:p w14:paraId="27C2B595" w14:textId="77777777" w:rsidR="00C457E2" w:rsidRPr="00E42567" w:rsidRDefault="00946A62" w:rsidP="00E42567">
      <w:pPr>
        <w:pStyle w:val="BodyText"/>
        <w:spacing w:line="240" w:lineRule="auto"/>
        <w:ind w:firstLine="0"/>
        <w:rPr>
          <w:color w:val="0070C0"/>
          <w:sz w:val="24"/>
        </w:rPr>
      </w:pPr>
      <w:r w:rsidRPr="00E42567">
        <w:rPr>
          <w:color w:val="0070C0"/>
          <w:sz w:val="24"/>
        </w:rPr>
        <w:t xml:space="preserve">Genetic Improvement(GI) </w:t>
      </w:r>
      <w:r w:rsidR="00D24CDC" w:rsidRPr="00E42567">
        <w:rPr>
          <w:color w:val="0070C0"/>
          <w:sz w:val="24"/>
        </w:rPr>
        <w:t xml:space="preserve">improves software by using machine learning and optimisation techniques. These techniques include Evolutionary Algorithms </w:t>
      </w:r>
      <w:ins w:id="290" w:author="Anna Rasburn" w:date="2019-01-03T16:18:00Z">
        <w:r w:rsidR="00194116">
          <w:rPr>
            <w:color w:val="0070C0"/>
            <w:sz w:val="24"/>
          </w:rPr>
          <w:t xml:space="preserve">of which </w:t>
        </w:r>
      </w:ins>
      <w:del w:id="291" w:author="Anna Rasburn" w:date="2019-01-03T16:18:00Z">
        <w:r w:rsidR="00D24CDC" w:rsidRPr="00E42567" w:rsidDel="00194116">
          <w:rPr>
            <w:color w:val="0070C0"/>
            <w:sz w:val="24"/>
          </w:rPr>
          <w:delText xml:space="preserve">and therefore </w:delText>
        </w:r>
      </w:del>
      <w:r w:rsidR="00D24CDC" w:rsidRPr="00E42567">
        <w:rPr>
          <w:color w:val="0070C0"/>
          <w:sz w:val="24"/>
        </w:rPr>
        <w:t>Genetic Algorithms</w:t>
      </w:r>
      <w:ins w:id="292" w:author="Anna Rasburn" w:date="2019-01-03T16:18:00Z">
        <w:r w:rsidR="00194116">
          <w:rPr>
            <w:color w:val="0070C0"/>
            <w:sz w:val="24"/>
          </w:rPr>
          <w:t xml:space="preserve"> are a </w:t>
        </w:r>
      </w:ins>
      <w:ins w:id="293" w:author="Anna Rasburn" w:date="2019-01-03T16:19:00Z">
        <w:r w:rsidR="00194116">
          <w:rPr>
            <w:color w:val="0070C0"/>
            <w:sz w:val="24"/>
          </w:rPr>
          <w:t>sub-category</w:t>
        </w:r>
      </w:ins>
      <w:r w:rsidR="00D24CDC" w:rsidRPr="00E42567">
        <w:rPr>
          <w:color w:val="0070C0"/>
          <w:sz w:val="24"/>
        </w:rPr>
        <w:t xml:space="preserve">. </w:t>
      </w:r>
      <w:r w:rsidR="000B4183" w:rsidRPr="00E42567">
        <w:rPr>
          <w:color w:val="0070C0"/>
          <w:sz w:val="24"/>
        </w:rPr>
        <w:t>Genetic Improvement can be used to improve pre-existing software w</w:t>
      </w:r>
      <w:ins w:id="294" w:author="Anna Rasburn" w:date="2019-01-03T16:19:00Z">
        <w:r w:rsidR="00194116">
          <w:rPr>
            <w:color w:val="0070C0"/>
            <w:sz w:val="24"/>
          </w:rPr>
          <w:t>ith</w:t>
        </w:r>
      </w:ins>
      <w:del w:id="295" w:author="Anna Rasburn" w:date="2019-01-03T16:19:00Z">
        <w:r w:rsidR="000B4183" w:rsidRPr="00E42567" w:rsidDel="00194116">
          <w:rPr>
            <w:color w:val="0070C0"/>
            <w:sz w:val="24"/>
          </w:rPr>
          <w:delText>hich</w:delText>
        </w:r>
      </w:del>
      <w:r w:rsidR="000B4183" w:rsidRPr="00E42567">
        <w:rPr>
          <w:color w:val="0070C0"/>
          <w:sz w:val="24"/>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r w:rsidRPr="000C333D">
        <w:rPr>
          <w:color w:val="0070C0"/>
        </w:rPr>
        <w:t xml:space="preserve">Genetic Algorithms </w:t>
      </w:r>
    </w:p>
    <w:p w14:paraId="610386FB" w14:textId="77777777" w:rsidR="00C457E2" w:rsidRPr="00E42567" w:rsidRDefault="00946A62" w:rsidP="00E42567">
      <w:pPr>
        <w:pStyle w:val="BodyText"/>
        <w:spacing w:line="240" w:lineRule="auto"/>
        <w:ind w:firstLine="0"/>
        <w:rPr>
          <w:color w:val="0070C0"/>
          <w:sz w:val="24"/>
        </w:rPr>
      </w:pPr>
      <w:r w:rsidRPr="00E42567">
        <w:rPr>
          <w:color w:val="0070C0"/>
          <w:sz w:val="24"/>
        </w:rPr>
        <w:t xml:space="preserve">Genetic Algorithms(GA) are algorithms based on the biological notion of evolution and natural selection as </w:t>
      </w:r>
      <w:ins w:id="296" w:author="Anna Rasburn" w:date="2019-01-03T16:20:00Z">
        <w:r w:rsidR="00194116">
          <w:rPr>
            <w:color w:val="0070C0"/>
            <w:sz w:val="24"/>
          </w:rPr>
          <w:t xml:space="preserve">conceived </w:t>
        </w:r>
      </w:ins>
      <w:del w:id="297" w:author="Anna Rasburn" w:date="2019-01-03T16:20:00Z">
        <w:r w:rsidRPr="00E42567" w:rsidDel="00194116">
          <w:rPr>
            <w:color w:val="0070C0"/>
            <w:sz w:val="24"/>
          </w:rPr>
          <w:delText xml:space="preserve">devised </w:delText>
        </w:r>
      </w:del>
      <w:r w:rsidRPr="00E42567">
        <w:rPr>
          <w:color w:val="0070C0"/>
          <w:sz w:val="24"/>
        </w:rPr>
        <w:t xml:space="preserve">by Charles Darwin. Genetic algorithms use the </w:t>
      </w:r>
      <w:ins w:id="298" w:author="Anna Rasburn" w:date="2019-01-03T16:21:00Z">
        <w:r w:rsidR="00194116">
          <w:rPr>
            <w:color w:val="0070C0"/>
            <w:sz w:val="24"/>
          </w:rPr>
          <w:t xml:space="preserve">principle of </w:t>
        </w:r>
      </w:ins>
      <w:r w:rsidRPr="00E42567">
        <w:rPr>
          <w:color w:val="0070C0"/>
          <w:sz w:val="24"/>
        </w:rPr>
        <w:t>survival of the fittest and inheritance</w:t>
      </w:r>
      <w:ins w:id="299" w:author="Anna Rasburn" w:date="2019-01-03T16:21:00Z">
        <w:r w:rsidR="00194116">
          <w:rPr>
            <w:color w:val="0070C0"/>
            <w:sz w:val="24"/>
          </w:rPr>
          <w:t xml:space="preserve">. </w:t>
        </w:r>
      </w:ins>
      <w:ins w:id="300" w:author="Anna Rasburn" w:date="2019-01-03T16:22:00Z">
        <w:r w:rsidR="00194116">
          <w:rPr>
            <w:color w:val="0070C0"/>
            <w:sz w:val="24"/>
          </w:rPr>
          <w:t xml:space="preserve">The </w:t>
        </w:r>
      </w:ins>
      <w:del w:id="301" w:author="Anna Rasburn" w:date="2019-01-03T16:22:00Z">
        <w:r w:rsidRPr="00E42567" w:rsidDel="00D90AA4">
          <w:rPr>
            <w:color w:val="0070C0"/>
            <w:sz w:val="24"/>
          </w:rPr>
          <w:delText xml:space="preserve"> so </w:delText>
        </w:r>
      </w:del>
      <w:r w:rsidRPr="00E42567">
        <w:rPr>
          <w:color w:val="0070C0"/>
          <w:sz w:val="24"/>
        </w:rPr>
        <w:t>fittest traits of the parent are passed onto the children</w:t>
      </w:r>
      <w:ins w:id="302" w:author="Anna Rasburn" w:date="2019-01-03T16:22:00Z">
        <w:r w:rsidR="00D90AA4">
          <w:rPr>
            <w:color w:val="0070C0"/>
            <w:sz w:val="24"/>
          </w:rPr>
          <w:t xml:space="preserve"> who prevail</w:t>
        </w:r>
      </w:ins>
      <w:r w:rsidRPr="00E42567">
        <w:rPr>
          <w:color w:val="0070C0"/>
          <w:sz w:val="24"/>
        </w:rPr>
        <w:t>. Throughout the duration of the algorithm, many possible solutions to a problem are found</w:t>
      </w:r>
      <w:ins w:id="303" w:author="Anna Rasburn" w:date="2019-01-03T16:23:00Z">
        <w:r w:rsidR="00D90AA4">
          <w:rPr>
            <w:color w:val="0070C0"/>
            <w:sz w:val="24"/>
          </w:rPr>
          <w:t>;</w:t>
        </w:r>
      </w:ins>
      <w:del w:id="304" w:author="Anna Rasburn" w:date="2019-01-03T16:23:00Z">
        <w:r w:rsidRPr="00E42567" w:rsidDel="00D90AA4">
          <w:rPr>
            <w:color w:val="0070C0"/>
            <w:sz w:val="24"/>
          </w:rPr>
          <w:delText>,</w:delText>
        </w:r>
      </w:del>
      <w:r w:rsidRPr="00E42567">
        <w:rPr>
          <w:color w:val="0070C0"/>
          <w:sz w:val="24"/>
        </w:rPr>
        <w:t xml:space="preserve"> these solutions are called ‘individuals'. Every iteration of the algorithm </w:t>
      </w:r>
      <w:ins w:id="305" w:author="Anna Rasburn" w:date="2019-01-03T16:24:00Z">
        <w:r w:rsidR="00D90AA4">
          <w:rPr>
            <w:color w:val="0070C0"/>
            <w:sz w:val="24"/>
          </w:rPr>
          <w:t xml:space="preserve">selects </w:t>
        </w:r>
      </w:ins>
      <w:del w:id="306" w:author="Anna Rasburn" w:date="2019-01-03T16:24:00Z">
        <w:r w:rsidRPr="00E42567" w:rsidDel="00D90AA4">
          <w:rPr>
            <w:color w:val="0070C0"/>
            <w:sz w:val="24"/>
          </w:rPr>
          <w:delText xml:space="preserve">finds </w:delText>
        </w:r>
      </w:del>
      <w:r w:rsidRPr="00E42567">
        <w:rPr>
          <w:color w:val="0070C0"/>
          <w:sz w:val="24"/>
        </w:rPr>
        <w:t xml:space="preserve">a solution with the fittest traits </w:t>
      </w:r>
      <w:ins w:id="307" w:author="Anna Rasburn" w:date="2019-01-03T16:25:00Z">
        <w:r w:rsidR="00D90AA4">
          <w:rPr>
            <w:color w:val="0070C0"/>
            <w:sz w:val="24"/>
          </w:rPr>
          <w:t xml:space="preserve">from a collection </w:t>
        </w:r>
      </w:ins>
      <w:ins w:id="308" w:author="Anna Rasburn" w:date="2019-01-03T16:26:00Z">
        <w:r w:rsidR="00D90AA4">
          <w:rPr>
            <w:color w:val="0070C0"/>
            <w:sz w:val="24"/>
          </w:rPr>
          <w:t xml:space="preserve">of individuals. </w:t>
        </w:r>
      </w:ins>
      <w:ins w:id="309" w:author="Anna Rasburn" w:date="2019-01-03T16:28:00Z">
        <w:r w:rsidR="00D90AA4">
          <w:rPr>
            <w:color w:val="0070C0"/>
            <w:sz w:val="24"/>
          </w:rPr>
          <w:t xml:space="preserve">Subsequent </w:t>
        </w:r>
      </w:ins>
      <w:ins w:id="310" w:author="Anna Rasburn" w:date="2019-01-03T16:26:00Z">
        <w:r w:rsidR="00D90AA4">
          <w:rPr>
            <w:color w:val="0070C0"/>
            <w:sz w:val="24"/>
          </w:rPr>
          <w:t xml:space="preserve">iterations generate further </w:t>
        </w:r>
      </w:ins>
      <w:del w:id="311" w:author="Anna Rasburn" w:date="2019-01-03T16:26:00Z">
        <w:r w:rsidRPr="00E42567" w:rsidDel="00D90AA4">
          <w:rPr>
            <w:color w:val="0070C0"/>
            <w:sz w:val="24"/>
          </w:rPr>
          <w:delText xml:space="preserve">in order for </w:delText>
        </w:r>
      </w:del>
      <w:r w:rsidRPr="00E42567">
        <w:rPr>
          <w:color w:val="0070C0"/>
          <w:sz w:val="24"/>
        </w:rPr>
        <w:t xml:space="preserve">improved solutions </w:t>
      </w:r>
      <w:ins w:id="312" w:author="Anna Rasburn" w:date="2019-01-03T16:29:00Z">
        <w:r w:rsidR="00D90AA4">
          <w:rPr>
            <w:color w:val="0070C0"/>
            <w:sz w:val="24"/>
          </w:rPr>
          <w:t xml:space="preserve">via </w:t>
        </w:r>
      </w:ins>
      <w:r w:rsidRPr="00E42567">
        <w:rPr>
          <w:color w:val="0070C0"/>
          <w:sz w:val="24"/>
        </w:rPr>
        <w:t xml:space="preserve">each </w:t>
      </w:r>
      <w:ins w:id="313" w:author="Anna Rasburn" w:date="2019-01-03T16:29:00Z">
        <w:r w:rsidR="00D90AA4">
          <w:rPr>
            <w:color w:val="0070C0"/>
            <w:sz w:val="24"/>
          </w:rPr>
          <w:t>iteration</w:t>
        </w:r>
      </w:ins>
      <w:del w:id="314" w:author="Anna Rasburn" w:date="2019-01-03T16:29:00Z">
        <w:r w:rsidRPr="00E42567" w:rsidDel="00D90AA4">
          <w:rPr>
            <w:color w:val="0070C0"/>
            <w:sz w:val="24"/>
          </w:rPr>
          <w:delText>time</w:delText>
        </w:r>
      </w:del>
      <w:ins w:id="315" w:author="Anna Rasburn" w:date="2019-01-03T16:28:00Z">
        <w:r w:rsidR="00D90AA4">
          <w:rPr>
            <w:color w:val="0070C0"/>
            <w:sz w:val="24"/>
          </w:rPr>
          <w:t>. T</w:t>
        </w:r>
      </w:ins>
      <w:del w:id="316" w:author="Anna Rasburn" w:date="2019-01-03T16:28:00Z">
        <w:r w:rsidRPr="00E42567" w:rsidDel="00D90AA4">
          <w:rPr>
            <w:color w:val="0070C0"/>
            <w:sz w:val="24"/>
          </w:rPr>
          <w:delText xml:space="preserve"> and </w:delText>
        </w:r>
      </w:del>
      <w:del w:id="317" w:author="Anna Rasburn" w:date="2019-01-03T16:29:00Z">
        <w:r w:rsidRPr="00E42567" w:rsidDel="00D90AA4">
          <w:rPr>
            <w:color w:val="0070C0"/>
            <w:sz w:val="24"/>
          </w:rPr>
          <w:delText>t</w:delText>
        </w:r>
      </w:del>
      <w:r w:rsidRPr="00E42567">
        <w:rPr>
          <w:color w:val="0070C0"/>
          <w:sz w:val="24"/>
        </w:rPr>
        <w:t xml:space="preserve">raits that </w:t>
      </w:r>
      <w:ins w:id="318" w:author="Anna Rasburn" w:date="2019-01-03T16:30:00Z">
        <w:r w:rsidR="00D90AA4">
          <w:rPr>
            <w:color w:val="0070C0"/>
            <w:sz w:val="24"/>
          </w:rPr>
          <w:t xml:space="preserve">do not confer improved fitness </w:t>
        </w:r>
      </w:ins>
      <w:del w:id="319" w:author="Anna Rasburn" w:date="2019-01-03T16:30:00Z">
        <w:r w:rsidRPr="00E42567" w:rsidDel="00D90AA4">
          <w:rPr>
            <w:color w:val="0070C0"/>
            <w:sz w:val="24"/>
          </w:rPr>
          <w:delText xml:space="preserve">are not desired </w:delText>
        </w:r>
      </w:del>
      <w:r w:rsidRPr="00E42567">
        <w:rPr>
          <w:color w:val="0070C0"/>
          <w:sz w:val="24"/>
        </w:rPr>
        <w:t>are disregarded and not passed on</w:t>
      </w:r>
      <w:ins w:id="320" w:author="Anna Rasburn" w:date="2019-01-03T16:30:00Z">
        <w:r w:rsidR="00D90AA4">
          <w:rPr>
            <w:color w:val="0070C0"/>
            <w:sz w:val="24"/>
          </w:rPr>
          <w:t xml:space="preserve"> </w:t>
        </w:r>
      </w:ins>
      <w:ins w:id="321" w:author="Anna Rasburn" w:date="2019-01-03T16:31:00Z">
        <w:r w:rsidR="00D90AA4">
          <w:rPr>
            <w:color w:val="0070C0"/>
            <w:sz w:val="24"/>
          </w:rPr>
          <w:t>in th</w:t>
        </w:r>
      </w:ins>
      <w:ins w:id="322" w:author="Anna Rasburn" w:date="2019-01-03T16:30:00Z">
        <w:r w:rsidR="00D90AA4">
          <w:rPr>
            <w:color w:val="0070C0"/>
            <w:sz w:val="24"/>
          </w:rPr>
          <w:t>e next iteration</w:t>
        </w:r>
      </w:ins>
      <w:r w:rsidRPr="00E42567">
        <w:rPr>
          <w:color w:val="0070C0"/>
          <w:sz w:val="24"/>
        </w:rPr>
        <w:t>.</w:t>
      </w:r>
    </w:p>
    <w:p w14:paraId="5F5E288B" w14:textId="77777777" w:rsidR="00B403A9" w:rsidRPr="00E42567" w:rsidRDefault="00946A62" w:rsidP="00E42567">
      <w:pPr>
        <w:pStyle w:val="BodyText"/>
        <w:spacing w:line="240" w:lineRule="auto"/>
        <w:ind w:firstLine="0"/>
        <w:rPr>
          <w:color w:val="0070C0"/>
          <w:sz w:val="24"/>
        </w:rPr>
      </w:pPr>
      <w:r w:rsidRPr="00E42567">
        <w:rPr>
          <w:color w:val="0070C0"/>
          <w:sz w:val="24"/>
        </w:rPr>
        <w:t xml:space="preserve">In standard Genetic Algorithms, there are five main steps that are </w:t>
      </w:r>
      <w:r w:rsidR="00F30306" w:rsidRPr="00E42567">
        <w:rPr>
          <w:color w:val="0070C0"/>
          <w:sz w:val="24"/>
        </w:rPr>
        <w:t xml:space="preserve">followed, this is </w:t>
      </w:r>
      <w:ins w:id="323" w:author="Anna Rasburn" w:date="2019-01-03T16:31:00Z">
        <w:r w:rsidR="00D90AA4">
          <w:rPr>
            <w:color w:val="0070C0"/>
            <w:sz w:val="24"/>
          </w:rPr>
          <w:t>depicted</w:t>
        </w:r>
      </w:ins>
      <w:del w:id="324" w:author="Anna Rasburn" w:date="2019-01-03T16:31:00Z">
        <w:r w:rsidR="00F30306" w:rsidRPr="00E42567" w:rsidDel="00D90AA4">
          <w:rPr>
            <w:color w:val="0070C0"/>
            <w:sz w:val="24"/>
          </w:rPr>
          <w:delText>seen</w:delText>
        </w:r>
      </w:del>
      <w:r w:rsidR="00F30306" w:rsidRPr="00E42567">
        <w:rPr>
          <w:color w:val="0070C0"/>
          <w:sz w:val="24"/>
        </w:rPr>
        <w:t xml:space="preserve"> in FIGURE _. The steps are</w:t>
      </w:r>
      <w:ins w:id="325" w:author="Anna Rasburn" w:date="2019-01-03T16:32:00Z">
        <w:r w:rsidR="00D90AA4">
          <w:rPr>
            <w:color w:val="0070C0"/>
            <w:sz w:val="24"/>
          </w:rPr>
          <w:t>:</w:t>
        </w:r>
      </w:ins>
      <w:r w:rsidR="00F30306" w:rsidRPr="00E42567">
        <w:rPr>
          <w:color w:val="0070C0"/>
          <w:sz w:val="24"/>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326" w:name="_Toc534294939"/>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326"/>
    </w:p>
    <w:p w14:paraId="26E55E40" w14:textId="77777777" w:rsidR="00C35F4C" w:rsidRPr="00E42567" w:rsidRDefault="00946A62" w:rsidP="00E42567">
      <w:pPr>
        <w:pStyle w:val="BodyText"/>
        <w:spacing w:line="240" w:lineRule="auto"/>
        <w:ind w:firstLine="0"/>
        <w:jc w:val="both"/>
        <w:rPr>
          <w:color w:val="0070C0"/>
          <w:sz w:val="24"/>
        </w:rPr>
      </w:pPr>
      <w:r w:rsidRPr="00E42567">
        <w:rPr>
          <w:color w:val="0070C0"/>
          <w:sz w:val="24"/>
        </w:rPr>
        <w:t>An “Individual” or “chromosome” is a possible solution</w:t>
      </w:r>
      <w:del w:id="327" w:author="Anna Rasburn" w:date="2019-01-03T16:33:00Z">
        <w:r w:rsidRPr="00E42567" w:rsidDel="008510CA">
          <w:rPr>
            <w:color w:val="0070C0"/>
            <w:sz w:val="24"/>
          </w:rPr>
          <w:delText>s</w:delText>
        </w:r>
      </w:del>
      <w:r w:rsidRPr="00E42567">
        <w:rPr>
          <w:color w:val="0070C0"/>
          <w:sz w:val="24"/>
        </w:rPr>
        <w:t xml:space="preserve"> to the problem. In a classic GA, a chromosome i</w:t>
      </w:r>
      <w:ins w:id="328" w:author="Anna Rasburn" w:date="2019-01-03T16:33:00Z">
        <w:r w:rsidR="008510CA">
          <w:rPr>
            <w:color w:val="0070C0"/>
            <w:sz w:val="24"/>
          </w:rPr>
          <w:t>s</w:t>
        </w:r>
      </w:ins>
      <w:del w:id="329" w:author="Anna Rasburn" w:date="2019-01-03T16:33:00Z">
        <w:r w:rsidRPr="00E42567" w:rsidDel="008510CA">
          <w:rPr>
            <w:color w:val="0070C0"/>
            <w:sz w:val="24"/>
          </w:rPr>
          <w:delText>n</w:delText>
        </w:r>
      </w:del>
      <w:r w:rsidRPr="00E42567">
        <w:rPr>
          <w:color w:val="0070C0"/>
          <w:sz w:val="24"/>
        </w:rPr>
        <w:t xml:space="preserve"> a string of bits and each individual bit is a gene. The selection stage ‘selects’ individuals with high fitness that will progress to the next population. In the </w:t>
      </w:r>
      <w:r w:rsidRPr="00E42567">
        <w:rPr>
          <w:color w:val="0070C0"/>
          <w:sz w:val="24"/>
        </w:rPr>
        <w:lastRenderedPageBreak/>
        <w:t>mutation stage, individual genes of the highly fit parent chromosome are flipped from one to zero or vice vers</w:t>
      </w:r>
      <w:ins w:id="330" w:author="Anna Rasburn" w:date="2019-01-03T16:34:00Z">
        <w:r w:rsidR="008510CA">
          <w:rPr>
            <w:color w:val="0070C0"/>
            <w:sz w:val="24"/>
          </w:rPr>
          <w:t>a</w:t>
        </w:r>
      </w:ins>
      <w:del w:id="331" w:author="Anna Rasburn" w:date="2019-01-03T16:34:00Z">
        <w:r w:rsidRPr="00E42567" w:rsidDel="008510CA">
          <w:rPr>
            <w:color w:val="0070C0"/>
            <w:sz w:val="24"/>
          </w:rPr>
          <w:delText>ion</w:delText>
        </w:r>
      </w:del>
      <w:r w:rsidRPr="00E42567">
        <w:rPr>
          <w:color w:val="0070C0"/>
          <w:sz w:val="24"/>
        </w:rPr>
        <w:t xml:space="preserve"> in order to create a new mutated chromosome to pass onto further populations. The crossover stage requires taking genes from the two parents and combin</w:t>
      </w:r>
      <w:ins w:id="332" w:author="Anna Rasburn" w:date="2019-01-03T16:34:00Z">
        <w:r w:rsidR="008510CA">
          <w:rPr>
            <w:color w:val="0070C0"/>
            <w:sz w:val="24"/>
          </w:rPr>
          <w:t>ing</w:t>
        </w:r>
      </w:ins>
      <w:del w:id="333" w:author="Anna Rasburn" w:date="2019-01-03T16:34:00Z">
        <w:r w:rsidRPr="00E42567" w:rsidDel="008510CA">
          <w:rPr>
            <w:color w:val="0070C0"/>
            <w:sz w:val="24"/>
          </w:rPr>
          <w:delText>e</w:delText>
        </w:r>
      </w:del>
      <w:r w:rsidRPr="00E42567">
        <w:rPr>
          <w:color w:val="0070C0"/>
          <w:sz w:val="24"/>
        </w:rPr>
        <w:t xml:space="preserve"> them to make a new individual who </w:t>
      </w:r>
      <w:ins w:id="334" w:author="Anna Rasburn" w:date="2019-01-03T16:35:00Z">
        <w:r w:rsidR="008510CA">
          <w:rPr>
            <w:color w:val="0070C0"/>
            <w:sz w:val="24"/>
          </w:rPr>
          <w:t xml:space="preserve">may </w:t>
        </w:r>
      </w:ins>
      <w:del w:id="335" w:author="Anna Rasburn" w:date="2019-01-03T16:35:00Z">
        <w:r w:rsidRPr="00E42567" w:rsidDel="008510CA">
          <w:rPr>
            <w:color w:val="0070C0"/>
            <w:sz w:val="24"/>
          </w:rPr>
          <w:delText xml:space="preserve">should </w:delText>
        </w:r>
      </w:del>
      <w:r w:rsidRPr="00E42567">
        <w:rPr>
          <w:color w:val="0070C0"/>
          <w:sz w:val="24"/>
        </w:rPr>
        <w:t xml:space="preserve">be a more optimised solution to the problem than their parents. </w:t>
      </w:r>
    </w:p>
    <w:p w14:paraId="485D7CF0" w14:textId="77777777" w:rsidR="008B36CA" w:rsidRPr="00E42567" w:rsidRDefault="008B36CA" w:rsidP="00E42567">
      <w:pPr>
        <w:pStyle w:val="BodyText"/>
        <w:spacing w:line="240" w:lineRule="auto"/>
        <w:ind w:firstLine="0"/>
        <w:jc w:val="both"/>
        <w:rPr>
          <w:color w:val="0070C0"/>
          <w:sz w:val="24"/>
        </w:rPr>
      </w:pPr>
    </w:p>
    <w:p w14:paraId="458EEC29" w14:textId="77777777" w:rsidR="00C35F4C" w:rsidRPr="00E42567" w:rsidRDefault="00946A62" w:rsidP="00E42567">
      <w:pPr>
        <w:pStyle w:val="BodyText"/>
        <w:spacing w:line="240" w:lineRule="auto"/>
        <w:ind w:firstLine="0"/>
        <w:jc w:val="both"/>
        <w:rPr>
          <w:color w:val="0070C0"/>
          <w:sz w:val="24"/>
        </w:rPr>
      </w:pPr>
      <w:r w:rsidRPr="00E42567">
        <w:rPr>
          <w:color w:val="0070C0"/>
          <w:sz w:val="24"/>
        </w:rPr>
        <w:t>A “Population” is a set of individuals. The initialise population sta</w:t>
      </w:r>
      <w:ins w:id="336" w:author="Anna Rasburn" w:date="2019-01-03T16:36:00Z">
        <w:r w:rsidR="008510CA">
          <w:rPr>
            <w:color w:val="0070C0"/>
            <w:sz w:val="24"/>
          </w:rPr>
          <w:t>g</w:t>
        </w:r>
      </w:ins>
      <w:del w:id="337" w:author="Anna Rasburn" w:date="2019-01-03T16:36:00Z">
        <w:r w:rsidRPr="00E42567" w:rsidDel="008510CA">
          <w:rPr>
            <w:color w:val="0070C0"/>
            <w:sz w:val="24"/>
          </w:rPr>
          <w:delText>t</w:delText>
        </w:r>
      </w:del>
      <w:r w:rsidRPr="00E42567">
        <w:rPr>
          <w:color w:val="0070C0"/>
          <w:sz w:val="24"/>
        </w:rPr>
        <w:t>e i</w:t>
      </w:r>
      <w:ins w:id="338" w:author="Anna Rasburn" w:date="2019-01-03T16:36:00Z">
        <w:r w:rsidR="008510CA">
          <w:rPr>
            <w:color w:val="0070C0"/>
            <w:sz w:val="24"/>
          </w:rPr>
          <w:t xml:space="preserve">nvolves </w:t>
        </w:r>
      </w:ins>
      <w:del w:id="339" w:author="Anna Rasburn" w:date="2019-01-03T16:36:00Z">
        <w:r w:rsidRPr="00E42567" w:rsidDel="008510CA">
          <w:rPr>
            <w:color w:val="0070C0"/>
            <w:sz w:val="24"/>
          </w:rPr>
          <w:delText xml:space="preserve">s </w:delText>
        </w:r>
      </w:del>
      <w:r w:rsidRPr="00E42567">
        <w:rPr>
          <w:color w:val="0070C0"/>
          <w:sz w:val="24"/>
        </w:rPr>
        <w:t>gathering a collection of individuals together to form a population. As individuals increase their fitness</w:t>
      </w:r>
      <w:ins w:id="340" w:author="Anna Rasburn" w:date="2019-01-03T16:39:00Z">
        <w:r w:rsidR="008510CA">
          <w:rPr>
            <w:color w:val="0070C0"/>
            <w:sz w:val="24"/>
          </w:rPr>
          <w:t xml:space="preserve"> after iterating over the GA loop</w:t>
        </w:r>
      </w:ins>
      <w:r w:rsidRPr="00E42567">
        <w:rPr>
          <w:color w:val="0070C0"/>
          <w:sz w:val="24"/>
        </w:rPr>
        <w:t>, the overall population has a higher fitness</w:t>
      </w:r>
      <w:ins w:id="341" w:author="Anna Rasburn" w:date="2019-01-03T16:36:00Z">
        <w:r w:rsidR="008510CA">
          <w:rPr>
            <w:color w:val="0070C0"/>
            <w:sz w:val="24"/>
          </w:rPr>
          <w:t xml:space="preserve">. </w:t>
        </w:r>
      </w:ins>
      <w:ins w:id="342" w:author="Anna Rasburn" w:date="2019-01-03T16:37:00Z">
        <w:r w:rsidR="008510CA">
          <w:rPr>
            <w:color w:val="0070C0"/>
            <w:sz w:val="24"/>
          </w:rPr>
          <w:t>It</w:t>
        </w:r>
      </w:ins>
      <w:r w:rsidRPr="00E42567">
        <w:rPr>
          <w:color w:val="0070C0"/>
          <w:sz w:val="24"/>
        </w:rPr>
        <w:t xml:space="preserve"> </w:t>
      </w:r>
      <w:del w:id="343" w:author="Anna Rasburn" w:date="2019-01-03T16:37:00Z">
        <w:r w:rsidRPr="00E42567" w:rsidDel="008510CA">
          <w:rPr>
            <w:color w:val="0070C0"/>
            <w:sz w:val="24"/>
          </w:rPr>
          <w:delText xml:space="preserve">and if </w:delText>
        </w:r>
      </w:del>
      <w:r w:rsidRPr="00E42567">
        <w:rPr>
          <w:color w:val="0070C0"/>
          <w:sz w:val="24"/>
        </w:rPr>
        <w:t xml:space="preserve">therefore has a higher possibility of finding a solution to the problem. </w:t>
      </w:r>
    </w:p>
    <w:p w14:paraId="1706CD18" w14:textId="77777777" w:rsidR="008B36CA" w:rsidRPr="00E42567" w:rsidRDefault="008B36CA" w:rsidP="00E42567">
      <w:pPr>
        <w:pStyle w:val="BodyText"/>
        <w:spacing w:line="240" w:lineRule="auto"/>
        <w:ind w:firstLine="0"/>
        <w:jc w:val="both"/>
        <w:rPr>
          <w:color w:val="0070C0"/>
          <w:sz w:val="24"/>
        </w:rPr>
      </w:pPr>
    </w:p>
    <w:p w14:paraId="7AF6D048" w14:textId="77777777" w:rsidR="00393083" w:rsidRPr="00E42567" w:rsidRDefault="00946A62" w:rsidP="00E42567">
      <w:pPr>
        <w:pStyle w:val="BodyText"/>
        <w:spacing w:line="240" w:lineRule="auto"/>
        <w:ind w:firstLine="0"/>
        <w:jc w:val="both"/>
        <w:rPr>
          <w:color w:val="0070C0"/>
          <w:sz w:val="24"/>
        </w:rPr>
      </w:pPr>
      <w:r w:rsidRPr="00E42567">
        <w:rPr>
          <w:color w:val="0070C0"/>
          <w:sz w:val="24"/>
        </w:rPr>
        <w:t>In other problems such as Genetic improvement problems, the individuals can be lists of changes in source code or new versions of the source code. In the GI tool Gin [REFERENCE], an individual is a list of "Edits". Each "Edit" is a single change to the source code such as moving a line from one place to another. The mutation stage adds or removes edits to source code and in the crossover stage, a combination of edits are combined together into a new version of the source code. An edit is similar to a gene but not a direct parallel because an edit is what has changed in the code. A "Patch" is similar to a chromosome but not</w:t>
      </w:r>
      <w:ins w:id="344" w:author="Anna Rasburn" w:date="2019-01-03T16:41:00Z">
        <w:r w:rsidR="008510CA">
          <w:rPr>
            <w:color w:val="0070C0"/>
            <w:sz w:val="24"/>
          </w:rPr>
          <w:t xml:space="preserve"> by</w:t>
        </w:r>
      </w:ins>
      <w:r w:rsidRPr="00E42567">
        <w:rPr>
          <w:color w:val="0070C0"/>
          <w:sz w:val="24"/>
        </w:rPr>
        <w:t xml:space="preserve"> the traditional definition </w:t>
      </w:r>
      <w:ins w:id="345" w:author="Anna Rasburn" w:date="2019-01-03T16:41:00Z">
        <w:r w:rsidR="008510CA">
          <w:rPr>
            <w:color w:val="0070C0"/>
            <w:sz w:val="24"/>
          </w:rPr>
          <w:t xml:space="preserve">because </w:t>
        </w:r>
      </w:ins>
      <w:del w:id="346" w:author="Anna Rasburn" w:date="2019-01-03T16:42:00Z">
        <w:r w:rsidRPr="00E42567" w:rsidDel="008510CA">
          <w:rPr>
            <w:color w:val="0070C0"/>
            <w:sz w:val="24"/>
          </w:rPr>
          <w:delText xml:space="preserve">as </w:delText>
        </w:r>
      </w:del>
      <w:r w:rsidRPr="00E42567">
        <w:rPr>
          <w:color w:val="0070C0"/>
          <w:sz w:val="24"/>
        </w:rPr>
        <w:t>a "Patch" may compr</w:t>
      </w:r>
      <w:del w:id="347" w:author="Anna Rasburn" w:date="2019-01-03T16:42:00Z">
        <w:r w:rsidRPr="00E42567" w:rsidDel="008510CA">
          <w:rPr>
            <w:color w:val="0070C0"/>
            <w:sz w:val="24"/>
          </w:rPr>
          <w:delText>om</w:delText>
        </w:r>
      </w:del>
      <w:r w:rsidRPr="00E42567">
        <w:rPr>
          <w:color w:val="0070C0"/>
          <w:sz w:val="24"/>
        </w:rPr>
        <w:t xml:space="preserve">ise of no edits </w:t>
      </w:r>
      <w:ins w:id="348" w:author="Anna Rasburn" w:date="2019-01-03T16:43:00Z">
        <w:r w:rsidR="00704295">
          <w:rPr>
            <w:color w:val="0070C0"/>
            <w:sz w:val="24"/>
          </w:rPr>
          <w:t xml:space="preserve">if it happens that </w:t>
        </w:r>
      </w:ins>
      <w:r w:rsidRPr="00E42567">
        <w:rPr>
          <w:color w:val="0070C0"/>
          <w:sz w:val="24"/>
        </w:rPr>
        <w:t xml:space="preserve">in </w:t>
      </w:r>
      <w:del w:id="349" w:author="Anna Rasburn" w:date="2019-01-03T16:43:00Z">
        <w:r w:rsidRPr="00E42567" w:rsidDel="00704295">
          <w:rPr>
            <w:color w:val="0070C0"/>
            <w:sz w:val="24"/>
          </w:rPr>
          <w:delText xml:space="preserve">case </w:delText>
        </w:r>
      </w:del>
      <w:r w:rsidRPr="00E42567">
        <w:rPr>
          <w:color w:val="0070C0"/>
          <w:sz w:val="24"/>
        </w:rPr>
        <w:t xml:space="preserve">the </w:t>
      </w:r>
      <w:ins w:id="350" w:author="Anna Rasburn" w:date="2019-01-03T16:43:00Z">
        <w:r w:rsidR="00704295">
          <w:rPr>
            <w:color w:val="0070C0"/>
            <w:sz w:val="24"/>
          </w:rPr>
          <w:t xml:space="preserve">current </w:t>
        </w:r>
      </w:ins>
      <w:del w:id="351" w:author="Anna Rasburn" w:date="2019-01-03T16:43:00Z">
        <w:r w:rsidRPr="00E42567" w:rsidDel="00704295">
          <w:rPr>
            <w:color w:val="0070C0"/>
            <w:sz w:val="24"/>
          </w:rPr>
          <w:delText xml:space="preserve">most optimised </w:delText>
        </w:r>
      </w:del>
      <w:r w:rsidRPr="00E42567">
        <w:rPr>
          <w:color w:val="0070C0"/>
          <w:sz w:val="24"/>
        </w:rPr>
        <w:t xml:space="preserve">version of source code in </w:t>
      </w:r>
      <w:ins w:id="352" w:author="Anna Rasburn" w:date="2019-01-03T16:44:00Z">
        <w:r w:rsidR="00704295">
          <w:rPr>
            <w:color w:val="0070C0"/>
            <w:sz w:val="24"/>
          </w:rPr>
          <w:t xml:space="preserve">also </w:t>
        </w:r>
      </w:ins>
      <w:r w:rsidRPr="00E42567">
        <w:rPr>
          <w:color w:val="0070C0"/>
          <w:sz w:val="24"/>
        </w:rPr>
        <w:t>the most optimised source code. A patch could also contain a collection of edits to create th</w:t>
      </w:r>
      <w:ins w:id="353" w:author="Anna Rasburn" w:date="2019-01-03T16:45:00Z">
        <w:r w:rsidR="00704295">
          <w:rPr>
            <w:color w:val="0070C0"/>
            <w:sz w:val="24"/>
          </w:rPr>
          <w:t xml:space="preserve">e </w:t>
        </w:r>
      </w:ins>
      <w:del w:id="354" w:author="Anna Rasburn" w:date="2019-01-03T16:45:00Z">
        <w:r w:rsidRPr="00E42567" w:rsidDel="00704295">
          <w:rPr>
            <w:color w:val="0070C0"/>
            <w:sz w:val="24"/>
          </w:rPr>
          <w:delText xml:space="preserve">at </w:delText>
        </w:r>
      </w:del>
      <w:r w:rsidRPr="00E42567">
        <w:rPr>
          <w:color w:val="0070C0"/>
          <w:sz w:val="24"/>
        </w:rPr>
        <w:t xml:space="preserve">optimised source code. In the Gin Code[REFERENCE],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r w:rsidRPr="000C333D">
        <w:rPr>
          <w:color w:val="0070C0"/>
        </w:rPr>
        <w:t xml:space="preserve">Fitness </w:t>
      </w:r>
    </w:p>
    <w:p w14:paraId="4F684354" w14:textId="77777777" w:rsidR="000A0340" w:rsidRDefault="00946A62" w:rsidP="00E64DD9">
      <w:pPr>
        <w:rPr>
          <w:color w:val="0070C0"/>
        </w:rPr>
      </w:pPr>
      <w:r>
        <w:rPr>
          <w:color w:val="0070C0"/>
        </w:rPr>
        <w:t xml:space="preserve">As mentioned previously, the fitness of an </w:t>
      </w:r>
      <w:del w:id="355" w:author="Anna Rasburn" w:date="2019-01-06T19:06:00Z">
        <w:r w:rsidDel="007D0361">
          <w:rPr>
            <w:color w:val="0070C0"/>
          </w:rPr>
          <w:delText>i</w:delText>
        </w:r>
      </w:del>
      <w:ins w:id="356" w:author="Anna Rasburn" w:date="2019-01-06T19:06:00Z">
        <w:r w:rsidR="007D0361">
          <w:rPr>
            <w:color w:val="0070C0"/>
          </w:rPr>
          <w:t>I</w:t>
        </w:r>
      </w:ins>
      <w:r>
        <w:rPr>
          <w:color w:val="0070C0"/>
        </w:rPr>
        <w:t xml:space="preserve">ndividual is how well that particular </w:t>
      </w:r>
      <w:ins w:id="357" w:author="Anna Rasburn" w:date="2019-01-06T19:06:00Z">
        <w:r w:rsidR="007D0361">
          <w:rPr>
            <w:color w:val="0070C0"/>
          </w:rPr>
          <w:t>I</w:t>
        </w:r>
      </w:ins>
      <w:del w:id="358" w:author="Anna Rasburn" w:date="2019-01-06T19:06:00Z">
        <w:r w:rsidDel="007D0361">
          <w:rPr>
            <w:color w:val="0070C0"/>
          </w:rPr>
          <w:delText>i</w:delText>
        </w:r>
      </w:del>
      <w:r>
        <w:rPr>
          <w:color w:val="0070C0"/>
        </w:rPr>
        <w:t>ndividual performs the task. In this instance, there are several potential measure</w:t>
      </w:r>
      <w:ins w:id="359" w:author="Anna Rasburn" w:date="2019-01-06T18:52:00Z">
        <w:r w:rsidR="000E3A9D">
          <w:rPr>
            <w:color w:val="0070C0"/>
          </w:rPr>
          <w:t>s</w:t>
        </w:r>
      </w:ins>
      <w:r>
        <w:rPr>
          <w:color w:val="0070C0"/>
        </w:rPr>
        <w:t xml:space="preserve"> of fitness</w:t>
      </w:r>
      <w:ins w:id="360" w:author="Anna Rasburn" w:date="2019-01-06T18:52:00Z">
        <w:r w:rsidR="000E3A9D">
          <w:rPr>
            <w:color w:val="0070C0"/>
          </w:rPr>
          <w:t>,</w:t>
        </w:r>
      </w:ins>
      <w:ins w:id="361" w:author="Anna Rasburn" w:date="2019-01-06T18:53:00Z">
        <w:r w:rsidR="000E3A9D">
          <w:rPr>
            <w:color w:val="0070C0"/>
          </w:rPr>
          <w:t xml:space="preserve"> For example, one can ask</w:t>
        </w:r>
      </w:ins>
      <w:r>
        <w:rPr>
          <w:color w:val="0070C0"/>
        </w:rPr>
        <w:t xml:space="preserve">: </w:t>
      </w:r>
      <w:ins w:id="362" w:author="Anna Rasburn" w:date="2019-01-06T18:53:00Z">
        <w:r w:rsidR="000E3A9D">
          <w:rPr>
            <w:color w:val="0070C0"/>
          </w:rPr>
          <w:t>D</w:t>
        </w:r>
      </w:ins>
      <w:del w:id="363" w:author="Anna Rasburn" w:date="2019-01-06T18:53:00Z">
        <w:r w:rsidDel="000E3A9D">
          <w:rPr>
            <w:color w:val="0070C0"/>
          </w:rPr>
          <w:delText>d</w:delText>
        </w:r>
      </w:del>
      <w:r>
        <w:rPr>
          <w:color w:val="0070C0"/>
        </w:rPr>
        <w:t xml:space="preserve">oes the new source code compile? </w:t>
      </w:r>
      <w:ins w:id="364" w:author="Anna Rasburn" w:date="2019-01-06T18:53:00Z">
        <w:r w:rsidR="000E3A9D">
          <w:rPr>
            <w:color w:val="0070C0"/>
          </w:rPr>
          <w:t>D</w:t>
        </w:r>
      </w:ins>
      <w:del w:id="365" w:author="Anna Rasburn" w:date="2019-01-06T18:53:00Z">
        <w:r w:rsidDel="000E3A9D">
          <w:rPr>
            <w:color w:val="0070C0"/>
          </w:rPr>
          <w:delText>d</w:delText>
        </w:r>
      </w:del>
      <w:r>
        <w:rPr>
          <w:color w:val="0070C0"/>
        </w:rPr>
        <w:t xml:space="preserve">oes the new source code pass the unit tests? </w:t>
      </w:r>
      <w:ins w:id="366" w:author="Anna Rasburn" w:date="2019-01-06T18:54:00Z">
        <w:r w:rsidR="000E3A9D">
          <w:rPr>
            <w:color w:val="0070C0"/>
          </w:rPr>
          <w:t xml:space="preserve">What is </w:t>
        </w:r>
      </w:ins>
      <w:del w:id="367" w:author="Anna Rasburn" w:date="2019-01-06T18:54:00Z">
        <w:r w:rsidDel="000E3A9D">
          <w:rPr>
            <w:color w:val="0070C0"/>
          </w:rPr>
          <w:delText xml:space="preserve">And </w:delText>
        </w:r>
      </w:del>
      <w:r>
        <w:rPr>
          <w:color w:val="0070C0"/>
        </w:rPr>
        <w:t xml:space="preserve">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ins w:id="368" w:author="Anna Rasburn" w:date="2019-01-06T18:57:00Z">
        <w:r w:rsidR="000E3A9D">
          <w:rPr>
            <w:color w:val="0070C0"/>
          </w:rPr>
          <w:t>irrelevant</w:t>
        </w:r>
      </w:ins>
      <w:del w:id="369" w:author="Anna Rasburn" w:date="2019-01-06T18:57:00Z">
        <w:r w:rsidDel="000E3A9D">
          <w:rPr>
            <w:color w:val="0070C0"/>
          </w:rPr>
          <w:delText>not important</w:delText>
        </w:r>
      </w:del>
      <w:r>
        <w:rPr>
          <w:color w:val="0070C0"/>
        </w:rPr>
        <w:t xml:space="preserve"> as the program has lost all functionality.  </w:t>
      </w:r>
      <w:r w:rsidR="00E64DD9">
        <w:rPr>
          <w:color w:val="0070C0"/>
        </w:rPr>
        <w:t xml:space="preserve">Table 1 presents </w:t>
      </w:r>
      <w:r>
        <w:rPr>
          <w:color w:val="0070C0"/>
        </w:rPr>
        <w:t xml:space="preserve">the different elements of the fitness and a way that the different weights can be used </w:t>
      </w:r>
      <w:commentRangeStart w:id="370"/>
      <w:r>
        <w:rPr>
          <w:color w:val="0070C0"/>
        </w:rPr>
        <w:t>together</w:t>
      </w:r>
      <w:commentRangeEnd w:id="370"/>
      <w:r w:rsidR="005F33F8">
        <w:rPr>
          <w:rStyle w:val="CommentReference"/>
          <w:kern w:val="22"/>
          <w:lang w:eastAsia="en-GB"/>
        </w:rPr>
        <w:commentReference w:id="370"/>
      </w:r>
      <w:ins w:id="371" w:author="Anna Rasburn" w:date="2019-01-06T18:58:00Z">
        <w:r w:rsidR="000E3A9D">
          <w:rPr>
            <w:color w:val="0070C0"/>
          </w:rPr>
          <w:t>. I</w:t>
        </w:r>
      </w:ins>
      <w:del w:id="372" w:author="Anna Rasburn" w:date="2019-01-06T18:58:00Z">
        <w:r w:rsidDel="000E3A9D">
          <w:rPr>
            <w:color w:val="0070C0"/>
          </w:rPr>
          <w:delText>, i</w:delText>
        </w:r>
      </w:del>
      <w:r>
        <w:rPr>
          <w:color w:val="0070C0"/>
        </w:rPr>
        <w:t xml:space="preserve">n the </w:t>
      </w:r>
      <w:del w:id="373" w:author="Anna Rasburn" w:date="2019-01-06T18:59:00Z">
        <w:r w:rsidDel="000E3A9D">
          <w:rPr>
            <w:color w:val="0070C0"/>
          </w:rPr>
          <w:delText xml:space="preserve">below </w:delText>
        </w:r>
      </w:del>
      <w:r>
        <w:rPr>
          <w:color w:val="0070C0"/>
        </w:rPr>
        <w:t xml:space="preserve">example </w:t>
      </w:r>
      <w:ins w:id="374" w:author="Anna Rasburn" w:date="2019-01-06T18:59:00Z">
        <w:r w:rsidR="000E3A9D">
          <w:rPr>
            <w:color w:val="0070C0"/>
          </w:rPr>
          <w:t xml:space="preserve">below, </w:t>
        </w:r>
        <w:r w:rsidR="00295DAB">
          <w:rPr>
            <w:color w:val="0070C0"/>
          </w:rPr>
          <w:t>I</w:t>
        </w:r>
      </w:ins>
      <w:del w:id="375" w:author="Anna Rasburn" w:date="2019-01-06T18:59:00Z">
        <w:r w:rsidDel="00295DAB">
          <w:rPr>
            <w:color w:val="0070C0"/>
          </w:rPr>
          <w:delText>i</w:delText>
        </w:r>
      </w:del>
      <w:r>
        <w:rPr>
          <w:color w:val="0070C0"/>
        </w:rPr>
        <w:t xml:space="preserve">ndividual 3 would be the most optimised because it has passed the most weighted elements such as it can compile and energy consumption although it failed </w:t>
      </w:r>
      <w:r w:rsidR="00B403A9">
        <w:rPr>
          <w:color w:val="0070C0"/>
        </w:rPr>
        <w:t>two</w:t>
      </w:r>
      <w:r>
        <w:rPr>
          <w:color w:val="0070C0"/>
        </w:rPr>
        <w:t xml:space="preserve"> unit tests. </w:t>
      </w:r>
    </w:p>
    <w:p w14:paraId="6DEBC10F" w14:textId="77777777" w:rsidR="00E64DD9" w:rsidRDefault="00946A62" w:rsidP="00E64DD9">
      <w:pPr>
        <w:pStyle w:val="Caption"/>
        <w:keepNext/>
        <w:jc w:val="center"/>
      </w:pPr>
      <w:bookmarkStart w:id="376"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376"/>
      <w:ins w:id="377" w:author="Anna Rasburn" w:date="2019-01-06T19:08:00Z">
        <w:r w:rsidR="007D0361">
          <w:t>. P denotes a pass, F a failure.</w:t>
        </w:r>
      </w:ins>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ins w:id="378" w:author="Anna Rasburn" w:date="2019-01-06T19:09:00Z">
              <w:r w:rsidR="007D0361">
                <w:rPr>
                  <w:color w:val="0070C0"/>
                  <w:sz w:val="20"/>
                </w:rPr>
                <w:t>es</w:t>
              </w:r>
            </w:ins>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ins w:id="379" w:author="Anna Rasburn" w:date="2019-01-06T19:09:00Z">
              <w:r w:rsidR="007D0361">
                <w:rPr>
                  <w:color w:val="0070C0"/>
                  <w:sz w:val="20"/>
                </w:rPr>
                <w:t>o</w:t>
              </w:r>
            </w:ins>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ins w:id="380" w:author="Anna Rasburn" w:date="2019-01-06T19:09:00Z">
              <w:r w:rsidR="007D0361">
                <w:rPr>
                  <w:color w:val="0070C0"/>
                  <w:sz w:val="20"/>
                </w:rPr>
                <w:t>o</w:t>
              </w:r>
            </w:ins>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ins w:id="381" w:author="Anna Rasburn" w:date="2019-01-06T19:09:00Z">
              <w:r w:rsidR="007D0361">
                <w:rPr>
                  <w:color w:val="0070C0"/>
                  <w:sz w:val="20"/>
                </w:rPr>
                <w:t>es</w:t>
              </w:r>
            </w:ins>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ins w:id="382" w:author="Anna Rasburn" w:date="2019-01-06T19:09:00Z">
              <w:r w:rsidR="007D0361">
                <w:rPr>
                  <w:color w:val="0070C0"/>
                  <w:sz w:val="20"/>
                </w:rPr>
                <w:t>es</w:t>
              </w:r>
            </w:ins>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ins w:id="383" w:author="Anna Rasburn" w:date="2019-01-06T19:09:00Z">
              <w:r w:rsidR="007D0361">
                <w:rPr>
                  <w:color w:val="0070C0"/>
                  <w:sz w:val="20"/>
                </w:rPr>
                <w:t>es</w:t>
              </w:r>
            </w:ins>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ins w:id="384" w:author="Anna Rasburn" w:date="2019-01-06T19:09:00Z">
              <w:r w:rsidR="007D0361">
                <w:rPr>
                  <w:color w:val="0070C0"/>
                  <w:sz w:val="20"/>
                </w:rPr>
                <w:t>es</w:t>
              </w:r>
            </w:ins>
          </w:p>
        </w:tc>
      </w:tr>
    </w:tbl>
    <w:p w14:paraId="38863A8F" w14:textId="77777777" w:rsidR="000F28AF" w:rsidRPr="000F28AF" w:rsidRDefault="00946A62" w:rsidP="000F28AF">
      <w:pPr>
        <w:rPr>
          <w:sz w:val="17"/>
          <w:szCs w:val="17"/>
        </w:rPr>
      </w:pPr>
      <w:r>
        <w:rPr>
          <w:color w:val="0070C0"/>
        </w:rPr>
        <w:t xml:space="preserve"> </w:t>
      </w:r>
    </w:p>
    <w:p w14:paraId="108154B2" w14:textId="77777777" w:rsidR="000F28AF" w:rsidRPr="00820B55" w:rsidRDefault="00946A62" w:rsidP="00820B55">
      <w:pPr>
        <w:pStyle w:val="BodyText"/>
        <w:spacing w:line="240" w:lineRule="auto"/>
        <w:ind w:firstLine="0"/>
        <w:rPr>
          <w:color w:val="0070C0"/>
          <w:sz w:val="24"/>
        </w:rPr>
      </w:pPr>
      <w:r w:rsidRPr="00820B55">
        <w:rPr>
          <w:color w:val="0070C0"/>
          <w:sz w:val="24"/>
        </w:rPr>
        <w:t xml:space="preserve">For any optimisation problem, the fitness function needs to be defined before a solution is executed. </w:t>
      </w:r>
      <w:ins w:id="385" w:author="Anna Rasburn" w:date="2019-01-06T19:16:00Z">
        <w:r w:rsidR="005F33F8">
          <w:rPr>
            <w:color w:val="0070C0"/>
            <w:sz w:val="24"/>
          </w:rPr>
          <w:t xml:space="preserve">Changing the </w:t>
        </w:r>
      </w:ins>
      <w:del w:id="386" w:author="Anna Rasburn" w:date="2019-01-06T19:16:00Z">
        <w:r w:rsidRPr="00820B55" w:rsidDel="005F33F8">
          <w:rPr>
            <w:color w:val="0070C0"/>
            <w:sz w:val="24"/>
          </w:rPr>
          <w:delText xml:space="preserve">When you change the </w:delText>
        </w:r>
      </w:del>
      <w:r w:rsidRPr="00820B55">
        <w:rPr>
          <w:color w:val="0070C0"/>
          <w:sz w:val="24"/>
        </w:rPr>
        <w:t>fitness function</w:t>
      </w:r>
      <w:ins w:id="387" w:author="Anna Rasburn" w:date="2019-01-06T19:16:00Z">
        <w:r w:rsidR="005F33F8">
          <w:rPr>
            <w:color w:val="0070C0"/>
            <w:sz w:val="24"/>
          </w:rPr>
          <w:t xml:space="preserve"> can present </w:t>
        </w:r>
      </w:ins>
      <w:del w:id="388" w:author="Anna Rasburn" w:date="2019-01-06T19:16:00Z">
        <w:r w:rsidRPr="00820B55" w:rsidDel="005F33F8">
          <w:rPr>
            <w:color w:val="0070C0"/>
            <w:sz w:val="24"/>
          </w:rPr>
          <w:delText xml:space="preserve"> you can find </w:delText>
        </w:r>
      </w:del>
      <w:r w:rsidRPr="00820B55">
        <w:rPr>
          <w:color w:val="0070C0"/>
          <w:sz w:val="24"/>
        </w:rPr>
        <w:t xml:space="preserve">new ways to optimise </w:t>
      </w:r>
      <w:r w:rsidRPr="00820B55">
        <w:rPr>
          <w:color w:val="0070C0"/>
          <w:sz w:val="24"/>
        </w:rPr>
        <w:lastRenderedPageBreak/>
        <w:t xml:space="preserve">Java. </w:t>
      </w:r>
      <w:ins w:id="389" w:author="Anna Rasburn" w:date="2019-01-06T19:17:00Z">
        <w:r w:rsidR="005F33F8">
          <w:rPr>
            <w:color w:val="0070C0"/>
            <w:sz w:val="24"/>
          </w:rPr>
          <w:t>For examp</w:t>
        </w:r>
      </w:ins>
      <w:ins w:id="390" w:author="Anna Rasburn" w:date="2019-01-06T19:18:00Z">
        <w:r w:rsidR="005F33F8">
          <w:rPr>
            <w:color w:val="0070C0"/>
            <w:sz w:val="24"/>
          </w:rPr>
          <w:t>le, by c</w:t>
        </w:r>
      </w:ins>
      <w:del w:id="391" w:author="Anna Rasburn" w:date="2019-01-06T19:18:00Z">
        <w:r w:rsidRPr="00820B55" w:rsidDel="005F33F8">
          <w:rPr>
            <w:color w:val="0070C0"/>
            <w:sz w:val="24"/>
          </w:rPr>
          <w:delText>C</w:delText>
        </w:r>
      </w:del>
      <w:r w:rsidRPr="00820B55">
        <w:rPr>
          <w:color w:val="0070C0"/>
          <w:sz w:val="24"/>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392"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393" w:name="_Toc536543208"/>
      <w:bookmarkStart w:id="394" w:name="_Toc536543437"/>
      <w:bookmarkStart w:id="395" w:name="_Toc15893763"/>
      <w:bookmarkStart w:id="396" w:name="_Toc299977280"/>
      <w:r w:rsidRPr="001765A6">
        <w:t>Scope</w:t>
      </w:r>
      <w:r>
        <w:fldChar w:fldCharType="end"/>
      </w:r>
      <w:r w:rsidRPr="001765A6">
        <w:t xml:space="preserve"> and Objectives</w:t>
      </w:r>
      <w:bookmarkEnd w:id="392"/>
      <w:bookmarkEnd w:id="393"/>
      <w:bookmarkEnd w:id="394"/>
      <w:bookmarkEnd w:id="395"/>
      <w:bookmarkEnd w:id="396"/>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r w:rsidRPr="000C333D">
        <w:rPr>
          <w:color w:val="0070C0"/>
        </w:rPr>
        <w:t>Scope</w:t>
      </w:r>
    </w:p>
    <w:p w14:paraId="392EA760" w14:textId="77777777" w:rsidR="007C4D37" w:rsidRPr="00820B55" w:rsidRDefault="00946A62" w:rsidP="00820B55">
      <w:pPr>
        <w:pStyle w:val="BodyText"/>
        <w:spacing w:line="240" w:lineRule="auto"/>
        <w:ind w:firstLine="0"/>
        <w:rPr>
          <w:color w:val="0070C0"/>
          <w:sz w:val="24"/>
        </w:rPr>
      </w:pPr>
      <w:r w:rsidRPr="00820B55">
        <w:rPr>
          <w:color w:val="0070C0"/>
          <w:sz w:val="24"/>
        </w:rPr>
        <w:t xml:space="preserve">The scope of this research is to </w:t>
      </w:r>
      <w:ins w:id="397" w:author="Anna Rasburn" w:date="2019-01-06T19:20:00Z">
        <w:r w:rsidR="005F33F8">
          <w:rPr>
            <w:color w:val="0070C0"/>
            <w:sz w:val="24"/>
          </w:rPr>
          <w:t xml:space="preserve">explore </w:t>
        </w:r>
      </w:ins>
      <w:del w:id="398" w:author="Anna Rasburn" w:date="2019-01-06T19:20:00Z">
        <w:r w:rsidRPr="00820B55" w:rsidDel="005F33F8">
          <w:rPr>
            <w:color w:val="0070C0"/>
            <w:sz w:val="24"/>
          </w:rPr>
          <w:delText xml:space="preserve">discover </w:delText>
        </w:r>
      </w:del>
      <w:r w:rsidRPr="00820B55">
        <w:rPr>
          <w:color w:val="0070C0"/>
          <w:sz w:val="24"/>
        </w:rPr>
        <w:t xml:space="preserve">different ways </w:t>
      </w:r>
      <w:ins w:id="399" w:author="Anna Rasburn" w:date="2019-01-06T19:20:00Z">
        <w:r w:rsidR="005F33F8">
          <w:rPr>
            <w:color w:val="0070C0"/>
            <w:sz w:val="24"/>
          </w:rPr>
          <w:t xml:space="preserve">by which </w:t>
        </w:r>
      </w:ins>
      <w:r w:rsidRPr="00820B55">
        <w:rPr>
          <w:color w:val="0070C0"/>
          <w:sz w:val="24"/>
        </w:rPr>
        <w:t>developers can change their source code in order to make more</w:t>
      </w:r>
      <w:ins w:id="400" w:author="Anna Rasburn" w:date="2019-01-06T19:20:00Z">
        <w:r w:rsidR="005F33F8">
          <w:rPr>
            <w:color w:val="0070C0"/>
            <w:sz w:val="24"/>
          </w:rPr>
          <w:t>-</w:t>
        </w:r>
      </w:ins>
      <w:del w:id="401" w:author="Anna Rasburn" w:date="2019-01-06T19:20:00Z">
        <w:r w:rsidRPr="00820B55" w:rsidDel="005F33F8">
          <w:rPr>
            <w:color w:val="0070C0"/>
            <w:sz w:val="24"/>
          </w:rPr>
          <w:delText xml:space="preserve"> </w:delText>
        </w:r>
      </w:del>
      <w:r w:rsidRPr="00820B55">
        <w:rPr>
          <w:color w:val="0070C0"/>
          <w:sz w:val="24"/>
        </w:rPr>
        <w:t xml:space="preserve">optimised applications that firstly </w:t>
      </w:r>
      <w:r w:rsidR="00C457E2" w:rsidRPr="00820B55">
        <w:rPr>
          <w:color w:val="0070C0"/>
          <w:sz w:val="24"/>
        </w:rPr>
        <w:t>have a shorter execution time but also</w:t>
      </w:r>
      <w:r w:rsidRPr="00820B55">
        <w:rPr>
          <w:color w:val="0070C0"/>
          <w:sz w:val="24"/>
        </w:rPr>
        <w:t xml:space="preserve"> </w:t>
      </w:r>
      <w:r w:rsidR="00C457E2" w:rsidRPr="00820B55">
        <w:rPr>
          <w:color w:val="0070C0"/>
          <w:sz w:val="24"/>
        </w:rPr>
        <w:t>achieve</w:t>
      </w:r>
      <w:del w:id="402" w:author="Anna Rasburn" w:date="2019-01-06T19:20:00Z">
        <w:r w:rsidR="00C457E2" w:rsidRPr="00820B55" w:rsidDel="005F33F8">
          <w:rPr>
            <w:color w:val="0070C0"/>
            <w:sz w:val="24"/>
          </w:rPr>
          <w:delText>s</w:delText>
        </w:r>
      </w:del>
      <w:r w:rsidRPr="00820B55">
        <w:rPr>
          <w:color w:val="0070C0"/>
          <w:sz w:val="24"/>
        </w:rPr>
        <w:t xml:space="preserve"> the same functionality. This research will be followed by </w:t>
      </w:r>
      <w:ins w:id="403" w:author="Anna Rasburn" w:date="2019-01-06T19:21:00Z">
        <w:r w:rsidR="005F33F8">
          <w:rPr>
            <w:color w:val="0070C0"/>
            <w:sz w:val="24"/>
          </w:rPr>
          <w:t xml:space="preserve">exploiting </w:t>
        </w:r>
      </w:ins>
      <w:del w:id="404" w:author="Anna Rasburn" w:date="2019-01-06T19:21:00Z">
        <w:r w:rsidRPr="00820B55" w:rsidDel="005F33F8">
          <w:rPr>
            <w:color w:val="0070C0"/>
            <w:sz w:val="24"/>
          </w:rPr>
          <w:delText xml:space="preserve">looking at </w:delText>
        </w:r>
      </w:del>
      <w:r w:rsidRPr="00820B55">
        <w:rPr>
          <w:color w:val="0070C0"/>
          <w:sz w:val="24"/>
        </w:rPr>
        <w:t>the same principles and seeing</w:t>
      </w:r>
      <w:r w:rsidR="00C457E2" w:rsidRPr="00820B55">
        <w:rPr>
          <w:color w:val="0070C0"/>
          <w:sz w:val="24"/>
        </w:rPr>
        <w:t xml:space="preserve"> whether we can optimise applications</w:t>
      </w:r>
      <w:r w:rsidRPr="00820B55">
        <w:rPr>
          <w:color w:val="0070C0"/>
          <w:sz w:val="24"/>
        </w:rPr>
        <w:t xml:space="preserve"> </w:t>
      </w:r>
      <w:r w:rsidR="00C457E2" w:rsidRPr="00820B55">
        <w:rPr>
          <w:color w:val="0070C0"/>
          <w:sz w:val="24"/>
        </w:rPr>
        <w:t xml:space="preserve">to require less energy. </w:t>
      </w:r>
      <w:r w:rsidRPr="00820B55">
        <w:rPr>
          <w:color w:val="0070C0"/>
          <w:sz w:val="24"/>
        </w:rPr>
        <w:t xml:space="preserve">Furthermore, I </w:t>
      </w:r>
      <w:commentRangeStart w:id="405"/>
      <w:r w:rsidRPr="00820B55">
        <w:rPr>
          <w:color w:val="0070C0"/>
          <w:sz w:val="24"/>
        </w:rPr>
        <w:t>hope</w:t>
      </w:r>
      <w:commentRangeEnd w:id="405"/>
      <w:r w:rsidR="005F33F8">
        <w:rPr>
          <w:rStyle w:val="CommentReference"/>
        </w:rPr>
        <w:commentReference w:id="405"/>
      </w:r>
      <w:r w:rsidRPr="00820B55">
        <w:rPr>
          <w:color w:val="0070C0"/>
          <w:sz w:val="24"/>
        </w:rPr>
        <w:t xml:space="preserve"> this research will lead to </w:t>
      </w:r>
      <w:r w:rsidR="00C457E2" w:rsidRPr="00820B55">
        <w:rPr>
          <w:color w:val="0070C0"/>
          <w:sz w:val="24"/>
        </w:rPr>
        <w:t>the development of a toolkit that uses elements of artificial intelligence methods</w:t>
      </w:r>
      <w:ins w:id="406" w:author="Anna Rasburn" w:date="2019-01-06T19:24:00Z">
        <w:r w:rsidR="00905B7F">
          <w:rPr>
            <w:color w:val="0070C0"/>
            <w:sz w:val="24"/>
          </w:rPr>
          <w:t>,</w:t>
        </w:r>
      </w:ins>
      <w:r w:rsidR="00C457E2" w:rsidRPr="00820B55">
        <w:rPr>
          <w:color w:val="0070C0"/>
          <w:sz w:val="24"/>
        </w:rPr>
        <w:t xml:space="preserve"> such as Genetic Algorithms and </w:t>
      </w:r>
      <w:ins w:id="407" w:author="Anna Rasburn" w:date="2019-01-06T19:26:00Z">
        <w:r w:rsidR="00905B7F">
          <w:rPr>
            <w:color w:val="0070C0"/>
            <w:sz w:val="24"/>
          </w:rPr>
          <w:t>L</w:t>
        </w:r>
      </w:ins>
      <w:del w:id="408" w:author="Anna Rasburn" w:date="2019-01-06T19:26:00Z">
        <w:r w:rsidR="00C457E2" w:rsidRPr="00820B55" w:rsidDel="00905B7F">
          <w:rPr>
            <w:color w:val="0070C0"/>
            <w:sz w:val="24"/>
          </w:rPr>
          <w:delText>l</w:delText>
        </w:r>
      </w:del>
      <w:r w:rsidR="00C457E2" w:rsidRPr="00820B55">
        <w:rPr>
          <w:color w:val="0070C0"/>
          <w:sz w:val="24"/>
        </w:rPr>
        <w:t xml:space="preserve">ocal </w:t>
      </w:r>
      <w:ins w:id="409" w:author="Anna Rasburn" w:date="2019-01-06T19:26:00Z">
        <w:r w:rsidR="00905B7F">
          <w:rPr>
            <w:color w:val="0070C0"/>
            <w:sz w:val="24"/>
          </w:rPr>
          <w:t>S</w:t>
        </w:r>
      </w:ins>
      <w:del w:id="410" w:author="Anna Rasburn" w:date="2019-01-06T19:26:00Z">
        <w:r w:rsidR="00C457E2" w:rsidRPr="00820B55" w:rsidDel="00905B7F">
          <w:rPr>
            <w:color w:val="0070C0"/>
            <w:sz w:val="24"/>
          </w:rPr>
          <w:delText>s</w:delText>
        </w:r>
      </w:del>
      <w:r w:rsidR="00C457E2" w:rsidRPr="00820B55">
        <w:rPr>
          <w:color w:val="0070C0"/>
          <w:sz w:val="24"/>
        </w:rPr>
        <w:t>earch</w:t>
      </w:r>
      <w:ins w:id="411" w:author="Anna Rasburn" w:date="2019-01-06T19:27:00Z">
        <w:r w:rsidR="00905B7F">
          <w:rPr>
            <w:color w:val="0070C0"/>
            <w:sz w:val="24"/>
          </w:rPr>
          <w:t xml:space="preserve">, incorporating </w:t>
        </w:r>
      </w:ins>
      <w:del w:id="412" w:author="Anna Rasburn" w:date="2019-01-06T19:27:00Z">
        <w:r w:rsidR="00C457E2" w:rsidRPr="00820B55" w:rsidDel="00905B7F">
          <w:rPr>
            <w:color w:val="0070C0"/>
            <w:sz w:val="24"/>
          </w:rPr>
          <w:delText xml:space="preserve"> that uses</w:delText>
        </w:r>
      </w:del>
      <w:r w:rsidR="00C457E2" w:rsidRPr="00820B55">
        <w:rPr>
          <w:color w:val="0070C0"/>
          <w:sz w:val="24"/>
        </w:rPr>
        <w:t xml:space="preserve"> a developer</w:t>
      </w:r>
      <w:ins w:id="413" w:author="Anna Rasburn" w:date="2019-01-06T19:29:00Z">
        <w:r w:rsidR="00905B7F">
          <w:rPr>
            <w:color w:val="0070C0"/>
            <w:sz w:val="24"/>
          </w:rPr>
          <w:t>’</w:t>
        </w:r>
      </w:ins>
      <w:r w:rsidR="00C457E2" w:rsidRPr="00820B55">
        <w:rPr>
          <w:color w:val="0070C0"/>
          <w:sz w:val="24"/>
        </w:rPr>
        <w:t>s source code and well-written unit tests to create a more</w:t>
      </w:r>
      <w:ins w:id="414" w:author="Anna Rasburn" w:date="2019-01-06T19:28:00Z">
        <w:r w:rsidR="00905B7F">
          <w:rPr>
            <w:color w:val="0070C0"/>
            <w:sz w:val="24"/>
          </w:rPr>
          <w:t>-</w:t>
        </w:r>
      </w:ins>
      <w:del w:id="415" w:author="Anna Rasburn" w:date="2019-01-06T19:28:00Z">
        <w:r w:rsidR="00C457E2" w:rsidRPr="00820B55" w:rsidDel="00905B7F">
          <w:rPr>
            <w:color w:val="0070C0"/>
            <w:sz w:val="24"/>
          </w:rPr>
          <w:delText xml:space="preserve"> </w:delText>
        </w:r>
      </w:del>
      <w:r w:rsidR="00C457E2" w:rsidRPr="00820B55">
        <w:rPr>
          <w:color w:val="0070C0"/>
          <w:sz w:val="24"/>
        </w:rPr>
        <w:t>optimised version of the original source code.</w:t>
      </w:r>
    </w:p>
    <w:p w14:paraId="4DD7E29E" w14:textId="77777777" w:rsidR="00D07980" w:rsidRPr="000C333D" w:rsidRDefault="00946A62" w:rsidP="000C333D">
      <w:pPr>
        <w:pStyle w:val="Heading3"/>
        <w:rPr>
          <w:color w:val="0070C0"/>
        </w:rPr>
      </w:pPr>
      <w:r w:rsidRPr="000C333D">
        <w:rPr>
          <w:color w:val="0070C0"/>
        </w:rPr>
        <w:t>Users</w:t>
      </w:r>
    </w:p>
    <w:p w14:paraId="6E1DB1F2" w14:textId="77777777" w:rsidR="00D07980" w:rsidRPr="00820B55" w:rsidRDefault="00946A62" w:rsidP="00820B55">
      <w:pPr>
        <w:pStyle w:val="BodyText"/>
        <w:spacing w:line="240" w:lineRule="auto"/>
        <w:ind w:firstLine="0"/>
        <w:rPr>
          <w:color w:val="0070C0"/>
          <w:sz w:val="24"/>
        </w:rPr>
      </w:pPr>
      <w:r w:rsidRPr="00820B55">
        <w:rPr>
          <w:color w:val="0070C0"/>
          <w:sz w:val="24"/>
        </w:rPr>
        <w:t xml:space="preserve">The users of this research would be </w:t>
      </w:r>
      <w:ins w:id="416" w:author="Anna Rasburn" w:date="2019-01-06T19:29:00Z">
        <w:r w:rsidR="00905B7F">
          <w:rPr>
            <w:color w:val="0070C0"/>
            <w:sz w:val="24"/>
          </w:rPr>
          <w:t>A</w:t>
        </w:r>
      </w:ins>
      <w:del w:id="417" w:author="Anna Rasburn" w:date="2019-01-06T19:29:00Z">
        <w:r w:rsidRPr="00820B55" w:rsidDel="00905B7F">
          <w:rPr>
            <w:color w:val="0070C0"/>
            <w:sz w:val="24"/>
          </w:rPr>
          <w:delText>a</w:delText>
        </w:r>
      </w:del>
      <w:r w:rsidRPr="00820B55">
        <w:rPr>
          <w:color w:val="0070C0"/>
          <w:sz w:val="24"/>
        </w:rPr>
        <w:t xml:space="preserve">ndroid application developers and Android application users. </w:t>
      </w:r>
      <w:ins w:id="418" w:author="Anna Rasburn" w:date="2019-01-06T19:34:00Z">
        <w:r w:rsidR="0042400A">
          <w:rPr>
            <w:color w:val="0070C0"/>
            <w:sz w:val="24"/>
          </w:rPr>
          <w:t xml:space="preserve">Many </w:t>
        </w:r>
      </w:ins>
      <w:del w:id="419" w:author="Anna Rasburn" w:date="2019-01-06T19:29:00Z">
        <w:r w:rsidRPr="00820B55" w:rsidDel="00905B7F">
          <w:rPr>
            <w:color w:val="0070C0"/>
            <w:sz w:val="24"/>
          </w:rPr>
          <w:delText xml:space="preserve">The </w:delText>
        </w:r>
      </w:del>
      <w:r w:rsidRPr="00820B55">
        <w:rPr>
          <w:color w:val="0070C0"/>
          <w:sz w:val="24"/>
        </w:rPr>
        <w:t xml:space="preserve">Android mobile users wish to have a device which does not ‘die' as often and </w:t>
      </w:r>
      <w:ins w:id="420" w:author="Anna Rasburn" w:date="2019-01-06T19:36:00Z">
        <w:r w:rsidR="0042400A">
          <w:rPr>
            <w:color w:val="0070C0"/>
            <w:sz w:val="24"/>
          </w:rPr>
          <w:t xml:space="preserve">therefore users </w:t>
        </w:r>
      </w:ins>
      <w:ins w:id="421" w:author="Anna Rasburn" w:date="2019-01-06T19:38:00Z">
        <w:r w:rsidR="0042400A">
          <w:rPr>
            <w:color w:val="0070C0"/>
            <w:sz w:val="24"/>
          </w:rPr>
          <w:t xml:space="preserve">are likely to prefer </w:t>
        </w:r>
      </w:ins>
      <w:del w:id="422" w:author="Anna Rasburn" w:date="2019-01-06T19:38:00Z">
        <w:r w:rsidRPr="00820B55" w:rsidDel="0042400A">
          <w:rPr>
            <w:color w:val="0070C0"/>
            <w:sz w:val="24"/>
          </w:rPr>
          <w:delText xml:space="preserve">this device uses </w:delText>
        </w:r>
      </w:del>
      <w:r w:rsidRPr="00820B55">
        <w:rPr>
          <w:color w:val="0070C0"/>
          <w:sz w:val="24"/>
        </w:rPr>
        <w:t xml:space="preserve">applications that </w:t>
      </w:r>
      <w:ins w:id="423" w:author="Anna Rasburn" w:date="2019-01-06T19:39:00Z">
        <w:r w:rsidR="0042400A">
          <w:rPr>
            <w:color w:val="0070C0"/>
            <w:sz w:val="24"/>
          </w:rPr>
          <w:t xml:space="preserve">do not </w:t>
        </w:r>
      </w:ins>
      <w:r w:rsidRPr="00820B55">
        <w:rPr>
          <w:color w:val="0070C0"/>
          <w:sz w:val="24"/>
        </w:rPr>
        <w:t>are</w:t>
      </w:r>
      <w:r w:rsidR="007C4D37" w:rsidRPr="00820B55">
        <w:rPr>
          <w:color w:val="0070C0"/>
          <w:sz w:val="24"/>
        </w:rPr>
        <w:t xml:space="preserve"> </w:t>
      </w:r>
      <w:del w:id="424" w:author="Anna Rasburn" w:date="2019-01-06T19:39:00Z">
        <w:r w:rsidR="007C4D37" w:rsidRPr="00820B55" w:rsidDel="0042400A">
          <w:rPr>
            <w:color w:val="0070C0"/>
            <w:sz w:val="24"/>
          </w:rPr>
          <w:delText xml:space="preserve">unlikely to </w:delText>
        </w:r>
      </w:del>
      <w:r w:rsidR="007C4D37" w:rsidRPr="00820B55">
        <w:rPr>
          <w:color w:val="0070C0"/>
          <w:sz w:val="24"/>
        </w:rPr>
        <w:t>‘drain’ the battery</w:t>
      </w:r>
      <w:ins w:id="425" w:author="Anna Rasburn" w:date="2019-01-06T19:39:00Z">
        <w:r w:rsidR="0042400A">
          <w:rPr>
            <w:color w:val="0070C0"/>
            <w:sz w:val="24"/>
          </w:rPr>
          <w:t xml:space="preserve"> rapidly</w:t>
        </w:r>
      </w:ins>
      <w:r w:rsidR="007C4D37" w:rsidRPr="00820B55">
        <w:rPr>
          <w:color w:val="0070C0"/>
          <w:sz w:val="24"/>
        </w:rPr>
        <w:t>.</w:t>
      </w:r>
      <w:r w:rsidRPr="00820B55">
        <w:rPr>
          <w:color w:val="0070C0"/>
          <w:sz w:val="24"/>
        </w:rPr>
        <w:t xml:space="preserve"> This research can also apply to </w:t>
      </w:r>
      <w:ins w:id="426" w:author="Anna Rasburn" w:date="2019-01-06T19:40:00Z">
        <w:r w:rsidR="0042400A">
          <w:rPr>
            <w:color w:val="0070C0"/>
            <w:sz w:val="24"/>
          </w:rPr>
          <w:t xml:space="preserve">the work of </w:t>
        </w:r>
      </w:ins>
      <w:del w:id="427" w:author="Anna Rasburn" w:date="2019-01-06T19:40:00Z">
        <w:r w:rsidR="007C4D37" w:rsidRPr="00820B55" w:rsidDel="0042400A">
          <w:rPr>
            <w:color w:val="0070C0"/>
            <w:sz w:val="24"/>
          </w:rPr>
          <w:delText xml:space="preserve">more general </w:delText>
        </w:r>
      </w:del>
      <w:r w:rsidRPr="00820B55">
        <w:rPr>
          <w:color w:val="0070C0"/>
          <w:sz w:val="24"/>
        </w:rPr>
        <w:t xml:space="preserve">Java developers </w:t>
      </w:r>
      <w:ins w:id="428" w:author="Anna Rasburn" w:date="2019-01-06T19:40:00Z">
        <w:r w:rsidR="0042400A">
          <w:rPr>
            <w:color w:val="0070C0"/>
            <w:sz w:val="24"/>
          </w:rPr>
          <w:t xml:space="preserve">more generally </w:t>
        </w:r>
      </w:ins>
      <w:r w:rsidRPr="00820B55">
        <w:rPr>
          <w:color w:val="0070C0"/>
          <w:sz w:val="24"/>
        </w:rPr>
        <w:t>as</w:t>
      </w:r>
      <w:r w:rsidR="007C4D37" w:rsidRPr="00820B55">
        <w:rPr>
          <w:color w:val="0070C0"/>
          <w:sz w:val="24"/>
        </w:rPr>
        <w:t xml:space="preserve"> this research should </w:t>
      </w:r>
      <w:ins w:id="429" w:author="Anna Rasburn" w:date="2019-01-06T19:40:00Z">
        <w:r w:rsidR="0042400A">
          <w:rPr>
            <w:color w:val="0070C0"/>
            <w:sz w:val="24"/>
          </w:rPr>
          <w:t xml:space="preserve">also </w:t>
        </w:r>
      </w:ins>
      <w:r w:rsidR="007C4D37" w:rsidRPr="00820B55">
        <w:rPr>
          <w:color w:val="0070C0"/>
          <w:sz w:val="24"/>
        </w:rPr>
        <w:t xml:space="preserve">be applicable to larger applications and devices such as a computer where the lower energy consumption will have a greater </w:t>
      </w:r>
      <w:ins w:id="430" w:author="Anna Rasburn" w:date="2019-01-06T19:41:00Z">
        <w:r w:rsidR="0042400A">
          <w:rPr>
            <w:color w:val="0070C0"/>
            <w:sz w:val="24"/>
          </w:rPr>
          <w:t xml:space="preserve">benefit for </w:t>
        </w:r>
      </w:ins>
      <w:del w:id="431" w:author="Anna Rasburn" w:date="2019-01-06T19:41:00Z">
        <w:r w:rsidR="007C4D37" w:rsidRPr="00820B55" w:rsidDel="0042400A">
          <w:rPr>
            <w:color w:val="0070C0"/>
            <w:sz w:val="24"/>
          </w:rPr>
          <w:delText xml:space="preserve">impact on </w:delText>
        </w:r>
      </w:del>
      <w:r w:rsidR="007C4D37" w:rsidRPr="00820B55">
        <w:rPr>
          <w:color w:val="0070C0"/>
          <w:sz w:val="24"/>
        </w:rPr>
        <w:t xml:space="preserve">the environment.  </w:t>
      </w:r>
    </w:p>
    <w:p w14:paraId="044075FF" w14:textId="77777777" w:rsidR="00D55758" w:rsidRPr="000C333D" w:rsidRDefault="00946A62" w:rsidP="000C333D">
      <w:pPr>
        <w:pStyle w:val="Heading3"/>
        <w:rPr>
          <w:color w:val="0070C0"/>
        </w:rPr>
      </w:pPr>
      <w:r w:rsidRPr="000C333D">
        <w:rPr>
          <w:color w:val="0070C0"/>
        </w:rPr>
        <w:t>Objectives</w:t>
      </w:r>
    </w:p>
    <w:p w14:paraId="37FB6C76" w14:textId="77777777" w:rsidR="00D55758" w:rsidRPr="00820B55" w:rsidRDefault="00946A62" w:rsidP="00D55758">
      <w:pPr>
        <w:pStyle w:val="BodyText"/>
        <w:ind w:firstLine="0"/>
        <w:rPr>
          <w:color w:val="0070C0"/>
          <w:sz w:val="24"/>
        </w:rPr>
      </w:pPr>
      <w:r w:rsidRPr="00820B55">
        <w:rPr>
          <w:color w:val="0070C0"/>
          <w:sz w:val="24"/>
        </w:rPr>
        <w:t>The objective for the project is:</w:t>
      </w:r>
    </w:p>
    <w:p w14:paraId="437CC6E1"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To research the different ways we can optimise Java, specifically looking at changing operators in the code to see its effect and the use of Genetic Improvement to optimise Java. What kind of changes can be made to Java code in general?</w:t>
      </w:r>
    </w:p>
    <w:p w14:paraId="24E681AD"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Applying the research from earlier to create some software in a similar vein to the Gin code [REFERENCE] that uses genetic algorithms to change the source code, so it is less execution and energy intensive. </w:t>
      </w:r>
    </w:p>
    <w:p w14:paraId="3A099ED1"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learn about and use the existing Opacitor [REFERENCE] and Jalen tools [REFERENCE] to approximate the energy consumption of the changes Java code and prove that the experiments have been successful. </w:t>
      </w:r>
    </w:p>
    <w:p w14:paraId="1E1E9105"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t xml:space="preserve">To acquire an existing piece of software and applying GI techniques so it has a shorter execution time. </w:t>
      </w:r>
    </w:p>
    <w:p w14:paraId="15AE1F2C" w14:textId="77777777" w:rsidR="00D55758" w:rsidRPr="00820B55" w:rsidRDefault="00946A62" w:rsidP="00F30306">
      <w:pPr>
        <w:pStyle w:val="NormalWeb"/>
        <w:numPr>
          <w:ilvl w:val="0"/>
          <w:numId w:val="7"/>
        </w:numPr>
        <w:spacing w:line="360" w:lineRule="auto"/>
        <w:rPr>
          <w:rFonts w:ascii="TimesNewRomanPSMT" w:hAnsi="TimesNewRomanPSMT"/>
          <w:color w:val="0070C0"/>
          <w:szCs w:val="22"/>
        </w:rPr>
      </w:pPr>
      <w:r w:rsidRPr="00820B55">
        <w:rPr>
          <w:rFonts w:ascii="TimesNewRomanPSMT" w:hAnsi="TimesNewRomanPSMT"/>
          <w:color w:val="0070C0"/>
          <w:szCs w:val="22"/>
        </w:rPr>
        <w:lastRenderedPageBreak/>
        <w:t xml:space="preserve">To acquire an existing piece of software and applying GI techniques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432" w:name="_Toc536543209"/>
      <w:bookmarkStart w:id="433" w:name="_Toc536543438"/>
      <w:bookmarkStart w:id="434" w:name="_Toc15893764"/>
      <w:bookmarkStart w:id="435" w:name="_Toc299977281"/>
      <w:r w:rsidRPr="001765A6">
        <w:t>Achievements</w:t>
      </w:r>
      <w:bookmarkEnd w:id="432"/>
      <w:bookmarkEnd w:id="433"/>
      <w:bookmarkEnd w:id="434"/>
      <w:bookmarkEnd w:id="435"/>
    </w:p>
    <w:p w14:paraId="35EE3A66" w14:textId="77777777" w:rsidR="00CB76FF" w:rsidRDefault="00946A62">
      <w:pPr>
        <w:pStyle w:val="BodyFirst"/>
      </w:pPr>
      <w:r w:rsidRPr="001765A6">
        <w:t>Summarise what you have achieved.</w:t>
      </w:r>
    </w:p>
    <w:p w14:paraId="0F4319D9" w14:textId="77777777" w:rsidR="00425538" w:rsidRDefault="00946A62" w:rsidP="00425538">
      <w:pPr>
        <w:pStyle w:val="BodyText"/>
        <w:ind w:firstLine="0"/>
        <w:rPr>
          <w:color w:val="0070C0"/>
          <w:u w:val="single"/>
        </w:rPr>
      </w:pPr>
      <w:r w:rsidRPr="00425538">
        <w:rPr>
          <w:color w:val="0070C0"/>
          <w:u w:val="single"/>
        </w:rPr>
        <w:t>Toolkit</w:t>
      </w:r>
    </w:p>
    <w:p w14:paraId="1C43558D" w14:textId="77777777" w:rsidR="00425538" w:rsidRDefault="00946A62" w:rsidP="00425538">
      <w:pPr>
        <w:pStyle w:val="BodyText"/>
        <w:ind w:firstLine="0"/>
        <w:rPr>
          <w:color w:val="0070C0"/>
        </w:rPr>
      </w:pPr>
      <w:r>
        <w:rPr>
          <w:color w:val="0070C0"/>
        </w:rPr>
        <w:t xml:space="preserve">I began the project by creating a toolkit in a similar vein to the GIN code base [REFERENCE]. The toolkit had additional functionality of being able to take an entire project at once. </w:t>
      </w:r>
    </w:p>
    <w:p w14:paraId="5E35D325" w14:textId="77777777" w:rsidR="00425538" w:rsidRDefault="00946A62" w:rsidP="00425538">
      <w:pPr>
        <w:pStyle w:val="BodyText"/>
        <w:ind w:firstLine="0"/>
        <w:rPr>
          <w:color w:val="0070C0"/>
        </w:rPr>
      </w:pPr>
      <w:r>
        <w:rPr>
          <w:color w:val="0070C0"/>
        </w:rPr>
        <w:t>I used the GIN code as an inspiration.</w:t>
      </w:r>
    </w:p>
    <w:p w14:paraId="51F212E0" w14:textId="77777777" w:rsidR="00425538" w:rsidRDefault="00946A62" w:rsidP="00425538">
      <w:pPr>
        <w:pStyle w:val="BodyText"/>
        <w:ind w:firstLine="0"/>
        <w:rPr>
          <w:color w:val="0070C0"/>
        </w:rPr>
      </w:pPr>
      <w:r>
        <w:rPr>
          <w:color w:val="0070C0"/>
        </w:rPr>
        <w:t xml:space="preserve">The toolkit also has the test runner and Opacitor running in one movement. The Gin code had no Opacitor connecting. </w:t>
      </w:r>
    </w:p>
    <w:p w14:paraId="4ECAEC72" w14:textId="77777777" w:rsidR="00425538" w:rsidRPr="00425538" w:rsidRDefault="00425538" w:rsidP="00425538">
      <w:pPr>
        <w:pStyle w:val="BodyText"/>
        <w:ind w:firstLine="0"/>
        <w:rPr>
          <w:color w:val="0070C0"/>
        </w:rPr>
      </w:pPr>
    </w:p>
    <w:p w14:paraId="59DDBFC8" w14:textId="77777777" w:rsidR="00425538" w:rsidRPr="008B3C38" w:rsidRDefault="00946A62" w:rsidP="00425538">
      <w:pPr>
        <w:pStyle w:val="BodyText"/>
        <w:ind w:firstLine="0"/>
        <w:rPr>
          <w:color w:val="0070C0"/>
          <w:u w:val="single"/>
        </w:rPr>
      </w:pPr>
      <w:r w:rsidRPr="008B3C38">
        <w:rPr>
          <w:color w:val="0070C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436" w:name="_Toc536543210"/>
      <w:bookmarkStart w:id="437" w:name="_Toc536543439"/>
      <w:bookmarkStart w:id="438" w:name="_Toc15893765"/>
      <w:bookmarkStart w:id="439" w:name="_Toc299977282"/>
      <w:r w:rsidRPr="001765A6">
        <w:t>Overview of Dissertation</w:t>
      </w:r>
      <w:bookmarkEnd w:id="436"/>
      <w:bookmarkEnd w:id="437"/>
      <w:bookmarkEnd w:id="438"/>
      <w:bookmarkEnd w:id="439"/>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440" w:name="_Toc536543211"/>
      <w:bookmarkStart w:id="441" w:name="_Toc536543440"/>
      <w:bookmarkStart w:id="442" w:name="_Toc15893766"/>
      <w:bookmarkStart w:id="443" w:name="_Toc299977283"/>
      <w:r w:rsidRPr="001765A6">
        <w:lastRenderedPageBreak/>
        <w:t>State-of-The-Art</w:t>
      </w:r>
      <w:bookmarkEnd w:id="440"/>
      <w:bookmarkEnd w:id="441"/>
      <w:bookmarkEnd w:id="442"/>
      <w:bookmarkEnd w:id="443"/>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Default="00946A62" w:rsidP="00816DDB">
      <w:pPr>
        <w:pStyle w:val="BodyText"/>
        <w:tabs>
          <w:tab w:val="left" w:pos="2920"/>
        </w:tabs>
        <w:ind w:firstLine="0"/>
      </w:pPr>
      <w:r>
        <w:t>State of art split into 3 sections:</w:t>
      </w:r>
    </w:p>
    <w:p w14:paraId="5A763D32" w14:textId="77777777" w:rsidR="00816DDB" w:rsidRDefault="00946A62" w:rsidP="00816DDB">
      <w:pPr>
        <w:pStyle w:val="BodyText"/>
        <w:tabs>
          <w:tab w:val="left" w:pos="2920"/>
        </w:tabs>
        <w:ind w:firstLine="0"/>
      </w:pPr>
      <w:r>
        <w:t>Genetic Improvement/Changing Software</w:t>
      </w:r>
    </w:p>
    <w:p w14:paraId="051681E8" w14:textId="77777777" w:rsidR="00816DDB" w:rsidRDefault="00946A62" w:rsidP="00816DDB">
      <w:pPr>
        <w:pStyle w:val="BodyText"/>
        <w:tabs>
          <w:tab w:val="left" w:pos="2920"/>
        </w:tabs>
        <w:ind w:firstLine="0"/>
      </w:pPr>
      <w:r>
        <w:t>Energy Consumption</w:t>
      </w:r>
    </w:p>
    <w:p w14:paraId="4B82537C" w14:textId="77777777" w:rsidR="00816DDB" w:rsidRDefault="00946A62" w:rsidP="00816DDB">
      <w:pPr>
        <w:pStyle w:val="BodyText"/>
        <w:tabs>
          <w:tab w:val="left" w:pos="2920"/>
        </w:tabs>
        <w:ind w:firstLine="0"/>
      </w:pPr>
      <w:r>
        <w:t>Green Software Engineering</w:t>
      </w:r>
    </w:p>
    <w:p w14:paraId="61C98A58" w14:textId="77777777" w:rsidR="000C333D" w:rsidRDefault="00946A62" w:rsidP="000C333D">
      <w:pPr>
        <w:pStyle w:val="Heading2"/>
        <w:rPr>
          <w:color w:val="0070C0"/>
        </w:rPr>
      </w:pPr>
      <w:r w:rsidRPr="000B4183">
        <w:rPr>
          <w:color w:val="0070C0"/>
        </w:rPr>
        <w:t>Genetic Improvement</w:t>
      </w:r>
    </w:p>
    <w:p w14:paraId="0BCD4B0E" w14:textId="5BFF7039" w:rsidR="00816381" w:rsidRPr="00C476A9" w:rsidRDefault="00946A62" w:rsidP="00204821">
      <w:pPr>
        <w:rPr>
          <w:sz w:val="20"/>
          <w:szCs w:val="18"/>
        </w:rPr>
      </w:pPr>
      <w:r w:rsidRPr="00925204">
        <w:rPr>
          <w:color w:val="0070C0"/>
        </w:rPr>
        <w:t>Genetic Improvement is used to improve pre-existing software</w:t>
      </w:r>
      <w:r w:rsidR="008F4BFE" w:rsidRPr="00925204">
        <w:rPr>
          <w:color w:val="0070C0"/>
        </w:rPr>
        <w:t xml:space="preserve"> by using an automated search to</w:t>
      </w:r>
      <w:r w:rsidR="00C94414" w:rsidRPr="00925204">
        <w:rPr>
          <w:color w:val="0070C0"/>
        </w:rPr>
        <w:t xml:space="preserve"> find improved software</w:t>
      </w:r>
      <w:r w:rsidRPr="00925204">
        <w:rPr>
          <w:color w:val="0070C0"/>
        </w:rPr>
        <w:t xml:space="preserve">. </w:t>
      </w:r>
      <w:r w:rsidR="008F4BFE" w:rsidRPr="00925204">
        <w:rPr>
          <w:color w:val="0070C0"/>
        </w:rPr>
        <w:t>These improvements include improv</w:t>
      </w:r>
      <w:ins w:id="444" w:author="Anna Rasburn" w:date="2019-01-06T19:43:00Z">
        <w:r w:rsidR="00736FB7">
          <w:rPr>
            <w:color w:val="0070C0"/>
          </w:rPr>
          <w:t>ements in</w:t>
        </w:r>
      </w:ins>
      <w:del w:id="445" w:author="Anna Rasburn" w:date="2019-01-06T19:43:00Z">
        <w:r w:rsidR="008F4BFE" w:rsidRPr="00925204" w:rsidDel="00736FB7">
          <w:rPr>
            <w:color w:val="0070C0"/>
          </w:rPr>
          <w:delText>ing</w:delText>
        </w:r>
      </w:del>
      <w:r w:rsidR="008F4BFE" w:rsidRPr="00925204">
        <w:rPr>
          <w:color w:val="0070C0"/>
        </w:rPr>
        <w:t xml:space="preserve"> e</w:t>
      </w:r>
      <w:ins w:id="446" w:author="Anna Rasburn" w:date="2019-01-06T19:43:00Z">
        <w:r w:rsidR="00736FB7">
          <w:rPr>
            <w:color w:val="0070C0"/>
          </w:rPr>
          <w:t>n</w:t>
        </w:r>
      </w:ins>
      <w:del w:id="447" w:author="Anna Rasburn" w:date="2019-01-06T19:43:00Z">
        <w:r w:rsidR="008F4BFE" w:rsidRPr="00925204" w:rsidDel="00736FB7">
          <w:rPr>
            <w:color w:val="0070C0"/>
          </w:rPr>
          <w:delText>n</w:delText>
        </w:r>
      </w:del>
      <w:r w:rsidR="008F4BFE" w:rsidRPr="00925204">
        <w:rPr>
          <w:color w:val="0070C0"/>
        </w:rPr>
        <w:t>ergy consumption, reduc</w:t>
      </w:r>
      <w:ins w:id="448" w:author="Anna Rasburn" w:date="2019-01-06T19:45:00Z">
        <w:r w:rsidR="00895D45">
          <w:rPr>
            <w:color w:val="0070C0"/>
          </w:rPr>
          <w:t xml:space="preserve">tions in </w:t>
        </w:r>
      </w:ins>
      <w:del w:id="449" w:author="Anna Rasburn" w:date="2019-01-06T19:45:00Z">
        <w:r w:rsidR="008F4BFE" w:rsidRPr="00925204" w:rsidDel="00895D45">
          <w:rPr>
            <w:color w:val="0070C0"/>
          </w:rPr>
          <w:delText xml:space="preserve">ing </w:delText>
        </w:r>
      </w:del>
      <w:r w:rsidR="008F4BFE" w:rsidRPr="00925204">
        <w:rPr>
          <w:color w:val="0070C0"/>
        </w:rPr>
        <w:t xml:space="preserve">execution time and </w:t>
      </w:r>
      <w:ins w:id="450" w:author="Anna Rasburn" w:date="2019-01-06T19:45:00Z">
        <w:r w:rsidR="00895D45">
          <w:rPr>
            <w:color w:val="0070C0"/>
          </w:rPr>
          <w:t xml:space="preserve">reductions in </w:t>
        </w:r>
      </w:ins>
      <w:r w:rsidR="008F4BFE" w:rsidRPr="00925204">
        <w:rPr>
          <w:color w:val="0070C0"/>
        </w:rPr>
        <w:t xml:space="preserve">memory consumption. </w:t>
      </w:r>
      <w:r w:rsidR="00C94414" w:rsidRPr="00925204">
        <w:rPr>
          <w:color w:val="0070C0"/>
        </w:rPr>
        <w:t>In a survey of 3132 distinct papers that were published between 1995 and 2015 [REFERENCE</w:t>
      </w:r>
      <w:r w:rsidR="00204821" w:rsidRPr="00925204">
        <w:rPr>
          <w:color w:val="0070C0"/>
        </w:rPr>
        <w:t xml:space="preserve"> - </w:t>
      </w:r>
      <w:r w:rsidR="00204821" w:rsidRPr="00925204">
        <w:rPr>
          <w:sz w:val="18"/>
          <w:szCs w:val="18"/>
        </w:rPr>
        <w:t>Genetic Improvement of Software: A Comprehensive Survey</w:t>
      </w:r>
      <w:r w:rsidR="00C94414" w:rsidRPr="00925204">
        <w:rPr>
          <w:color w:val="0070C0"/>
        </w:rPr>
        <w:t>], the most popular search technique is evolutionary computing as 96% of these papers referenced or used these techniques</w:t>
      </w:r>
      <w:ins w:id="451" w:author="Anna Rasburn" w:date="2019-01-06T19:48:00Z">
        <w:r w:rsidR="002E7779">
          <w:rPr>
            <w:color w:val="0070C0"/>
          </w:rPr>
          <w:t>. T</w:t>
        </w:r>
      </w:ins>
      <w:del w:id="452" w:author="Anna Rasburn" w:date="2019-01-06T19:49:00Z">
        <w:r w:rsidR="00C94414" w:rsidRPr="00925204" w:rsidDel="002E7779">
          <w:rPr>
            <w:color w:val="0070C0"/>
          </w:rPr>
          <w:delText>, t</w:delText>
        </w:r>
      </w:del>
      <w:r w:rsidR="00C94414" w:rsidRPr="00925204">
        <w:rPr>
          <w:color w:val="0070C0"/>
        </w:rPr>
        <w:t xml:space="preserve">his demonstrates </w:t>
      </w:r>
      <w:ins w:id="453" w:author="Anna Rasburn" w:date="2019-01-06T19:49:00Z">
        <w:r w:rsidR="002E7779">
          <w:rPr>
            <w:color w:val="0070C0"/>
          </w:rPr>
          <w:t xml:space="preserve">the </w:t>
        </w:r>
      </w:ins>
      <w:del w:id="454" w:author="Anna Rasburn" w:date="2019-01-06T19:49:00Z">
        <w:r w:rsidR="00C94414" w:rsidRPr="00925204" w:rsidDel="002E7779">
          <w:rPr>
            <w:color w:val="0070C0"/>
          </w:rPr>
          <w:delText xml:space="preserve">evolutionary computing </w:delText>
        </w:r>
      </w:del>
      <w:r w:rsidR="00C94414" w:rsidRPr="00925204">
        <w:rPr>
          <w:color w:val="0070C0"/>
        </w:rPr>
        <w:t>increase in popularity</w:t>
      </w:r>
      <w:ins w:id="455" w:author="Anna Rasburn" w:date="2019-01-06T19:49:00Z">
        <w:r w:rsidR="002E7779">
          <w:rPr>
            <w:color w:val="0070C0"/>
          </w:rPr>
          <w:t xml:space="preserve"> of </w:t>
        </w:r>
        <w:r w:rsidR="002E7779" w:rsidRPr="00925204">
          <w:rPr>
            <w:color w:val="0070C0"/>
          </w:rPr>
          <w:t>evolutionary computing</w:t>
        </w:r>
      </w:ins>
      <w:r w:rsidR="00C94414" w:rsidRPr="00C476A9">
        <w:rPr>
          <w:color w:val="0070C0"/>
          <w:sz w:val="28"/>
        </w:rPr>
        <w:t xml:space="preserve">. </w:t>
      </w:r>
    </w:p>
    <w:p w14:paraId="5DC51FF1" w14:textId="77777777" w:rsidR="00C94414" w:rsidRPr="00C476A9" w:rsidRDefault="00C94414" w:rsidP="00C94414">
      <w:pPr>
        <w:pStyle w:val="BodyText"/>
        <w:rPr>
          <w:sz w:val="24"/>
        </w:rPr>
      </w:pPr>
    </w:p>
    <w:p w14:paraId="6E6741CE" w14:textId="10ADAA11" w:rsidR="00D64547" w:rsidRDefault="00946A62" w:rsidP="00C94414">
      <w:pPr>
        <w:pStyle w:val="BodyText"/>
        <w:spacing w:line="240" w:lineRule="auto"/>
        <w:ind w:firstLine="0"/>
        <w:rPr>
          <w:color w:val="0070C0"/>
          <w:sz w:val="24"/>
        </w:rPr>
      </w:pPr>
      <w:r w:rsidRPr="00C476A9">
        <w:rPr>
          <w:color w:val="0070C0"/>
          <w:sz w:val="24"/>
        </w:rPr>
        <w:t xml:space="preserve">This survey is </w:t>
      </w:r>
      <w:ins w:id="456" w:author="Anna Rasburn" w:date="2019-01-06T19:52:00Z">
        <w:r w:rsidR="002E7779">
          <w:rPr>
            <w:color w:val="0070C0"/>
            <w:sz w:val="24"/>
          </w:rPr>
          <w:t xml:space="preserve">very </w:t>
        </w:r>
      </w:ins>
      <w:ins w:id="457" w:author="Anna Rasburn" w:date="2019-01-06T19:54:00Z">
        <w:r w:rsidR="002E7779">
          <w:rPr>
            <w:color w:val="0070C0"/>
            <w:sz w:val="24"/>
          </w:rPr>
          <w:t xml:space="preserve">relevant to this study </w:t>
        </w:r>
      </w:ins>
      <w:del w:id="458" w:author="Anna Rasburn" w:date="2019-01-06T19:54:00Z">
        <w:r w:rsidRPr="00C476A9" w:rsidDel="0069692E">
          <w:rPr>
            <w:color w:val="0070C0"/>
            <w:sz w:val="24"/>
          </w:rPr>
          <w:delText xml:space="preserve">advantageous </w:delText>
        </w:r>
      </w:del>
      <w:r w:rsidRPr="00C476A9">
        <w:rPr>
          <w:color w:val="0070C0"/>
          <w:sz w:val="24"/>
        </w:rPr>
        <w:t xml:space="preserve">as it is one of the largest and </w:t>
      </w:r>
      <w:ins w:id="459" w:author="Anna Rasburn" w:date="2019-01-06T19:50:00Z">
        <w:r w:rsidR="002E7779">
          <w:rPr>
            <w:color w:val="0070C0"/>
            <w:sz w:val="24"/>
          </w:rPr>
          <w:t xml:space="preserve">most </w:t>
        </w:r>
      </w:ins>
      <w:r w:rsidRPr="00C476A9">
        <w:rPr>
          <w:color w:val="0070C0"/>
          <w:sz w:val="24"/>
        </w:rPr>
        <w:t>comprehensive surveys on computer science papers</w:t>
      </w:r>
      <w:ins w:id="460" w:author="Anna Rasburn" w:date="2019-01-06T19:51:00Z">
        <w:r w:rsidR="002E7779">
          <w:rPr>
            <w:color w:val="0070C0"/>
            <w:sz w:val="24"/>
          </w:rPr>
          <w:t xml:space="preserve">. The authors concluded </w:t>
        </w:r>
      </w:ins>
      <w:del w:id="461" w:author="Anna Rasburn" w:date="2019-01-06T19:51:00Z">
        <w:r w:rsidRPr="00C476A9" w:rsidDel="002E7779">
          <w:rPr>
            <w:color w:val="0070C0"/>
            <w:sz w:val="24"/>
          </w:rPr>
          <w:delText xml:space="preserve"> and conclusively found </w:delText>
        </w:r>
      </w:del>
      <w:r w:rsidRPr="00C476A9">
        <w:rPr>
          <w:color w:val="0070C0"/>
          <w:sz w:val="24"/>
        </w:rPr>
        <w:t>that there were 82 papers out of 1131 that was about genetic improvement [REFERENCE].</w:t>
      </w:r>
    </w:p>
    <w:p w14:paraId="0A547333" w14:textId="77777777" w:rsidR="00C476A9" w:rsidRPr="00C476A9" w:rsidRDefault="00C476A9" w:rsidP="00C94414">
      <w:pPr>
        <w:pStyle w:val="BodyText"/>
        <w:spacing w:line="240" w:lineRule="auto"/>
        <w:ind w:firstLine="0"/>
        <w:rPr>
          <w:color w:val="0070C0"/>
          <w:sz w:val="24"/>
        </w:rPr>
      </w:pPr>
    </w:p>
    <w:p w14:paraId="64D42CA3" w14:textId="0B7D31EB" w:rsidR="00C94414" w:rsidRPr="00C476A9" w:rsidRDefault="00946A62" w:rsidP="00C94414">
      <w:pPr>
        <w:pStyle w:val="BodyText"/>
        <w:spacing w:line="240" w:lineRule="auto"/>
        <w:ind w:firstLine="0"/>
        <w:rPr>
          <w:color w:val="0070C0"/>
          <w:sz w:val="24"/>
        </w:rPr>
      </w:pPr>
      <w:r w:rsidRPr="00C476A9">
        <w:rPr>
          <w:color w:val="0070C0"/>
          <w:sz w:val="24"/>
        </w:rPr>
        <w:t xml:space="preserve">However, in order to cover a wide range of topics that fall within the definition of genetic improvement, the </w:t>
      </w:r>
      <w:ins w:id="462" w:author="Anna Rasburn" w:date="2019-01-07T20:00:00Z">
        <w:r w:rsidR="009360BF">
          <w:rPr>
            <w:color w:val="0070C0"/>
            <w:sz w:val="24"/>
          </w:rPr>
          <w:t>n</w:t>
        </w:r>
        <w:r w:rsidR="00C93155">
          <w:rPr>
            <w:color w:val="0070C0"/>
            <w:sz w:val="24"/>
          </w:rPr>
          <w:t xml:space="preserve">umber </w:t>
        </w:r>
      </w:ins>
      <w:ins w:id="463" w:author="Anna Rasburn" w:date="2019-01-07T20:01:00Z">
        <w:r w:rsidR="00C93155">
          <w:rPr>
            <w:color w:val="0070C0"/>
            <w:sz w:val="24"/>
          </w:rPr>
          <w:t xml:space="preserve">of papers </w:t>
        </w:r>
      </w:ins>
      <w:r w:rsidRPr="00C476A9">
        <w:rPr>
          <w:color w:val="0070C0"/>
          <w:sz w:val="24"/>
        </w:rPr>
        <w:t>analys</w:t>
      </w:r>
      <w:ins w:id="464" w:author="Anna Rasburn" w:date="2019-01-07T20:01:00Z">
        <w:r w:rsidR="00C93155">
          <w:rPr>
            <w:color w:val="0070C0"/>
            <w:sz w:val="24"/>
          </w:rPr>
          <w:t>ed in</w:t>
        </w:r>
      </w:ins>
      <w:del w:id="465" w:author="Anna Rasburn" w:date="2019-01-07T20:01:00Z">
        <w:r w:rsidRPr="00C476A9" w:rsidDel="00C93155">
          <w:rPr>
            <w:color w:val="0070C0"/>
            <w:sz w:val="24"/>
          </w:rPr>
          <w:delText>is for</w:delText>
        </w:r>
      </w:del>
      <w:r w:rsidRPr="00C476A9">
        <w:rPr>
          <w:color w:val="0070C0"/>
          <w:sz w:val="24"/>
        </w:rPr>
        <w:t xml:space="preserve"> the survey had to be restricted. </w:t>
      </w:r>
      <w:ins w:id="466" w:author="Anna Rasburn" w:date="2019-01-07T20:10:00Z">
        <w:r w:rsidR="001E19F8">
          <w:rPr>
            <w:color w:val="0070C0"/>
            <w:sz w:val="24"/>
          </w:rPr>
          <w:t>Hence</w:t>
        </w:r>
      </w:ins>
      <w:ins w:id="467" w:author="Anna Rasburn" w:date="2019-01-07T20:11:00Z">
        <w:r w:rsidR="001E19F8">
          <w:rPr>
            <w:color w:val="0070C0"/>
            <w:sz w:val="24"/>
          </w:rPr>
          <w:t xml:space="preserve">, owing to the </w:t>
        </w:r>
        <w:r w:rsidR="001E19F8" w:rsidRPr="00C476A9">
          <w:rPr>
            <w:color w:val="0070C0"/>
            <w:sz w:val="24"/>
          </w:rPr>
          <w:t>survey's strict definition</w:t>
        </w:r>
        <w:r w:rsidR="001E19F8">
          <w:rPr>
            <w:color w:val="0070C0"/>
            <w:sz w:val="24"/>
          </w:rPr>
          <w:t>, t</w:t>
        </w:r>
      </w:ins>
      <w:del w:id="468" w:author="Anna Rasburn" w:date="2019-01-07T20:11:00Z">
        <w:r w:rsidRPr="00C476A9" w:rsidDel="001E19F8">
          <w:rPr>
            <w:color w:val="0070C0"/>
            <w:sz w:val="24"/>
          </w:rPr>
          <w:delText>T</w:delText>
        </w:r>
      </w:del>
      <w:r w:rsidRPr="00C476A9">
        <w:rPr>
          <w:color w:val="0070C0"/>
          <w:sz w:val="24"/>
        </w:rPr>
        <w:t xml:space="preserve">his may have led to </w:t>
      </w:r>
      <w:ins w:id="469" w:author="Anna Rasburn" w:date="2019-01-07T20:09:00Z">
        <w:r w:rsidR="00C93155">
          <w:rPr>
            <w:color w:val="0070C0"/>
            <w:sz w:val="24"/>
          </w:rPr>
          <w:t xml:space="preserve">the exclusion of </w:t>
        </w:r>
      </w:ins>
      <w:r w:rsidRPr="00C476A9">
        <w:rPr>
          <w:color w:val="0070C0"/>
          <w:sz w:val="24"/>
        </w:rPr>
        <w:t>many papers</w:t>
      </w:r>
      <w:del w:id="470" w:author="Anna Rasburn" w:date="2019-01-07T20:10:00Z">
        <w:r w:rsidRPr="00C476A9" w:rsidDel="00C93155">
          <w:rPr>
            <w:color w:val="0070C0"/>
            <w:sz w:val="24"/>
          </w:rPr>
          <w:delText xml:space="preserve"> being excluded </w:delText>
        </w:r>
      </w:del>
      <w:del w:id="471" w:author="Anna Rasburn" w:date="2019-01-07T20:02:00Z">
        <w:r w:rsidRPr="00C476A9" w:rsidDel="00C93155">
          <w:rPr>
            <w:color w:val="0070C0"/>
            <w:sz w:val="24"/>
          </w:rPr>
          <w:delText>and not i</w:delText>
        </w:r>
      </w:del>
      <w:ins w:id="472" w:author="Anna Rasburn" w:date="2019-01-07T20:10:00Z">
        <w:r w:rsidR="00C93155">
          <w:rPr>
            <w:color w:val="0070C0"/>
            <w:sz w:val="24"/>
          </w:rPr>
          <w:t xml:space="preserve"> </w:t>
        </w:r>
      </w:ins>
      <w:del w:id="473" w:author="Anna Rasburn" w:date="2019-01-07T20:02:00Z">
        <w:r w:rsidRPr="00C476A9" w:rsidDel="00C93155">
          <w:rPr>
            <w:color w:val="0070C0"/>
            <w:sz w:val="24"/>
          </w:rPr>
          <w:delText>ncluded within</w:delText>
        </w:r>
      </w:del>
      <w:del w:id="474" w:author="Anna Rasburn" w:date="2019-01-07T20:10:00Z">
        <w:r w:rsidRPr="00C476A9" w:rsidDel="00C93155">
          <w:rPr>
            <w:color w:val="0070C0"/>
            <w:sz w:val="24"/>
          </w:rPr>
          <w:delText xml:space="preserve"> the survey </w:delText>
        </w:r>
      </w:del>
      <w:r w:rsidRPr="00C476A9">
        <w:rPr>
          <w:color w:val="0070C0"/>
          <w:sz w:val="24"/>
        </w:rPr>
        <w:t xml:space="preserve">which may have </w:t>
      </w:r>
      <w:ins w:id="475" w:author="Anna Rasburn" w:date="2019-01-07T20:09:00Z">
        <w:r w:rsidR="00C93155">
          <w:rPr>
            <w:color w:val="0070C0"/>
            <w:sz w:val="24"/>
          </w:rPr>
          <w:t xml:space="preserve">had </w:t>
        </w:r>
      </w:ins>
      <w:r w:rsidRPr="00C476A9">
        <w:rPr>
          <w:color w:val="0070C0"/>
          <w:sz w:val="24"/>
        </w:rPr>
        <w:t xml:space="preserve">key information about genetic </w:t>
      </w:r>
      <w:commentRangeStart w:id="476"/>
      <w:r w:rsidRPr="00C476A9">
        <w:rPr>
          <w:color w:val="0070C0"/>
          <w:sz w:val="24"/>
        </w:rPr>
        <w:t>improvement</w:t>
      </w:r>
      <w:commentRangeEnd w:id="476"/>
      <w:r w:rsidR="001E19F8">
        <w:rPr>
          <w:rStyle w:val="CommentReference"/>
        </w:rPr>
        <w:commentReference w:id="476"/>
      </w:r>
      <w:del w:id="477" w:author="Anna Rasburn" w:date="2019-01-07T20:12:00Z">
        <w:r w:rsidRPr="00C476A9" w:rsidDel="001E19F8">
          <w:rPr>
            <w:color w:val="0070C0"/>
            <w:sz w:val="24"/>
          </w:rPr>
          <w:delText xml:space="preserve"> but are excluded due to the</w:delText>
        </w:r>
      </w:del>
      <w:del w:id="478" w:author="Anna Rasburn" w:date="2019-01-07T20:11:00Z">
        <w:r w:rsidRPr="00C476A9" w:rsidDel="001E19F8">
          <w:rPr>
            <w:color w:val="0070C0"/>
            <w:sz w:val="24"/>
          </w:rPr>
          <w:delText xml:space="preserve"> survey's strict definition</w:delText>
        </w:r>
      </w:del>
      <w:r w:rsidRPr="00C476A9">
        <w:rPr>
          <w:color w:val="0070C0"/>
          <w:sz w:val="24"/>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479" w:name="_Ref534655948"/>
      <w:bookmarkStart w:id="480" w:name="_Toc534294940"/>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479"/>
      <w:r>
        <w:t xml:space="preserve"> </w:t>
      </w:r>
      <w:r w:rsidR="00FE7FC8">
        <w:t xml:space="preserve">Diagram </w:t>
      </w:r>
      <w:r>
        <w:t>of changing code</w:t>
      </w:r>
      <w:r w:rsidR="00FE7FC8">
        <w:t xml:space="preserve"> lifecycle</w:t>
      </w:r>
      <w:r>
        <w:t xml:space="preserve"> with Genetic </w:t>
      </w:r>
      <w:commentRangeStart w:id="481"/>
      <w:r>
        <w:t>Improvement</w:t>
      </w:r>
      <w:bookmarkEnd w:id="480"/>
      <w:commentRangeEnd w:id="481"/>
      <w:r w:rsidR="001E19F8">
        <w:rPr>
          <w:rStyle w:val="CommentReference"/>
          <w:i w:val="0"/>
          <w:iCs w:val="0"/>
          <w:color w:val="auto"/>
        </w:rPr>
        <w:commentReference w:id="481"/>
      </w:r>
    </w:p>
    <w:p w14:paraId="789EA385" w14:textId="77777777" w:rsidR="00D64547" w:rsidRDefault="00D64547" w:rsidP="00C94414">
      <w:pPr>
        <w:pStyle w:val="BodyText"/>
        <w:spacing w:line="240" w:lineRule="auto"/>
        <w:ind w:firstLine="0"/>
        <w:rPr>
          <w:color w:val="0070C0"/>
        </w:rPr>
      </w:pPr>
    </w:p>
    <w:p w14:paraId="78F422AB" w14:textId="648CC2AC" w:rsidR="00F26668" w:rsidRDefault="00946A62" w:rsidP="00F26668">
      <w:pPr>
        <w:pStyle w:val="NormalWeb"/>
      </w:pPr>
      <w:r>
        <w:rPr>
          <w:color w:val="0070C0"/>
        </w:rPr>
        <w:t xml:space="preserve">A lifecycle of improving software using genetic improvement can be seen in Figure </w:t>
      </w:r>
      <w:ins w:id="482" w:author="Anna Rasburn" w:date="2019-01-07T20:23:00Z">
        <w:r w:rsidR="0033544F">
          <w:rPr>
            <w:color w:val="0070C0"/>
          </w:rPr>
          <w:fldChar w:fldCharType="begin"/>
        </w:r>
        <w:r w:rsidR="0033544F">
          <w:rPr>
            <w:color w:val="0070C0"/>
          </w:rPr>
          <w:instrText xml:space="preserve"> REF _Ref534655948 \h </w:instrText>
        </w:r>
      </w:ins>
      <w:r w:rsidR="0033544F">
        <w:rPr>
          <w:color w:val="0070C0"/>
        </w:rPr>
      </w:r>
      <w:r w:rsidR="0033544F">
        <w:rPr>
          <w:color w:val="0070C0"/>
        </w:rPr>
        <w:fldChar w:fldCharType="separate"/>
      </w:r>
      <w:proofErr w:type="spellStart"/>
      <w:ins w:id="483" w:author="Anna Rasburn" w:date="2019-01-07T20:23:00Z">
        <w:r w:rsidR="0033544F" w:rsidRPr="00820B55">
          <w:rPr>
            <w:b/>
          </w:rPr>
          <w:t>Figure</w:t>
        </w:r>
        <w:proofErr w:type="spellEnd"/>
        <w:r w:rsidR="0033544F" w:rsidRPr="00820B55">
          <w:rPr>
            <w:b/>
          </w:rPr>
          <w:t xml:space="preserve"> </w:t>
        </w:r>
        <w:r w:rsidR="0033544F" w:rsidRPr="00820B55">
          <w:rPr>
            <w:b/>
            <w:noProof/>
          </w:rPr>
          <w:t>2</w:t>
        </w:r>
        <w:r w:rsidR="0033544F">
          <w:rPr>
            <w:color w:val="0070C0"/>
          </w:rPr>
          <w:fldChar w:fldCharType="end"/>
        </w:r>
      </w:ins>
      <w:r>
        <w:rPr>
          <w:color w:val="0070C0"/>
        </w:rPr>
        <w:t xml:space="preserve">. Langdon and Harman [REFERENCE] state that the ‘original code is a state oracle’, therefore giving a programmer a benchmark </w:t>
      </w:r>
      <w:ins w:id="484" w:author="Anna Rasburn" w:date="2019-01-07T20:24:00Z">
        <w:r w:rsidR="0033544F">
          <w:rPr>
            <w:color w:val="0070C0"/>
          </w:rPr>
          <w:t>for comp</w:t>
        </w:r>
      </w:ins>
      <w:ins w:id="485" w:author="Anna Rasburn" w:date="2019-01-07T20:25:00Z">
        <w:r w:rsidR="0033544F">
          <w:rPr>
            <w:color w:val="0070C0"/>
          </w:rPr>
          <w:t xml:space="preserve">arison </w:t>
        </w:r>
      </w:ins>
      <w:del w:id="486" w:author="Anna Rasburn" w:date="2019-01-07T20:25:00Z">
        <w:r w:rsidDel="0033544F">
          <w:rPr>
            <w:color w:val="0070C0"/>
          </w:rPr>
          <w:delText xml:space="preserve">to compare </w:delText>
        </w:r>
      </w:del>
      <w:r>
        <w:rPr>
          <w:color w:val="0070C0"/>
        </w:rPr>
        <w:t xml:space="preserve">and </w:t>
      </w:r>
      <w:ins w:id="487" w:author="Anna Rasburn" w:date="2019-01-07T20:25:00Z">
        <w:r w:rsidR="0033544F">
          <w:rPr>
            <w:color w:val="0070C0"/>
          </w:rPr>
          <w:t xml:space="preserve">provide </w:t>
        </w:r>
      </w:ins>
      <w:r>
        <w:rPr>
          <w:color w:val="0070C0"/>
        </w:rPr>
        <w:t>reassur</w:t>
      </w:r>
      <w:ins w:id="488" w:author="Anna Rasburn" w:date="2019-01-07T20:25:00Z">
        <w:r w:rsidR="0033544F">
          <w:rPr>
            <w:color w:val="0070C0"/>
          </w:rPr>
          <w:t>ance</w:t>
        </w:r>
      </w:ins>
      <w:del w:id="489" w:author="Anna Rasburn" w:date="2019-01-07T20:25:00Z">
        <w:r w:rsidDel="0033544F">
          <w:rPr>
            <w:color w:val="0070C0"/>
          </w:rPr>
          <w:delText>e</w:delText>
        </w:r>
      </w:del>
      <w:r>
        <w:rPr>
          <w:color w:val="0070C0"/>
        </w:rPr>
        <w:t xml:space="preserve"> that it </w:t>
      </w:r>
      <w:ins w:id="490" w:author="Anna Rasburn" w:date="2019-01-07T20:25:00Z">
        <w:r w:rsidR="0033544F">
          <w:rPr>
            <w:color w:val="0070C0"/>
          </w:rPr>
          <w:t>d</w:t>
        </w:r>
      </w:ins>
      <w:ins w:id="491" w:author="Anna Rasburn" w:date="2019-01-07T20:26:00Z">
        <w:r w:rsidR="0033544F">
          <w:rPr>
            <w:color w:val="0070C0"/>
          </w:rPr>
          <w:t xml:space="preserve">elivers </w:t>
        </w:r>
      </w:ins>
      <w:del w:id="492" w:author="Anna Rasburn" w:date="2019-01-07T20:26:00Z">
        <w:r w:rsidDel="0033544F">
          <w:rPr>
            <w:color w:val="0070C0"/>
          </w:rPr>
          <w:delText xml:space="preserve">is </w:delText>
        </w:r>
      </w:del>
      <w:r>
        <w:rPr>
          <w:color w:val="0070C0"/>
        </w:rPr>
        <w:t xml:space="preserve">the expected output. </w:t>
      </w:r>
      <w:ins w:id="493" w:author="Anna Rasburn" w:date="2019-01-07T20:26:00Z">
        <w:r w:rsidR="0033544F">
          <w:rPr>
            <w:color w:val="0070C0"/>
          </w:rPr>
          <w:t xml:space="preserve">Hence, it may be noticed in </w:t>
        </w:r>
        <w:r w:rsidR="0033544F">
          <w:rPr>
            <w:color w:val="0070C0"/>
          </w:rPr>
          <w:fldChar w:fldCharType="begin"/>
        </w:r>
        <w:r w:rsidR="0033544F">
          <w:rPr>
            <w:color w:val="0070C0"/>
          </w:rPr>
          <w:instrText xml:space="preserve"> REF _Ref534655948 \h </w:instrText>
        </w:r>
      </w:ins>
      <w:r w:rsidR="0033544F">
        <w:rPr>
          <w:color w:val="0070C0"/>
        </w:rPr>
      </w:r>
      <w:r w:rsidR="0033544F">
        <w:rPr>
          <w:color w:val="0070C0"/>
        </w:rPr>
        <w:fldChar w:fldCharType="separate"/>
      </w:r>
      <w:ins w:id="494" w:author="Anna Rasburn" w:date="2019-01-07T20:26:00Z">
        <w:r w:rsidR="0033544F" w:rsidRPr="00820B55">
          <w:rPr>
            <w:b/>
          </w:rPr>
          <w:t xml:space="preserve">Figure </w:t>
        </w:r>
        <w:r w:rsidR="0033544F" w:rsidRPr="00820B55">
          <w:rPr>
            <w:b/>
            <w:noProof/>
          </w:rPr>
          <w:t>2</w:t>
        </w:r>
        <w:r w:rsidR="0033544F">
          <w:rPr>
            <w:color w:val="0070C0"/>
          </w:rPr>
          <w:fldChar w:fldCharType="end"/>
        </w:r>
        <w:r w:rsidR="0033544F">
          <w:rPr>
            <w:color w:val="0070C0"/>
          </w:rPr>
          <w:t xml:space="preserve"> that the origin</w:t>
        </w:r>
      </w:ins>
      <w:ins w:id="495" w:author="Anna Rasburn" w:date="2019-01-07T20:27:00Z">
        <w:r w:rsidR="0033544F">
          <w:rPr>
            <w:color w:val="0070C0"/>
          </w:rPr>
          <w:t>al code is included in the Select step after the Fitnes</w:t>
        </w:r>
      </w:ins>
      <w:ins w:id="496" w:author="Anna Rasburn" w:date="2019-01-07T20:28:00Z">
        <w:r w:rsidR="0033544F">
          <w:rPr>
            <w:color w:val="0070C0"/>
          </w:rPr>
          <w:t xml:space="preserve">s </w:t>
        </w:r>
      </w:ins>
      <w:ins w:id="497" w:author="Anna Rasburn" w:date="2019-01-07T20:29:00Z">
        <w:r w:rsidR="0033544F">
          <w:rPr>
            <w:color w:val="0070C0"/>
          </w:rPr>
          <w:t>assessment of the modified co</w:t>
        </w:r>
      </w:ins>
      <w:ins w:id="498" w:author="Anna Rasburn" w:date="2019-01-07T20:30:00Z">
        <w:r w:rsidR="0033544F">
          <w:rPr>
            <w:color w:val="0070C0"/>
          </w:rPr>
          <w:t>de</w:t>
        </w:r>
      </w:ins>
      <w:ins w:id="499" w:author="Anna Rasburn" w:date="2019-01-07T20:31:00Z">
        <w:r w:rsidR="006C6BBD">
          <w:rPr>
            <w:color w:val="0070C0"/>
          </w:rPr>
          <w:t xml:space="preserve"> [???yes/no???]</w:t>
        </w:r>
      </w:ins>
      <w:ins w:id="500" w:author="Anna Rasburn" w:date="2019-01-07T20:30:00Z">
        <w:r w:rsidR="0033544F">
          <w:rPr>
            <w:color w:val="0070C0"/>
          </w:rPr>
          <w:t xml:space="preserve">. </w:t>
        </w:r>
      </w:ins>
      <w:r>
        <w:rPr>
          <w:color w:val="0070C0"/>
        </w:rPr>
        <w:t xml:space="preserve">Genetic Improvement tries to keep the same functionality as the original code </w:t>
      </w:r>
      <w:ins w:id="501" w:author="Anna Rasburn" w:date="2019-01-07T20:30:00Z">
        <w:r w:rsidR="0033544F">
          <w:rPr>
            <w:color w:val="0070C0"/>
          </w:rPr>
          <w:t xml:space="preserve">in order </w:t>
        </w:r>
      </w:ins>
      <w:del w:id="502" w:author="Anna Rasburn" w:date="2019-01-07T20:30:00Z">
        <w:r w:rsidDel="0033544F">
          <w:rPr>
            <w:color w:val="0070C0"/>
          </w:rPr>
          <w:delText xml:space="preserve">which can lead </w:delText>
        </w:r>
      </w:del>
      <w:r>
        <w:rPr>
          <w:color w:val="0070C0"/>
        </w:rPr>
        <w:t>to improv</w:t>
      </w:r>
      <w:ins w:id="503" w:author="Anna Rasburn" w:date="2019-01-07T20:30:00Z">
        <w:r w:rsidR="0033544F">
          <w:rPr>
            <w:color w:val="0070C0"/>
          </w:rPr>
          <w:t>e</w:t>
        </w:r>
      </w:ins>
      <w:del w:id="504" w:author="Anna Rasburn" w:date="2019-01-07T20:30:00Z">
        <w:r w:rsidDel="0033544F">
          <w:rPr>
            <w:color w:val="0070C0"/>
          </w:rPr>
          <w:delText>ing</w:delText>
        </w:r>
      </w:del>
      <w:r>
        <w:rPr>
          <w:color w:val="0070C0"/>
        </w:rPr>
        <w:t xml:space="preserve"> the outputs generated as well as optimising the code. However, </w:t>
      </w:r>
      <w:ins w:id="505" w:author="Anna Rasburn" w:date="2019-01-07T20:32:00Z">
        <w:r w:rsidR="006C6BBD">
          <w:rPr>
            <w:color w:val="0070C0"/>
          </w:rPr>
          <w:t xml:space="preserve">Langdon and Harman’s work </w:t>
        </w:r>
      </w:ins>
      <w:del w:id="506" w:author="Anna Rasburn" w:date="2019-01-07T20:33:00Z">
        <w:r w:rsidDel="006C6BBD">
          <w:rPr>
            <w:color w:val="0070C0"/>
          </w:rPr>
          <w:delText>th</w:delText>
        </w:r>
      </w:del>
      <w:del w:id="507" w:author="Anna Rasburn" w:date="2019-01-07T20:32:00Z">
        <w:r w:rsidDel="006C6BBD">
          <w:rPr>
            <w:color w:val="0070C0"/>
          </w:rPr>
          <w:delText xml:space="preserve">is research </w:delText>
        </w:r>
      </w:del>
      <w:r>
        <w:rPr>
          <w:color w:val="0070C0"/>
        </w:rPr>
        <w:t xml:space="preserve">[REFERENCE] </w:t>
      </w:r>
      <w:r w:rsidRPr="00F26668">
        <w:rPr>
          <w:rFonts w:ascii="TimesNewRomanPSMT" w:hAnsi="TimesNewRomanPSMT"/>
          <w:color w:val="0070C0"/>
          <w:szCs w:val="22"/>
        </w:rPr>
        <w:t>assume</w:t>
      </w:r>
      <w:ins w:id="508" w:author="Anna Rasburn" w:date="2019-01-07T20:31:00Z">
        <w:r w:rsidR="006C6BBD">
          <w:rPr>
            <w:rFonts w:ascii="TimesNewRomanPSMT" w:hAnsi="TimesNewRomanPSMT"/>
            <w:color w:val="0070C0"/>
            <w:szCs w:val="22"/>
          </w:rPr>
          <w:t>s</w:t>
        </w:r>
      </w:ins>
      <w:r w:rsidRPr="00F26668">
        <w:rPr>
          <w:rFonts w:ascii="TimesNewRomanPSMT" w:hAnsi="TimesNewRomanPSMT"/>
          <w:color w:val="0070C0"/>
          <w:szCs w:val="22"/>
        </w:rPr>
        <w:t xml:space="preserve"> that the original code is correct and is passing unit tests. Therefore, this ignores integration testing and only focuses on genetic improvement for individual sections of code rather than considering a complete </w:t>
      </w:r>
      <w:commentRangeStart w:id="509"/>
      <w:r w:rsidRPr="00F26668">
        <w:rPr>
          <w:rFonts w:ascii="TimesNewRomanPSMT" w:hAnsi="TimesNewRomanPSMT"/>
          <w:color w:val="0070C0"/>
          <w:szCs w:val="22"/>
        </w:rPr>
        <w:t>system</w:t>
      </w:r>
      <w:commentRangeEnd w:id="509"/>
      <w:r w:rsidR="00E1097C">
        <w:rPr>
          <w:rStyle w:val="CommentReference"/>
          <w:kern w:val="22"/>
          <w:lang w:eastAsia="en-GB"/>
        </w:rPr>
        <w:commentReference w:id="509"/>
      </w:r>
      <w:r w:rsidRPr="00F26668">
        <w:rPr>
          <w:rFonts w:ascii="TimesNewRomanPSMT" w:hAnsi="TimesNewRomanPSMT"/>
          <w:color w:val="0070C0"/>
          <w:szCs w:val="22"/>
        </w:rPr>
        <w:t xml:space="preserve">. </w:t>
      </w:r>
    </w:p>
    <w:p w14:paraId="48E2F5FA" w14:textId="77777777" w:rsidR="000C333D" w:rsidRDefault="00946A62" w:rsidP="000C333D">
      <w:pPr>
        <w:pStyle w:val="Heading2"/>
        <w:rPr>
          <w:color w:val="0070C0"/>
        </w:rPr>
      </w:pPr>
      <w:r w:rsidRPr="000B4183">
        <w:rPr>
          <w:color w:val="0070C0"/>
        </w:rPr>
        <w:t>GIN</w:t>
      </w:r>
    </w:p>
    <w:p w14:paraId="46035B66" w14:textId="01F1DA67" w:rsidR="007F4516" w:rsidRPr="009D292B" w:rsidRDefault="00946A62" w:rsidP="009D292B">
      <w:r w:rsidRPr="00C476A9">
        <w:rPr>
          <w:color w:val="0070C0"/>
        </w:rPr>
        <w:t xml:space="preserve">GIN, Genetic Improvement in no time, </w:t>
      </w:r>
      <w:r w:rsidR="0020285E" w:rsidRPr="00C476A9">
        <w:rPr>
          <w:color w:val="0070C0"/>
        </w:rPr>
        <w:t xml:space="preserve">is a Java tool that makes it easier to implement Genetic Improvement and has a goal to “to stimulate development in GI tooling”[REFERENCE – GITHUB][REFERENCE-PAPER]. The Gin application itself optimises a Java class, using a local search to add “Edits” to the source code </w:t>
      </w:r>
      <w:ins w:id="510" w:author="Anna Rasburn" w:date="2019-01-08T21:31:00Z">
        <w:r w:rsidR="00024130">
          <w:rPr>
            <w:color w:val="0070C0"/>
          </w:rPr>
          <w:t>un</w:t>
        </w:r>
      </w:ins>
      <w:r w:rsidR="0020285E" w:rsidRPr="00C476A9">
        <w:rPr>
          <w:color w:val="0070C0"/>
        </w:rPr>
        <w:t>til</w:t>
      </w:r>
      <w:del w:id="511" w:author="Anna Rasburn" w:date="2019-01-08T21:31:00Z">
        <w:r w:rsidR="0020285E" w:rsidRPr="00C476A9" w:rsidDel="00024130">
          <w:rPr>
            <w:color w:val="0070C0"/>
          </w:rPr>
          <w:delText>l</w:delText>
        </w:r>
      </w:del>
      <w:r w:rsidR="0020285E" w:rsidRPr="00C476A9">
        <w:rPr>
          <w:color w:val="0070C0"/>
        </w:rPr>
        <w:t xml:space="preserve"> a more</w:t>
      </w:r>
      <w:ins w:id="512" w:author="Anna Rasburn" w:date="2019-01-08T21:32:00Z">
        <w:r w:rsidR="00024130">
          <w:rPr>
            <w:color w:val="0070C0"/>
          </w:rPr>
          <w:t>-</w:t>
        </w:r>
      </w:ins>
      <w:del w:id="513" w:author="Anna Rasburn" w:date="2019-01-08T21:32:00Z">
        <w:r w:rsidR="0020285E" w:rsidRPr="00C476A9" w:rsidDel="00024130">
          <w:rPr>
            <w:color w:val="0070C0"/>
          </w:rPr>
          <w:delText xml:space="preserve"> </w:delText>
        </w:r>
      </w:del>
      <w:r w:rsidR="0020285E" w:rsidRPr="00C476A9">
        <w:rPr>
          <w:color w:val="0070C0"/>
        </w:rPr>
        <w:t xml:space="preserve">optimised version of the code is found. </w:t>
      </w:r>
      <w:r w:rsidR="007B052B" w:rsidRPr="00C476A9">
        <w:rPr>
          <w:color w:val="0070C0"/>
        </w:rPr>
        <w:t xml:space="preserve">As seen in Figure 2 and 3, </w:t>
      </w:r>
      <w:r w:rsidR="0020285E" w:rsidRPr="00C476A9">
        <w:rPr>
          <w:color w:val="0070C0"/>
        </w:rPr>
        <w:t>G</w:t>
      </w:r>
      <w:r w:rsidR="007B052B" w:rsidRPr="00C476A9">
        <w:rPr>
          <w:color w:val="0070C0"/>
        </w:rPr>
        <w:t>IN</w:t>
      </w:r>
      <w:r w:rsidR="0020285E" w:rsidRPr="00C476A9">
        <w:rPr>
          <w:color w:val="0070C0"/>
        </w:rPr>
        <w:t xml:space="preserve"> manipulates code in three </w:t>
      </w:r>
      <w:ins w:id="514" w:author="Anna Rasburn" w:date="2019-01-08T21:34:00Z">
        <w:r w:rsidR="00024130">
          <w:rPr>
            <w:color w:val="0070C0"/>
          </w:rPr>
          <w:t>principal</w:t>
        </w:r>
        <w:r w:rsidR="008C0595">
          <w:rPr>
            <w:color w:val="0070C0"/>
          </w:rPr>
          <w:t xml:space="preserve"> w</w:t>
        </w:r>
      </w:ins>
      <w:ins w:id="515" w:author="Anna Rasburn" w:date="2019-01-08T21:35:00Z">
        <w:r w:rsidR="008C0595">
          <w:rPr>
            <w:color w:val="0070C0"/>
          </w:rPr>
          <w:t xml:space="preserve">ays </w:t>
        </w:r>
      </w:ins>
      <w:del w:id="516" w:author="Anna Rasburn" w:date="2019-01-08T21:34:00Z">
        <w:r w:rsidR="0020285E" w:rsidRPr="00C476A9" w:rsidDel="008C0595">
          <w:rPr>
            <w:color w:val="0070C0"/>
          </w:rPr>
          <w:delText>major ways</w:delText>
        </w:r>
      </w:del>
      <w:r w:rsidR="0020285E" w:rsidRPr="00C476A9">
        <w:rPr>
          <w:color w:val="0070C0"/>
        </w:rPr>
        <w:t xml:space="preserve">: deletion, copying and replacement. For instance, particular lines of code or blocks of code could be deleted such as in the </w:t>
      </w:r>
      <w:r w:rsidRPr="00C476A9">
        <w:rPr>
          <w:color w:val="0070C0"/>
        </w:rPr>
        <w:t xml:space="preserve">‘Triangle.java’, </w:t>
      </w:r>
      <w:ins w:id="517" w:author="Anna Rasburn" w:date="2019-01-08T21:39:00Z">
        <w:r w:rsidR="008C0595">
          <w:rPr>
            <w:color w:val="0070C0"/>
          </w:rPr>
          <w:t xml:space="preserve">where </w:t>
        </w:r>
      </w:ins>
      <w:r w:rsidRPr="00C476A9">
        <w:rPr>
          <w:color w:val="0070C0"/>
        </w:rPr>
        <w:t>the removal of the reference to the ‘</w:t>
      </w:r>
      <w:r w:rsidRPr="00C476A9">
        <w:rPr>
          <w:rFonts w:ascii="Consolas" w:hAnsi="Consolas" w:cs="Consolas"/>
          <w:color w:val="0070C0"/>
        </w:rPr>
        <w:t>delay()</w:t>
      </w:r>
      <w:r w:rsidRPr="00C476A9">
        <w:rPr>
          <w:color w:val="0070C0"/>
        </w:rPr>
        <w:t xml:space="preserve">’ method creates a more optimised version of the code that passes all the unit tests and has a lower execution time.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518" w:name="_Toc534294941"/>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518"/>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519" w:name="_Toc534294942"/>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519"/>
    </w:p>
    <w:p w14:paraId="4C38640A" w14:textId="77777777" w:rsidR="007F4516"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GIN </w:t>
      </w:r>
      <w:r w:rsidR="007E5B4D" w:rsidRPr="00C476A9">
        <w:rPr>
          <w:color w:val="0070C0"/>
          <w:sz w:val="24"/>
          <w:szCs w:val="24"/>
        </w:rPr>
        <w:t>toolkit</w:t>
      </w:r>
      <w:r w:rsidRPr="00C476A9">
        <w:rPr>
          <w:color w:val="0070C0"/>
          <w:sz w:val="24"/>
          <w:szCs w:val="24"/>
        </w:rPr>
        <w:t xml:space="preserve"> is experimental and allows for the development of skills and </w:t>
      </w:r>
      <w:commentRangeStart w:id="520"/>
      <w:commentRangeStart w:id="521"/>
      <w:commentRangeStart w:id="522"/>
      <w:r w:rsidRPr="00C476A9">
        <w:rPr>
          <w:color w:val="0070C0"/>
          <w:sz w:val="24"/>
          <w:szCs w:val="24"/>
        </w:rPr>
        <w:t>knowledge</w:t>
      </w:r>
      <w:commentRangeEnd w:id="520"/>
      <w:r w:rsidR="008A2AF6">
        <w:rPr>
          <w:rStyle w:val="CommentReference"/>
        </w:rPr>
        <w:commentReference w:id="520"/>
      </w:r>
      <w:commentRangeEnd w:id="521"/>
      <w:r w:rsidR="008A2AF6">
        <w:rPr>
          <w:rStyle w:val="CommentReference"/>
        </w:rPr>
        <w:commentReference w:id="521"/>
      </w:r>
      <w:commentRangeEnd w:id="522"/>
      <w:r w:rsidR="008A2AF6">
        <w:rPr>
          <w:rStyle w:val="CommentReference"/>
        </w:rPr>
        <w:commentReference w:id="522"/>
      </w:r>
      <w:r w:rsidRPr="00C476A9">
        <w:rPr>
          <w:color w:val="0070C0"/>
          <w:sz w:val="24"/>
          <w:szCs w:val="24"/>
        </w:rPr>
        <w:t xml:space="preserve"> about optimised code and GI techniques that could later be integrated into the JVM and compiler. </w:t>
      </w:r>
    </w:p>
    <w:p w14:paraId="2A62B99D" w14:textId="77777777" w:rsidR="007F4516" w:rsidRPr="00C476A9" w:rsidRDefault="007F4516" w:rsidP="007F4516">
      <w:pPr>
        <w:pStyle w:val="BodyText"/>
        <w:spacing w:line="240" w:lineRule="auto"/>
        <w:ind w:firstLine="0"/>
        <w:rPr>
          <w:color w:val="0070C0"/>
          <w:sz w:val="24"/>
          <w:szCs w:val="24"/>
        </w:rPr>
      </w:pPr>
    </w:p>
    <w:p w14:paraId="287777AE" w14:textId="3AA870CC" w:rsidR="007F4516" w:rsidRPr="00C476A9" w:rsidRDefault="00946A62" w:rsidP="007F4516">
      <w:pPr>
        <w:pStyle w:val="BodyText"/>
        <w:spacing w:line="240" w:lineRule="auto"/>
        <w:ind w:firstLine="0"/>
        <w:rPr>
          <w:color w:val="0070C0"/>
          <w:sz w:val="24"/>
          <w:szCs w:val="24"/>
        </w:rPr>
      </w:pPr>
      <w:r w:rsidRPr="00C476A9">
        <w:rPr>
          <w:color w:val="0070C0"/>
          <w:sz w:val="24"/>
          <w:szCs w:val="24"/>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C476A9">
        <w:rPr>
          <w:color w:val="0070C0"/>
          <w:sz w:val="24"/>
          <w:szCs w:val="24"/>
        </w:rPr>
        <w:t xml:space="preserve">The toolkit </w:t>
      </w:r>
      <w:del w:id="523" w:author="Anna Rasburn" w:date="2019-01-08T22:03:00Z">
        <w:r w:rsidR="007E5B4D" w:rsidRPr="00C476A9" w:rsidDel="0033511D">
          <w:rPr>
            <w:color w:val="0070C0"/>
            <w:sz w:val="24"/>
            <w:szCs w:val="24"/>
          </w:rPr>
          <w:delText xml:space="preserve">does </w:delText>
        </w:r>
      </w:del>
      <w:r w:rsidR="007E5B4D" w:rsidRPr="00C476A9">
        <w:rPr>
          <w:color w:val="0070C0"/>
          <w:sz w:val="24"/>
          <w:szCs w:val="24"/>
        </w:rPr>
        <w:t>create</w:t>
      </w:r>
      <w:ins w:id="524" w:author="Anna Rasburn" w:date="2019-01-08T22:03:00Z">
        <w:r w:rsidR="0033511D">
          <w:rPr>
            <w:color w:val="0070C0"/>
            <w:sz w:val="24"/>
            <w:szCs w:val="24"/>
          </w:rPr>
          <w:t>s</w:t>
        </w:r>
      </w:ins>
      <w:r w:rsidR="007E5B4D" w:rsidRPr="00C476A9">
        <w:rPr>
          <w:color w:val="0070C0"/>
          <w:sz w:val="24"/>
          <w:szCs w:val="24"/>
        </w:rPr>
        <w:t xml:space="preserve"> optimised source code with</w:t>
      </w:r>
      <w:r w:rsidR="00B42F59" w:rsidRPr="00C476A9">
        <w:rPr>
          <w:color w:val="0070C0"/>
          <w:sz w:val="24"/>
          <w:szCs w:val="24"/>
        </w:rPr>
        <w:t xml:space="preserve"> shorter execution time</w:t>
      </w:r>
      <w:ins w:id="525" w:author="Anna Rasburn" w:date="2019-01-08T22:03:00Z">
        <w:r w:rsidR="0033511D">
          <w:rPr>
            <w:color w:val="0070C0"/>
            <w:sz w:val="24"/>
            <w:szCs w:val="24"/>
          </w:rPr>
          <w:t>. I</w:t>
        </w:r>
      </w:ins>
      <w:del w:id="526" w:author="Anna Rasburn" w:date="2019-01-08T22:03:00Z">
        <w:r w:rsidR="00B42F59" w:rsidRPr="00C476A9" w:rsidDel="0033511D">
          <w:rPr>
            <w:color w:val="0070C0"/>
            <w:sz w:val="24"/>
            <w:szCs w:val="24"/>
          </w:rPr>
          <w:delText>, i</w:delText>
        </w:r>
      </w:del>
      <w:r w:rsidR="00B42F59" w:rsidRPr="00C476A9">
        <w:rPr>
          <w:color w:val="0070C0"/>
          <w:sz w:val="24"/>
          <w:szCs w:val="24"/>
        </w:rPr>
        <w:t xml:space="preserve">ts use of edits </w:t>
      </w:r>
      <w:ins w:id="527" w:author="Anna Rasburn" w:date="2019-01-08T22:07:00Z">
        <w:r w:rsidR="00304C5F">
          <w:rPr>
            <w:color w:val="0070C0"/>
            <w:sz w:val="24"/>
            <w:szCs w:val="24"/>
          </w:rPr>
          <w:t xml:space="preserve">may </w:t>
        </w:r>
      </w:ins>
      <w:del w:id="528" w:author="Anna Rasburn" w:date="2019-01-08T22:07:00Z">
        <w:r w:rsidR="00B42F59" w:rsidRPr="00C476A9" w:rsidDel="00304C5F">
          <w:rPr>
            <w:color w:val="0070C0"/>
            <w:sz w:val="24"/>
            <w:szCs w:val="24"/>
          </w:rPr>
          <w:delText xml:space="preserve">will be </w:delText>
        </w:r>
      </w:del>
      <w:r w:rsidR="00B42F59" w:rsidRPr="00C476A9">
        <w:rPr>
          <w:color w:val="0070C0"/>
          <w:sz w:val="24"/>
          <w:szCs w:val="24"/>
        </w:rPr>
        <w:t>seem</w:t>
      </w:r>
      <w:del w:id="529" w:author="Anna Rasburn" w:date="2019-01-08T22:07:00Z">
        <w:r w:rsidR="00B42F59" w:rsidRPr="00C476A9" w:rsidDel="00304C5F">
          <w:rPr>
            <w:color w:val="0070C0"/>
            <w:sz w:val="24"/>
            <w:szCs w:val="24"/>
          </w:rPr>
          <w:delText>ed</w:delText>
        </w:r>
      </w:del>
      <w:r w:rsidR="00B42F59" w:rsidRPr="00C476A9">
        <w:rPr>
          <w:color w:val="0070C0"/>
          <w:sz w:val="24"/>
          <w:szCs w:val="24"/>
        </w:rPr>
        <w:t xml:space="preserve"> </w:t>
      </w:r>
      <w:ins w:id="530" w:author="Anna Rasburn" w:date="2019-01-08T22:08:00Z">
        <w:r w:rsidR="00304C5F">
          <w:rPr>
            <w:color w:val="0070C0"/>
            <w:sz w:val="24"/>
            <w:szCs w:val="24"/>
          </w:rPr>
          <w:t>to be</w:t>
        </w:r>
      </w:ins>
      <w:del w:id="531" w:author="Anna Rasburn" w:date="2019-01-08T22:08:00Z">
        <w:r w:rsidR="00B42F59" w:rsidRPr="00C476A9" w:rsidDel="00304C5F">
          <w:rPr>
            <w:color w:val="0070C0"/>
            <w:sz w:val="24"/>
            <w:szCs w:val="24"/>
          </w:rPr>
          <w:delText>as</w:delText>
        </w:r>
      </w:del>
      <w:r w:rsidR="00B42F59" w:rsidRPr="00C476A9">
        <w:rPr>
          <w:color w:val="0070C0"/>
          <w:sz w:val="24"/>
          <w:szCs w:val="24"/>
        </w:rPr>
        <w:t xml:space="preserve"> ‘small changes' to the developer </w:t>
      </w:r>
      <w:r w:rsidR="00322831" w:rsidRPr="00C476A9">
        <w:rPr>
          <w:color w:val="0070C0"/>
          <w:sz w:val="24"/>
          <w:szCs w:val="24"/>
        </w:rPr>
        <w:t xml:space="preserve">but </w:t>
      </w:r>
      <w:r w:rsidR="00B42F59" w:rsidRPr="00C476A9">
        <w:rPr>
          <w:color w:val="0070C0"/>
          <w:sz w:val="24"/>
          <w:szCs w:val="24"/>
        </w:rPr>
        <w:t>are show</w:t>
      </w:r>
      <w:r w:rsidR="00322831" w:rsidRPr="00C476A9">
        <w:rPr>
          <w:color w:val="0070C0"/>
          <w:sz w:val="24"/>
          <w:szCs w:val="24"/>
        </w:rPr>
        <w:t>n</w:t>
      </w:r>
      <w:r w:rsidR="00B42F59" w:rsidRPr="00C476A9">
        <w:rPr>
          <w:color w:val="0070C0"/>
          <w:sz w:val="24"/>
          <w:szCs w:val="24"/>
        </w:rPr>
        <w:t xml:space="preserve"> to have a large impact on execution time</w:t>
      </w:r>
      <w:r w:rsidR="00322831" w:rsidRPr="00C476A9">
        <w:rPr>
          <w:color w:val="0070C0"/>
          <w:sz w:val="24"/>
          <w:szCs w:val="24"/>
        </w:rPr>
        <w:t xml:space="preserve"> and optimisation</w:t>
      </w:r>
      <w:r w:rsidR="00B42F59" w:rsidRPr="00C476A9">
        <w:rPr>
          <w:color w:val="0070C0"/>
          <w:sz w:val="24"/>
          <w:szCs w:val="24"/>
        </w:rPr>
        <w:t xml:space="preserve">. </w:t>
      </w:r>
    </w:p>
    <w:p w14:paraId="0A37182B" w14:textId="77777777" w:rsidR="00607219" w:rsidRPr="00C476A9" w:rsidRDefault="00607219" w:rsidP="007F4516">
      <w:pPr>
        <w:pStyle w:val="BodyText"/>
        <w:spacing w:line="240" w:lineRule="auto"/>
        <w:ind w:firstLine="0"/>
        <w:rPr>
          <w:color w:val="0070C0"/>
          <w:sz w:val="24"/>
          <w:szCs w:val="24"/>
        </w:rPr>
      </w:pPr>
    </w:p>
    <w:p w14:paraId="7EA6E7CF" w14:textId="7970BD45" w:rsidR="00800A49" w:rsidRPr="00C476A9" w:rsidRDefault="00946A62" w:rsidP="007F4516">
      <w:pPr>
        <w:pStyle w:val="BodyText"/>
        <w:spacing w:line="240" w:lineRule="auto"/>
        <w:ind w:firstLine="0"/>
        <w:rPr>
          <w:color w:val="0070C0"/>
          <w:sz w:val="24"/>
          <w:szCs w:val="24"/>
        </w:rPr>
      </w:pPr>
      <w:r w:rsidRPr="00C476A9">
        <w:rPr>
          <w:color w:val="0070C0"/>
          <w:sz w:val="24"/>
          <w:szCs w:val="24"/>
        </w:rPr>
        <w:t>The GIN toolkit use</w:t>
      </w:r>
      <w:r w:rsidR="00B90467" w:rsidRPr="00C476A9">
        <w:rPr>
          <w:color w:val="0070C0"/>
          <w:sz w:val="24"/>
          <w:szCs w:val="24"/>
        </w:rPr>
        <w:t>s a local search to make decisions on how to apply edits to the source code. The use of a local search a</w:t>
      </w:r>
      <w:ins w:id="532" w:author="Anna Rasburn" w:date="2019-01-09T22:35:00Z">
        <w:r w:rsidR="0028023E">
          <w:rPr>
            <w:color w:val="0070C0"/>
            <w:sz w:val="24"/>
            <w:szCs w:val="24"/>
          </w:rPr>
          <w:t>ffords</w:t>
        </w:r>
      </w:ins>
      <w:del w:id="533" w:author="Anna Rasburn" w:date="2019-01-09T22:35:00Z">
        <w:r w:rsidR="00B90467" w:rsidRPr="00C476A9" w:rsidDel="0028023E">
          <w:rPr>
            <w:color w:val="0070C0"/>
            <w:sz w:val="24"/>
            <w:szCs w:val="24"/>
          </w:rPr>
          <w:delText>llows</w:delText>
        </w:r>
      </w:del>
      <w:r w:rsidR="00B90467" w:rsidRPr="00C476A9">
        <w:rPr>
          <w:color w:val="0070C0"/>
          <w:sz w:val="24"/>
          <w:szCs w:val="24"/>
        </w:rPr>
        <w:t xml:space="preserve"> the ability to find reasonable solutions in continuous state space</w:t>
      </w:r>
      <w:ins w:id="534" w:author="Anna Rasburn" w:date="2019-01-09T22:36:00Z">
        <w:r w:rsidR="0028023E">
          <w:rPr>
            <w:color w:val="0070C0"/>
            <w:sz w:val="24"/>
            <w:szCs w:val="24"/>
          </w:rPr>
          <w:t xml:space="preserve">. In </w:t>
        </w:r>
      </w:ins>
      <w:del w:id="535" w:author="Anna Rasburn" w:date="2019-01-09T22:36:00Z">
        <w:r w:rsidR="00B90467" w:rsidRPr="00C476A9" w:rsidDel="0028023E">
          <w:rPr>
            <w:color w:val="0070C0"/>
            <w:sz w:val="24"/>
            <w:szCs w:val="24"/>
          </w:rPr>
          <w:delText xml:space="preserve"> so, in </w:delText>
        </w:r>
      </w:del>
      <w:r w:rsidR="00B90467" w:rsidRPr="00C476A9">
        <w:rPr>
          <w:color w:val="0070C0"/>
          <w:sz w:val="24"/>
          <w:szCs w:val="24"/>
        </w:rPr>
        <w:t xml:space="preserve">the gin example, there are many neighbouring solutions made quickly that </w:t>
      </w:r>
      <w:del w:id="536" w:author="Anna Rasburn" w:date="2019-01-09T22:30:00Z">
        <w:r w:rsidR="00B90467" w:rsidRPr="00C476A9" w:rsidDel="00600DD5">
          <w:rPr>
            <w:color w:val="0070C0"/>
            <w:sz w:val="24"/>
            <w:szCs w:val="24"/>
          </w:rPr>
          <w:delText xml:space="preserve">do </w:delText>
        </w:r>
      </w:del>
      <w:r w:rsidR="00B90467" w:rsidRPr="00C476A9">
        <w:rPr>
          <w:color w:val="0070C0"/>
          <w:sz w:val="24"/>
          <w:szCs w:val="24"/>
        </w:rPr>
        <w:t xml:space="preserve">lead to an optimised version of the </w:t>
      </w:r>
      <w:commentRangeStart w:id="537"/>
      <w:r w:rsidR="00B90467" w:rsidRPr="00C476A9">
        <w:rPr>
          <w:color w:val="0070C0"/>
          <w:sz w:val="24"/>
          <w:szCs w:val="24"/>
        </w:rPr>
        <w:t>Triangle</w:t>
      </w:r>
      <w:commentRangeEnd w:id="537"/>
      <w:r w:rsidR="003F78B0">
        <w:rPr>
          <w:rStyle w:val="CommentReference"/>
        </w:rPr>
        <w:commentReference w:id="537"/>
      </w:r>
      <w:r w:rsidR="00B90467" w:rsidRPr="00C476A9">
        <w:rPr>
          <w:color w:val="0070C0"/>
          <w:sz w:val="24"/>
          <w:szCs w:val="24"/>
        </w:rPr>
        <w:t xml:space="preserve"> example source code.</w:t>
      </w:r>
      <w:r w:rsidR="007B052B" w:rsidRPr="00C476A9">
        <w:rPr>
          <w:color w:val="0070C0"/>
          <w:sz w:val="24"/>
          <w:szCs w:val="24"/>
        </w:rPr>
        <w:t xml:space="preserve"> Figure </w:t>
      </w:r>
      <w:ins w:id="538" w:author="Anna Rasburn" w:date="2019-01-10T20:51:00Z">
        <w:r w:rsidR="0055603C">
          <w:rPr>
            <w:color w:val="0070C0"/>
            <w:sz w:val="24"/>
            <w:szCs w:val="24"/>
          </w:rPr>
          <w:t>4</w:t>
        </w:r>
      </w:ins>
      <w:del w:id="539" w:author="Anna Rasburn" w:date="2019-01-10T20:51:00Z">
        <w:r w:rsidR="007B052B" w:rsidRPr="00C476A9" w:rsidDel="0055603C">
          <w:rPr>
            <w:color w:val="0070C0"/>
            <w:sz w:val="24"/>
            <w:szCs w:val="24"/>
          </w:rPr>
          <w:delText>3</w:delText>
        </w:r>
      </w:del>
      <w:r w:rsidR="007B052B" w:rsidRPr="00C476A9">
        <w:rPr>
          <w:color w:val="0070C0"/>
          <w:sz w:val="24"/>
          <w:szCs w:val="24"/>
        </w:rPr>
        <w:t xml:space="preserve"> presents a UML diagram of how </w:t>
      </w:r>
      <w:ins w:id="540" w:author="Anna Rasburn" w:date="2019-01-09T22:42:00Z">
        <w:r w:rsidR="005D1CAA">
          <w:rPr>
            <w:color w:val="0070C0"/>
            <w:sz w:val="24"/>
            <w:szCs w:val="24"/>
          </w:rPr>
          <w:t xml:space="preserve">GIN </w:t>
        </w:r>
      </w:ins>
      <w:del w:id="541" w:author="Anna Rasburn" w:date="2019-01-09T22:42:00Z">
        <w:r w:rsidR="007B052B" w:rsidRPr="00C476A9" w:rsidDel="005D1CAA">
          <w:rPr>
            <w:color w:val="0070C0"/>
            <w:sz w:val="24"/>
            <w:szCs w:val="24"/>
          </w:rPr>
          <w:delText xml:space="preserve">UML </w:delText>
        </w:r>
      </w:del>
      <w:r w:rsidR="007B052B" w:rsidRPr="00C476A9">
        <w:rPr>
          <w:color w:val="0070C0"/>
          <w:sz w:val="24"/>
          <w:szCs w:val="24"/>
        </w:rPr>
        <w:t>works</w:t>
      </w:r>
      <w:ins w:id="542" w:author="Anna Rasburn" w:date="2019-01-09T22:46:00Z">
        <w:r w:rsidR="005D1CAA">
          <w:rPr>
            <w:color w:val="0070C0"/>
            <w:sz w:val="24"/>
            <w:szCs w:val="24"/>
          </w:rPr>
          <w:t xml:space="preserve"> where it can be </w:t>
        </w:r>
      </w:ins>
      <w:del w:id="543" w:author="Anna Rasburn" w:date="2019-01-09T22:46:00Z">
        <w:r w:rsidR="007B052B" w:rsidRPr="00C476A9" w:rsidDel="005D1CAA">
          <w:rPr>
            <w:color w:val="0070C0"/>
            <w:sz w:val="24"/>
            <w:szCs w:val="24"/>
          </w:rPr>
          <w:delText xml:space="preserve">, as </w:delText>
        </w:r>
      </w:del>
      <w:r w:rsidR="007B052B" w:rsidRPr="00C476A9">
        <w:rPr>
          <w:color w:val="0070C0"/>
          <w:sz w:val="24"/>
          <w:szCs w:val="24"/>
        </w:rPr>
        <w:t>seen</w:t>
      </w:r>
      <w:ins w:id="544" w:author="Anna Rasburn" w:date="2019-01-09T22:46:00Z">
        <w:r w:rsidR="005D1CAA">
          <w:rPr>
            <w:color w:val="0070C0"/>
            <w:sz w:val="24"/>
            <w:szCs w:val="24"/>
          </w:rPr>
          <w:t xml:space="preserve"> that</w:t>
        </w:r>
      </w:ins>
      <w:ins w:id="545" w:author="Anna Rasburn" w:date="2019-01-09T22:47:00Z">
        <w:r w:rsidR="005D1CAA">
          <w:rPr>
            <w:color w:val="0070C0"/>
            <w:sz w:val="24"/>
            <w:szCs w:val="24"/>
          </w:rPr>
          <w:t>..{{{</w:t>
        </w:r>
      </w:ins>
      <w:r w:rsidR="007B052B" w:rsidRPr="00C476A9">
        <w:rPr>
          <w:color w:val="0070C0"/>
          <w:sz w:val="24"/>
          <w:szCs w:val="24"/>
        </w:rPr>
        <w:t xml:space="preserve">, the Local </w:t>
      </w:r>
      <w:commentRangeStart w:id="546"/>
      <w:r w:rsidR="007B052B" w:rsidRPr="00C476A9">
        <w:rPr>
          <w:color w:val="0070C0"/>
          <w:sz w:val="24"/>
          <w:szCs w:val="24"/>
        </w:rPr>
        <w:t>Search</w:t>
      </w:r>
      <w:commentRangeEnd w:id="546"/>
      <w:r w:rsidR="005D1CAA">
        <w:rPr>
          <w:rStyle w:val="CommentReference"/>
        </w:rPr>
        <w:commentReference w:id="546"/>
      </w:r>
      <w:r w:rsidR="007B052B" w:rsidRPr="00C476A9">
        <w:rPr>
          <w:color w:val="0070C0"/>
          <w:sz w:val="24"/>
          <w:szCs w:val="24"/>
        </w:rPr>
        <w:t xml:space="preserve"> class is used to evaluate the tests and to optimise the program</w:t>
      </w:r>
      <w:ins w:id="547" w:author="Anna Rasburn" w:date="2019-01-09T22:47:00Z">
        <w:r w:rsidR="005D1CAA">
          <w:rPr>
            <w:color w:val="0070C0"/>
            <w:sz w:val="24"/>
            <w:szCs w:val="24"/>
          </w:rPr>
          <w:t xml:space="preserve"> – </w:t>
        </w:r>
        <w:proofErr w:type="spellStart"/>
        <w:r w:rsidR="005D1CAA">
          <w:rPr>
            <w:color w:val="0070C0"/>
            <w:sz w:val="24"/>
            <w:szCs w:val="24"/>
          </w:rPr>
          <w:t>er</w:t>
        </w:r>
        <w:proofErr w:type="spellEnd"/>
        <w:r w:rsidR="005D1CAA">
          <w:rPr>
            <w:color w:val="0070C0"/>
            <w:sz w:val="24"/>
            <w:szCs w:val="24"/>
          </w:rPr>
          <w:t>, no, see Comment}}}</w:t>
        </w:r>
      </w:ins>
      <w:r w:rsidR="007B052B" w:rsidRPr="00C476A9">
        <w:rPr>
          <w:color w:val="0070C0"/>
          <w:sz w:val="24"/>
          <w:szCs w:val="24"/>
        </w:rPr>
        <w:t xml:space="preserve">. </w:t>
      </w:r>
    </w:p>
    <w:p w14:paraId="6417E742" w14:textId="77777777" w:rsidR="007F4516" w:rsidRPr="00C476A9" w:rsidRDefault="007F4516" w:rsidP="007F4516">
      <w:pPr>
        <w:pStyle w:val="BodyText"/>
        <w:spacing w:line="240" w:lineRule="auto"/>
        <w:ind w:firstLine="0"/>
        <w:rPr>
          <w:color w:val="0070C0"/>
          <w:sz w:val="24"/>
          <w:szCs w:val="24"/>
        </w:rPr>
      </w:pPr>
    </w:p>
    <w:p w14:paraId="040FC0F2" w14:textId="0A8A9C01" w:rsidR="00607219"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fittest function of the GIN toolkit is based on whether the Junit </w:t>
      </w:r>
      <w:ins w:id="548" w:author="Anna Rasburn" w:date="2019-01-09T22:48:00Z">
        <w:r w:rsidR="005D1CAA">
          <w:rPr>
            <w:color w:val="0070C0"/>
            <w:sz w:val="24"/>
            <w:szCs w:val="24"/>
          </w:rPr>
          <w:t xml:space="preserve">(???) </w:t>
        </w:r>
      </w:ins>
      <w:r w:rsidRPr="00C476A9">
        <w:rPr>
          <w:color w:val="0070C0"/>
          <w:sz w:val="24"/>
          <w:szCs w:val="24"/>
        </w:rPr>
        <w:t xml:space="preserve">tests are successful as </w:t>
      </w:r>
      <w:r w:rsidR="005D7620" w:rsidRPr="00C476A9">
        <w:rPr>
          <w:color w:val="0070C0"/>
          <w:sz w:val="24"/>
          <w:szCs w:val="24"/>
        </w:rPr>
        <w:t xml:space="preserve">it is </w:t>
      </w:r>
      <w:ins w:id="549" w:author="Anna Rasburn" w:date="2019-01-09T22:53:00Z">
        <w:r w:rsidR="0063520A">
          <w:rPr>
            <w:color w:val="0070C0"/>
            <w:sz w:val="24"/>
            <w:szCs w:val="24"/>
          </w:rPr>
          <w:t xml:space="preserve">a crucial criterion that </w:t>
        </w:r>
      </w:ins>
      <w:del w:id="550" w:author="Anna Rasburn" w:date="2019-01-09T22:53:00Z">
        <w:r w:rsidR="005D7620" w:rsidRPr="00C476A9" w:rsidDel="0063520A">
          <w:rPr>
            <w:color w:val="0070C0"/>
            <w:sz w:val="24"/>
            <w:szCs w:val="24"/>
          </w:rPr>
          <w:delText xml:space="preserve">the thought that </w:delText>
        </w:r>
      </w:del>
      <w:r w:rsidR="005D7620" w:rsidRPr="00C476A9">
        <w:rPr>
          <w:color w:val="0070C0"/>
          <w:sz w:val="24"/>
          <w:szCs w:val="24"/>
        </w:rPr>
        <w:t>the edited source code must have the</w:t>
      </w:r>
      <w:del w:id="551" w:author="Anna Rasburn" w:date="2019-01-09T22:14:00Z">
        <w:r w:rsidR="005D7620" w:rsidRPr="00C476A9" w:rsidDel="003F78B0">
          <w:rPr>
            <w:color w:val="0070C0"/>
            <w:sz w:val="24"/>
            <w:szCs w:val="24"/>
          </w:rPr>
          <w:delText xml:space="preserve"> exact</w:delText>
        </w:r>
      </w:del>
      <w:r w:rsidR="005D7620" w:rsidRPr="00C476A9">
        <w:rPr>
          <w:color w:val="0070C0"/>
          <w:sz w:val="24"/>
          <w:szCs w:val="24"/>
        </w:rPr>
        <w:t xml:space="preserve"> same purpose as the original source code </w:t>
      </w:r>
      <w:ins w:id="552" w:author="Anna Rasburn" w:date="2019-01-09T22:14:00Z">
        <w:r w:rsidR="003F78B0">
          <w:rPr>
            <w:color w:val="0070C0"/>
            <w:sz w:val="24"/>
            <w:szCs w:val="24"/>
          </w:rPr>
          <w:t xml:space="preserve">so that </w:t>
        </w:r>
      </w:ins>
      <w:del w:id="553" w:author="Anna Rasburn" w:date="2019-01-09T22:14:00Z">
        <w:r w:rsidR="005D7620" w:rsidRPr="00C476A9" w:rsidDel="003F78B0">
          <w:rPr>
            <w:color w:val="0070C0"/>
            <w:sz w:val="24"/>
            <w:szCs w:val="24"/>
          </w:rPr>
          <w:delText xml:space="preserve">as </w:delText>
        </w:r>
      </w:del>
      <w:r w:rsidR="005D7620" w:rsidRPr="00C476A9">
        <w:rPr>
          <w:color w:val="0070C0"/>
          <w:sz w:val="24"/>
          <w:szCs w:val="24"/>
        </w:rPr>
        <w:t xml:space="preserve">the unit tests are still </w:t>
      </w:r>
      <w:commentRangeStart w:id="554"/>
      <w:r w:rsidR="005D7620" w:rsidRPr="00C476A9">
        <w:rPr>
          <w:color w:val="0070C0"/>
          <w:sz w:val="24"/>
          <w:szCs w:val="24"/>
        </w:rPr>
        <w:t>passed</w:t>
      </w:r>
      <w:commentRangeEnd w:id="554"/>
      <w:r w:rsidR="0063520A">
        <w:rPr>
          <w:rStyle w:val="CommentReference"/>
        </w:rPr>
        <w:commentReference w:id="554"/>
      </w:r>
      <w:r w:rsidR="005D7620" w:rsidRPr="00C476A9">
        <w:rPr>
          <w:color w:val="0070C0"/>
          <w:sz w:val="24"/>
          <w:szCs w:val="24"/>
        </w:rPr>
        <w:t>. However, this fittest function implies that the developer has created well-written unit tests and source code. Therefore finding an optimised version depends largely on the developers' initial code.</w:t>
      </w:r>
    </w:p>
    <w:p w14:paraId="6B69C1F4" w14:textId="77777777" w:rsidR="007B052B" w:rsidRPr="00C476A9" w:rsidRDefault="007B052B" w:rsidP="007F4516">
      <w:pPr>
        <w:pStyle w:val="BodyText"/>
        <w:spacing w:line="240" w:lineRule="auto"/>
        <w:ind w:firstLine="0"/>
        <w:rPr>
          <w:color w:val="0070C0"/>
          <w:sz w:val="24"/>
          <w:szCs w:val="24"/>
        </w:rPr>
      </w:pPr>
    </w:p>
    <w:p w14:paraId="534296C4" w14:textId="164D448D" w:rsidR="007B052B" w:rsidRPr="00C476A9" w:rsidRDefault="00946A62" w:rsidP="007F4516">
      <w:pPr>
        <w:pStyle w:val="BodyText"/>
        <w:spacing w:line="240" w:lineRule="auto"/>
        <w:ind w:firstLine="0"/>
        <w:rPr>
          <w:color w:val="0070C0"/>
          <w:sz w:val="24"/>
          <w:szCs w:val="24"/>
        </w:rPr>
      </w:pPr>
      <w:r w:rsidRPr="00C476A9">
        <w:rPr>
          <w:color w:val="0070C0"/>
          <w:sz w:val="24"/>
          <w:szCs w:val="24"/>
        </w:rPr>
        <w:t xml:space="preserve">The GIN toolkit is limited to only optimise Java code. One can imagine </w:t>
      </w:r>
      <w:ins w:id="555" w:author="Anna Rasburn" w:date="2019-01-10T22:43:00Z">
        <w:r w:rsidR="00147FF3">
          <w:rPr>
            <w:color w:val="0070C0"/>
            <w:sz w:val="24"/>
            <w:szCs w:val="24"/>
          </w:rPr>
          <w:t xml:space="preserve">many </w:t>
        </w:r>
      </w:ins>
      <w:del w:id="556" w:author="Anna Rasburn" w:date="2019-01-10T22:43:00Z">
        <w:r w:rsidRPr="00C476A9" w:rsidDel="00424334">
          <w:rPr>
            <w:color w:val="0070C0"/>
            <w:sz w:val="24"/>
            <w:szCs w:val="24"/>
          </w:rPr>
          <w:delText xml:space="preserve">a lot </w:delText>
        </w:r>
      </w:del>
      <w:r w:rsidRPr="00C476A9">
        <w:rPr>
          <w:color w:val="0070C0"/>
          <w:sz w:val="24"/>
          <w:szCs w:val="24"/>
        </w:rPr>
        <w:t xml:space="preserve">of the principles that are learnt from this software could be applied to other object-oriented languages </w:t>
      </w:r>
      <w:ins w:id="557" w:author="Anna Rasburn" w:date="2019-01-10T22:44:00Z">
        <w:r w:rsidR="00424334">
          <w:rPr>
            <w:color w:val="0070C0"/>
            <w:sz w:val="24"/>
            <w:szCs w:val="24"/>
          </w:rPr>
          <w:t xml:space="preserve">such as </w:t>
        </w:r>
      </w:ins>
      <w:del w:id="558" w:author="Anna Rasburn" w:date="2019-01-10T22:44:00Z">
        <w:r w:rsidRPr="00C476A9" w:rsidDel="00424334">
          <w:rPr>
            <w:color w:val="0070C0"/>
            <w:sz w:val="24"/>
            <w:szCs w:val="24"/>
          </w:rPr>
          <w:delText xml:space="preserve">like </w:delText>
        </w:r>
      </w:del>
      <w:r w:rsidRPr="00C476A9">
        <w:rPr>
          <w:color w:val="0070C0"/>
          <w:sz w:val="24"/>
          <w:szCs w:val="24"/>
        </w:rPr>
        <w:t>C. Some of the features</w:t>
      </w:r>
      <w:ins w:id="559" w:author="Anna Rasburn" w:date="2019-01-10T22:44:00Z">
        <w:r w:rsidR="00424334">
          <w:rPr>
            <w:color w:val="0070C0"/>
            <w:sz w:val="24"/>
            <w:szCs w:val="24"/>
          </w:rPr>
          <w:t>,</w:t>
        </w:r>
      </w:ins>
      <w:r w:rsidRPr="00C476A9">
        <w:rPr>
          <w:color w:val="0070C0"/>
          <w:sz w:val="24"/>
          <w:szCs w:val="24"/>
        </w:rPr>
        <w:t xml:space="preserve"> such as moving edits</w:t>
      </w:r>
      <w:ins w:id="560" w:author="Anna Rasburn" w:date="2019-01-10T22:44:00Z">
        <w:r w:rsidR="00424334">
          <w:rPr>
            <w:color w:val="0070C0"/>
            <w:sz w:val="24"/>
            <w:szCs w:val="24"/>
          </w:rPr>
          <w:t>,</w:t>
        </w:r>
      </w:ins>
      <w:r w:rsidRPr="00C476A9">
        <w:rPr>
          <w:color w:val="0070C0"/>
          <w:sz w:val="24"/>
          <w:szCs w:val="24"/>
        </w:rPr>
        <w:t xml:space="preserve"> can have a major impact on interpreted languages</w:t>
      </w:r>
      <w:ins w:id="561" w:author="Anna Rasburn" w:date="2019-01-10T22:45:00Z">
        <w:r w:rsidR="00424334">
          <w:rPr>
            <w:color w:val="0070C0"/>
            <w:sz w:val="24"/>
            <w:szCs w:val="24"/>
          </w:rPr>
          <w:t>,</w:t>
        </w:r>
      </w:ins>
      <w:r w:rsidRPr="00C476A9">
        <w:rPr>
          <w:color w:val="0070C0"/>
          <w:sz w:val="24"/>
          <w:szCs w:val="24"/>
        </w:rPr>
        <w:t xml:space="preserve"> such as python</w:t>
      </w:r>
      <w:ins w:id="562" w:author="Anna Rasburn" w:date="2019-01-10T22:45:00Z">
        <w:r w:rsidR="00424334">
          <w:rPr>
            <w:color w:val="0070C0"/>
            <w:sz w:val="24"/>
            <w:szCs w:val="24"/>
          </w:rPr>
          <w:t>,</w:t>
        </w:r>
      </w:ins>
      <w:r w:rsidRPr="00C476A9">
        <w:rPr>
          <w:color w:val="0070C0"/>
          <w:sz w:val="24"/>
          <w:szCs w:val="24"/>
        </w:rPr>
        <w:t xml:space="preserve"> which have every line of the script interpreted individually </w:t>
      </w:r>
      <w:ins w:id="563" w:author="Anna Rasburn" w:date="2019-01-10T22:45:00Z">
        <w:r w:rsidR="00424334">
          <w:rPr>
            <w:color w:val="0070C0"/>
            <w:sz w:val="24"/>
            <w:szCs w:val="24"/>
          </w:rPr>
          <w:t xml:space="preserve">and </w:t>
        </w:r>
      </w:ins>
      <w:r w:rsidRPr="00C476A9">
        <w:rPr>
          <w:color w:val="0070C0"/>
          <w:sz w:val="24"/>
          <w:szCs w:val="24"/>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proofErr w:type="spellStart"/>
      <w:r w:rsidRPr="000B4183">
        <w:rPr>
          <w:color w:val="0070C0"/>
        </w:rPr>
        <w:t>JCodec</w:t>
      </w:r>
      <w:proofErr w:type="spellEnd"/>
    </w:p>
    <w:p w14:paraId="6DC94C41" w14:textId="77777777" w:rsidR="0029042A" w:rsidRDefault="00946A62" w:rsidP="00673C12">
      <w:pPr>
        <w:rPr>
          <w:color w:val="0070C0"/>
        </w:rPr>
      </w:pPr>
      <w:proofErr w:type="spellStart"/>
      <w:r>
        <w:rPr>
          <w:color w:val="0070C0"/>
        </w:rPr>
        <w:t>JCodec</w:t>
      </w:r>
      <w:proofErr w:type="spellEnd"/>
      <w:r>
        <w:rPr>
          <w:color w:val="0070C0"/>
        </w:rPr>
        <w:t xml:space="preserve"> is ‘a pure implementation of video and audio codecs’[REFERENCE]. </w:t>
      </w:r>
      <w:proofErr w:type="spellStart"/>
      <w:r>
        <w:rPr>
          <w:color w:val="0070C0"/>
        </w:rPr>
        <w:t>JCodec</w:t>
      </w:r>
      <w:proofErr w:type="spellEnd"/>
      <w:r w:rsidR="00825AE9">
        <w:rPr>
          <w:color w:val="0070C0"/>
        </w:rPr>
        <w:t xml:space="preserve"> is currently being used by the GIN toolkit as a set of programs to improve. There are 203 different programs within </w:t>
      </w:r>
      <w:proofErr w:type="spellStart"/>
      <w:r>
        <w:rPr>
          <w:color w:val="0070C0"/>
        </w:rPr>
        <w:t>JCodec</w:t>
      </w:r>
      <w:proofErr w:type="spellEnd"/>
      <w:r>
        <w:rPr>
          <w:color w:val="0070C0"/>
        </w:rPr>
        <w:t xml:space="preserve">. </w:t>
      </w:r>
      <w:proofErr w:type="spellStart"/>
      <w:r>
        <w:rPr>
          <w:color w:val="0070C0"/>
        </w:rPr>
        <w:t>JCodec</w:t>
      </w:r>
      <w:proofErr w:type="spellEnd"/>
      <w:r w:rsidR="00825AE9">
        <w:rPr>
          <w:color w:val="0070C0"/>
        </w:rPr>
        <w:t xml:space="preserve"> is a good </w:t>
      </w:r>
      <w:r>
        <w:rPr>
          <w:color w:val="0070C0"/>
        </w:rPr>
        <w:t xml:space="preserve">library </w:t>
      </w:r>
      <w:r w:rsidR="00825AE9">
        <w:rPr>
          <w:color w:val="0070C0"/>
        </w:rPr>
        <w:t>for GIN</w:t>
      </w:r>
      <w:r>
        <w:rPr>
          <w:color w:val="0070C0"/>
        </w:rPr>
        <w:t xml:space="preserve"> to optimise</w:t>
      </w:r>
      <w:r w:rsidR="00825AE9">
        <w:rPr>
          <w:color w:val="0070C0"/>
        </w:rPr>
        <w:t xml:space="preserve"> because they are written in Java and they contain more than 10 unit tests per program. </w:t>
      </w:r>
    </w:p>
    <w:p w14:paraId="5E7F5698" w14:textId="77777777" w:rsidR="0029042A" w:rsidRDefault="0029042A" w:rsidP="00673C12">
      <w:pPr>
        <w:rPr>
          <w:color w:val="0070C0"/>
        </w:rPr>
      </w:pPr>
    </w:p>
    <w:p w14:paraId="5629DE28" w14:textId="3E548E1C" w:rsidR="00825AE9" w:rsidRDefault="00946A62" w:rsidP="00673C12">
      <w:pPr>
        <w:rPr>
          <w:color w:val="0070C0"/>
        </w:rPr>
      </w:pPr>
      <w:r>
        <w:rPr>
          <w:color w:val="0070C0"/>
        </w:rPr>
        <w:t>The high number of unit tests allow for the functionality not to be compr</w:t>
      </w:r>
      <w:ins w:id="564" w:author="Anna Rasburn" w:date="2019-01-10T22:48:00Z">
        <w:r w:rsidR="00424334">
          <w:rPr>
            <w:color w:val="0070C0"/>
          </w:rPr>
          <w:t>om</w:t>
        </w:r>
      </w:ins>
      <w:r>
        <w:rPr>
          <w:color w:val="0070C0"/>
        </w:rPr>
        <w:t xml:space="preserve">ised </w:t>
      </w:r>
      <w:ins w:id="565" w:author="Anna Rasburn" w:date="2019-01-10T22:49:00Z">
        <w:r w:rsidR="00424334">
          <w:rPr>
            <w:color w:val="0070C0"/>
          </w:rPr>
          <w:t xml:space="preserve">significantly </w:t>
        </w:r>
      </w:ins>
      <w:del w:id="566" w:author="Anna Rasburn" w:date="2019-01-10T22:49:00Z">
        <w:r w:rsidDel="00424334">
          <w:rPr>
            <w:color w:val="0070C0"/>
          </w:rPr>
          <w:delText xml:space="preserve">largely </w:delText>
        </w:r>
      </w:del>
      <w:r>
        <w:rPr>
          <w:color w:val="0070C0"/>
        </w:rPr>
        <w:t xml:space="preserve">so </w:t>
      </w:r>
      <w:ins w:id="567" w:author="Anna Rasburn" w:date="2019-01-10T22:50:00Z">
        <w:r w:rsidR="00424334">
          <w:rPr>
            <w:color w:val="0070C0"/>
          </w:rPr>
          <w:t xml:space="preserve">that </w:t>
        </w:r>
      </w:ins>
      <w:r>
        <w:rPr>
          <w:color w:val="0070C0"/>
        </w:rPr>
        <w:t>the programs still perform in the same way</w:t>
      </w:r>
      <w:ins w:id="568" w:author="Anna Rasburn" w:date="2019-01-10T22:50:00Z">
        <w:r w:rsidR="00424334">
          <w:rPr>
            <w:color w:val="0070C0"/>
          </w:rPr>
          <w:t xml:space="preserve"> after optimisation using GIN</w:t>
        </w:r>
      </w:ins>
      <w:r>
        <w:rPr>
          <w:color w:val="0070C0"/>
        </w:rPr>
        <w:t xml:space="preserve">. The </w:t>
      </w:r>
      <w:proofErr w:type="spellStart"/>
      <w:r>
        <w:rPr>
          <w:color w:val="0070C0"/>
        </w:rPr>
        <w:t>JCodec</w:t>
      </w:r>
      <w:proofErr w:type="spellEnd"/>
      <w:r>
        <w:rPr>
          <w:color w:val="0070C0"/>
        </w:rPr>
        <w:t xml:space="preserve"> implementation is used in a large number of programs and large numbers of developers. This </w:t>
      </w:r>
      <w:ins w:id="569" w:author="Anna Rasburn" w:date="2019-01-10T22:50:00Z">
        <w:r w:rsidR="00424334">
          <w:rPr>
            <w:color w:val="0070C0"/>
          </w:rPr>
          <w:t xml:space="preserve">has </w:t>
        </w:r>
      </w:ins>
      <w:r>
        <w:rPr>
          <w:color w:val="0070C0"/>
        </w:rPr>
        <w:t xml:space="preserve">created </w:t>
      </w:r>
      <w:ins w:id="570" w:author="Anna Rasburn" w:date="2019-01-10T22:50:00Z">
        <w:r w:rsidR="00424334">
          <w:rPr>
            <w:color w:val="0070C0"/>
          </w:rPr>
          <w:t>much</w:t>
        </w:r>
      </w:ins>
      <w:ins w:id="571" w:author="Anna Rasburn" w:date="2019-01-10T22:51:00Z">
        <w:r w:rsidR="00424334">
          <w:rPr>
            <w:color w:val="0070C0"/>
          </w:rPr>
          <w:t xml:space="preserve"> </w:t>
        </w:r>
      </w:ins>
      <w:del w:id="572" w:author="Anna Rasburn" w:date="2019-01-10T22:51:00Z">
        <w:r w:rsidDel="00424334">
          <w:rPr>
            <w:color w:val="0070C0"/>
          </w:rPr>
          <w:delText xml:space="preserve">a lot of </w:delText>
        </w:r>
      </w:del>
      <w:r>
        <w:rPr>
          <w:color w:val="0070C0"/>
        </w:rPr>
        <w:t xml:space="preserve">documentation and if GIN finds a way of improving the library, there can be large saving in energy if all of those programs use the optimised versions. </w:t>
      </w:r>
      <w:r w:rsidR="001B551F">
        <w:rPr>
          <w:color w:val="0070C0"/>
        </w:rPr>
        <w:t xml:space="preserve"> </w:t>
      </w:r>
    </w:p>
    <w:p w14:paraId="1F3C95AD" w14:textId="77777777" w:rsidR="00825AE9" w:rsidRDefault="00825AE9" w:rsidP="00673C12">
      <w:pPr>
        <w:rPr>
          <w:color w:val="0070C0"/>
        </w:rPr>
      </w:pPr>
    </w:p>
    <w:p w14:paraId="7246CBF6" w14:textId="26605607" w:rsidR="00825AE9" w:rsidRDefault="00946A62" w:rsidP="00673C12">
      <w:pPr>
        <w:rPr>
          <w:color w:val="0070C0"/>
        </w:rPr>
      </w:pPr>
      <w:proofErr w:type="spellStart"/>
      <w:r>
        <w:rPr>
          <w:color w:val="0070C0"/>
        </w:rPr>
        <w:t>JCodec</w:t>
      </w:r>
      <w:proofErr w:type="spellEnd"/>
      <w:r>
        <w:rPr>
          <w:color w:val="0070C0"/>
        </w:rPr>
        <w:t xml:space="preserve"> </w:t>
      </w:r>
      <w:ins w:id="573" w:author="Anna Rasburn" w:date="2019-01-10T22:51:00Z">
        <w:r w:rsidR="00424334">
          <w:rPr>
            <w:color w:val="0070C0"/>
          </w:rPr>
          <w:t xml:space="preserve">presents </w:t>
        </w:r>
      </w:ins>
      <w:del w:id="574" w:author="Anna Rasburn" w:date="2019-01-10T22:51:00Z">
        <w:r w:rsidDel="00424334">
          <w:rPr>
            <w:color w:val="0070C0"/>
          </w:rPr>
          <w:delText xml:space="preserve">offers </w:delText>
        </w:r>
      </w:del>
      <w:r>
        <w:rPr>
          <w:color w:val="0070C0"/>
        </w:rPr>
        <w:t xml:space="preserve">its own problems when optimising because </w:t>
      </w:r>
      <w:ins w:id="575" w:author="Anna Rasburn" w:date="2019-01-10T22:51:00Z">
        <w:r w:rsidR="00424334">
          <w:rPr>
            <w:color w:val="0070C0"/>
          </w:rPr>
          <w:t xml:space="preserve">many </w:t>
        </w:r>
      </w:ins>
      <w:del w:id="576" w:author="Anna Rasburn" w:date="2019-01-10T22:52:00Z">
        <w:r w:rsidDel="00424334">
          <w:rPr>
            <w:color w:val="0070C0"/>
          </w:rPr>
          <w:delText xml:space="preserve">a </w:delText>
        </w:r>
      </w:del>
      <w:del w:id="577" w:author="Anna Rasburn" w:date="2019-01-10T22:51:00Z">
        <w:r w:rsidDel="00424334">
          <w:rPr>
            <w:color w:val="0070C0"/>
          </w:rPr>
          <w:delText xml:space="preserve">lot of the </w:delText>
        </w:r>
      </w:del>
      <w:r>
        <w:rPr>
          <w:color w:val="0070C0"/>
        </w:rPr>
        <w:t xml:space="preserve">programs use media elements which require </w:t>
      </w:r>
      <w:ins w:id="578" w:author="Anna Rasburn" w:date="2019-01-10T22:52:00Z">
        <w:r w:rsidR="00424334">
          <w:rPr>
            <w:color w:val="0070C0"/>
          </w:rPr>
          <w:t xml:space="preserve">much </w:t>
        </w:r>
      </w:ins>
      <w:del w:id="579" w:author="Anna Rasburn" w:date="2019-01-10T22:52:00Z">
        <w:r w:rsidDel="00424334">
          <w:rPr>
            <w:color w:val="0070C0"/>
          </w:rPr>
          <w:delText xml:space="preserve">a lot of </w:delText>
        </w:r>
      </w:del>
      <w:r>
        <w:rPr>
          <w:color w:val="0070C0"/>
        </w:rPr>
        <w:t xml:space="preserve">energy to work and cannot have too much content removed otherwise </w:t>
      </w:r>
      <w:ins w:id="580" w:author="Anna Rasburn" w:date="2019-01-10T22:52:00Z">
        <w:r w:rsidR="00424334">
          <w:rPr>
            <w:color w:val="0070C0"/>
          </w:rPr>
          <w:t xml:space="preserve">the </w:t>
        </w:r>
      </w:ins>
      <w:del w:id="581" w:author="Anna Rasburn" w:date="2019-01-10T22:52:00Z">
        <w:r w:rsidDel="00424334">
          <w:rPr>
            <w:color w:val="0070C0"/>
          </w:rPr>
          <w:delText xml:space="preserve">you remove the </w:delText>
        </w:r>
      </w:del>
      <w:r>
        <w:rPr>
          <w:color w:val="0070C0"/>
        </w:rPr>
        <w:t xml:space="preserve">functionality of the program </w:t>
      </w:r>
      <w:ins w:id="582" w:author="Anna Rasburn" w:date="2019-01-10T22:52:00Z">
        <w:r w:rsidR="00424334">
          <w:rPr>
            <w:color w:val="0070C0"/>
          </w:rPr>
          <w:t>is adversely affected</w:t>
        </w:r>
      </w:ins>
      <w:ins w:id="583" w:author="Anna Rasburn" w:date="2019-01-10T22:53:00Z">
        <w:r w:rsidR="00424334">
          <w:rPr>
            <w:color w:val="0070C0"/>
          </w:rPr>
          <w:t xml:space="preserve">, </w:t>
        </w:r>
      </w:ins>
      <w:del w:id="584" w:author="Anna Rasburn" w:date="2019-01-10T22:55:00Z">
        <w:r w:rsidDel="0062315E">
          <w:rPr>
            <w:color w:val="0070C0"/>
          </w:rPr>
          <w:delText xml:space="preserve">and </w:delText>
        </w:r>
      </w:del>
      <w:r>
        <w:rPr>
          <w:color w:val="0070C0"/>
        </w:rPr>
        <w:t>caus</w:t>
      </w:r>
      <w:ins w:id="585" w:author="Anna Rasburn" w:date="2019-01-10T22:55:00Z">
        <w:r w:rsidR="0062315E">
          <w:rPr>
            <w:color w:val="0070C0"/>
          </w:rPr>
          <w:t>ing</w:t>
        </w:r>
      </w:ins>
      <w:del w:id="586" w:author="Anna Rasburn" w:date="2019-01-10T22:55:00Z">
        <w:r w:rsidDel="0062315E">
          <w:rPr>
            <w:color w:val="0070C0"/>
          </w:rPr>
          <w:delText>e</w:delText>
        </w:r>
      </w:del>
      <w:r>
        <w:rPr>
          <w:color w:val="0070C0"/>
        </w:rPr>
        <w:t xml:space="preserve"> a wide range of errors.</w:t>
      </w:r>
      <w:r w:rsidR="001B551F">
        <w:rPr>
          <w:color w:val="0070C0"/>
        </w:rPr>
        <w:t xml:space="preserve"> Th</w:t>
      </w:r>
      <w:ins w:id="587" w:author="Anna Rasburn" w:date="2019-01-10T23:10:00Z">
        <w:r w:rsidR="00B419ED">
          <w:rPr>
            <w:color w:val="0070C0"/>
          </w:rPr>
          <w:t xml:space="preserve">is library </w:t>
        </w:r>
      </w:ins>
      <w:ins w:id="588" w:author="Anna Rasburn" w:date="2019-01-10T23:11:00Z">
        <w:r w:rsidR="00B419ED">
          <w:rPr>
            <w:color w:val="0070C0"/>
          </w:rPr>
          <w:t xml:space="preserve">of GIN applications to </w:t>
        </w:r>
      </w:ins>
      <w:del w:id="589" w:author="Anna Rasburn" w:date="2019-01-10T23:11:00Z">
        <w:r w:rsidR="001B551F" w:rsidDel="00B419ED">
          <w:rPr>
            <w:color w:val="0070C0"/>
          </w:rPr>
          <w:delText>e</w:delText>
        </w:r>
      </w:del>
      <w:proofErr w:type="spellStart"/>
      <w:ins w:id="590" w:author="Anna Rasburn" w:date="2019-01-10T23:10:00Z">
        <w:r w:rsidR="00B419ED">
          <w:rPr>
            <w:color w:val="0070C0"/>
          </w:rPr>
          <w:t>JCodec</w:t>
        </w:r>
        <w:proofErr w:type="spellEnd"/>
        <w:r w:rsidR="00B419ED">
          <w:rPr>
            <w:color w:val="0070C0"/>
          </w:rPr>
          <w:t xml:space="preserve"> applications </w:t>
        </w:r>
      </w:ins>
      <w:del w:id="591" w:author="Anna Rasburn" w:date="2019-01-10T23:08:00Z">
        <w:r w:rsidR="001B551F" w:rsidDel="00B419ED">
          <w:rPr>
            <w:color w:val="0070C0"/>
          </w:rPr>
          <w:delText xml:space="preserve"> </w:delText>
        </w:r>
      </w:del>
      <w:del w:id="592" w:author="Anna Rasburn" w:date="2019-01-10T23:03:00Z">
        <w:r w:rsidR="001B551F" w:rsidDel="0062315E">
          <w:rPr>
            <w:color w:val="0070C0"/>
          </w:rPr>
          <w:delText xml:space="preserve">research </w:delText>
        </w:r>
      </w:del>
      <w:r w:rsidR="001B551F">
        <w:rPr>
          <w:color w:val="0070C0"/>
        </w:rPr>
        <w:t xml:space="preserve">on this library does not work on other multimedia techniques in </w:t>
      </w:r>
      <w:r w:rsidR="00BD5935">
        <w:rPr>
          <w:color w:val="0070C0"/>
        </w:rPr>
        <w:t>J</w:t>
      </w:r>
      <w:r w:rsidR="001B551F">
        <w:rPr>
          <w:color w:val="0070C0"/>
        </w:rPr>
        <w:t xml:space="preserve">ava such as the Oracle multimedia API </w:t>
      </w:r>
      <w:r w:rsidR="00BD5935">
        <w:rPr>
          <w:color w:val="0070C0"/>
        </w:rPr>
        <w:t>[REFERENCE]</w:t>
      </w:r>
      <w:r w:rsidR="001B551F">
        <w:rPr>
          <w:color w:val="0070C0"/>
        </w:rPr>
        <w:t xml:space="preserve">as they work in different ways in comparison to </w:t>
      </w:r>
      <w:proofErr w:type="spellStart"/>
      <w:r w:rsidR="001B551F">
        <w:rPr>
          <w:color w:val="0070C0"/>
        </w:rPr>
        <w:t>JCodec</w:t>
      </w:r>
      <w:proofErr w:type="spellEnd"/>
      <w:r w:rsidR="001B551F">
        <w:rPr>
          <w:color w:val="0070C0"/>
        </w:rPr>
        <w:t xml:space="preserve">. </w:t>
      </w:r>
      <w:r w:rsidR="00BD5935">
        <w:rPr>
          <w:color w:val="0070C0"/>
        </w:rPr>
        <w:t xml:space="preserve"> </w:t>
      </w:r>
    </w:p>
    <w:p w14:paraId="210B8C76" w14:textId="77777777" w:rsidR="00BD5935" w:rsidRDefault="00BD5935" w:rsidP="00673C12">
      <w:pPr>
        <w:rPr>
          <w:color w:val="0070C0"/>
        </w:rPr>
      </w:pPr>
    </w:p>
    <w:p w14:paraId="53185A84" w14:textId="77777777" w:rsidR="00BD5935" w:rsidRDefault="006E03E6" w:rsidP="00673C12">
      <w:pPr>
        <w:rPr>
          <w:color w:val="0070C0"/>
        </w:rPr>
      </w:pPr>
      <w:hyperlink r:id="rId19" w:history="1">
        <w:r w:rsidR="00946A62" w:rsidRPr="00514D61">
          <w:rPr>
            <w:rStyle w:val="Hyperlink"/>
          </w:rPr>
          <w:t>http://jcodec.org/</w:t>
        </w:r>
      </w:hyperlink>
      <w:r w:rsidR="00946A62">
        <w:rPr>
          <w:color w:val="0070C0"/>
        </w:rPr>
        <w:t xml:space="preserve"> </w:t>
      </w:r>
    </w:p>
    <w:p w14:paraId="68555703" w14:textId="77777777" w:rsidR="00BD5935" w:rsidRDefault="006E03E6" w:rsidP="00673C12">
      <w:pPr>
        <w:rPr>
          <w:color w:val="0070C0"/>
        </w:rPr>
      </w:pPr>
      <w:hyperlink r:id="rId20" w:history="1">
        <w:r w:rsidR="00946A62" w:rsidRPr="00514D61">
          <w:rPr>
            <w:rStyle w:val="Hyperlink"/>
          </w:rPr>
          <w:t>https://www.oracle.com/technetwork/database/database-technologies/multimedia/documentation/index.html</w:t>
        </w:r>
      </w:hyperlink>
      <w:r w:rsidR="00946A62">
        <w:rPr>
          <w:color w:val="0070C0"/>
        </w:rPr>
        <w:t xml:space="preserve"> </w:t>
      </w:r>
    </w:p>
    <w:p w14:paraId="2CF7FEDC" w14:textId="77777777" w:rsidR="00673C12" w:rsidRPr="00673C12" w:rsidRDefault="00673C12" w:rsidP="00673C12">
      <w:pPr>
        <w:pStyle w:val="BodyFirst"/>
        <w:rPr>
          <w:color w:val="0070C0"/>
        </w:rPr>
      </w:pPr>
    </w:p>
    <w:p w14:paraId="40F8FF8F" w14:textId="77777777" w:rsidR="0020285E" w:rsidRDefault="00946A62" w:rsidP="0020285E">
      <w:pPr>
        <w:pStyle w:val="Heading2"/>
        <w:rPr>
          <w:color w:val="0070C0"/>
        </w:rPr>
      </w:pPr>
      <w:r w:rsidRPr="0020285E">
        <w:rPr>
          <w:color w:val="0070C0"/>
        </w:rPr>
        <w:t>GI In other Languages</w:t>
      </w:r>
    </w:p>
    <w:p w14:paraId="2B70EF49" w14:textId="77777777" w:rsidR="001308B0" w:rsidRDefault="006E03E6" w:rsidP="001308B0">
      <w:pPr>
        <w:pStyle w:val="BodyFirst"/>
      </w:pPr>
      <w:hyperlink r:id="rId21" w:history="1">
        <w:r w:rsidR="00946A62" w:rsidRPr="00514D61">
          <w:rPr>
            <w:rStyle w:val="Hyperlink"/>
          </w:rPr>
          <w:t>https://dspace.stir.ac.uk/bitstream/1893/26007/1/thesis.pdf</w:t>
        </w:r>
      </w:hyperlink>
    </w:p>
    <w:p w14:paraId="2698914C" w14:textId="77777777" w:rsidR="00956B3F" w:rsidRPr="00956B3F" w:rsidRDefault="006E03E6" w:rsidP="00956B3F">
      <w:pPr>
        <w:pStyle w:val="BodyText"/>
      </w:pPr>
      <w:hyperlink r:id="rId22" w:history="1">
        <w:r w:rsidR="00946A62" w:rsidRPr="00514D61">
          <w:rPr>
            <w:rStyle w:val="Hyperlink"/>
          </w:rPr>
          <w:t>https://www.economist.com/science-and-technology/2018/07/19/python-has-brought-computer-programming-to-a-vast-new-audience</w:t>
        </w:r>
      </w:hyperlink>
      <w:r w:rsidR="00946A62">
        <w:t xml:space="preserve"> </w:t>
      </w:r>
    </w:p>
    <w:p w14:paraId="460AD8EA" w14:textId="4F6E7ABF" w:rsidR="00E579EF" w:rsidRPr="00C476A9" w:rsidRDefault="00946A62" w:rsidP="00E579EF">
      <w:pPr>
        <w:pStyle w:val="BodyText"/>
        <w:tabs>
          <w:tab w:val="center" w:pos="4182"/>
        </w:tabs>
        <w:spacing w:line="240" w:lineRule="auto"/>
        <w:ind w:firstLine="0"/>
        <w:rPr>
          <w:color w:val="0070C0"/>
          <w:sz w:val="24"/>
        </w:rPr>
      </w:pPr>
      <w:r w:rsidRPr="00C476A9">
        <w:rPr>
          <w:color w:val="0070C0"/>
          <w:sz w:val="24"/>
        </w:rPr>
        <w:t xml:space="preserve">A large proportion of research about Genetic Improvement focuses on object-oriented languages such as Java, C and C++, therefore ignoring dynamically typed languages such as Python. </w:t>
      </w:r>
      <w:r w:rsidR="00313FEF" w:rsidRPr="00C476A9">
        <w:rPr>
          <w:color w:val="0070C0"/>
          <w:sz w:val="24"/>
        </w:rPr>
        <w:t xml:space="preserve">Research conducted by </w:t>
      </w:r>
      <w:proofErr w:type="spellStart"/>
      <w:r w:rsidR="00313FEF" w:rsidRPr="00C476A9">
        <w:rPr>
          <w:color w:val="0070C0"/>
          <w:sz w:val="24"/>
        </w:rPr>
        <w:t>Haraldsson</w:t>
      </w:r>
      <w:proofErr w:type="spellEnd"/>
      <w:r w:rsidR="00313FEF" w:rsidRPr="00C476A9">
        <w:rPr>
          <w:color w:val="0070C0"/>
          <w:sz w:val="24"/>
        </w:rPr>
        <w:t>[REFERENCE] focuses on g</w:t>
      </w:r>
      <w:r w:rsidR="00956B3F" w:rsidRPr="00C476A9">
        <w:rPr>
          <w:color w:val="0070C0"/>
          <w:sz w:val="24"/>
        </w:rPr>
        <w:t xml:space="preserve">enetic </w:t>
      </w:r>
      <w:r w:rsidR="00313FEF" w:rsidRPr="00C476A9">
        <w:rPr>
          <w:color w:val="0070C0"/>
          <w:sz w:val="24"/>
        </w:rPr>
        <w:t>i</w:t>
      </w:r>
      <w:r w:rsidR="00956B3F" w:rsidRPr="00C476A9">
        <w:rPr>
          <w:color w:val="0070C0"/>
          <w:sz w:val="24"/>
        </w:rPr>
        <w:t xml:space="preserve">mprovement in Python </w:t>
      </w:r>
      <w:ins w:id="593" w:author="Anna Rasburn" w:date="2019-01-11T19:34:00Z">
        <w:r w:rsidR="006E03E6">
          <w:rPr>
            <w:color w:val="0070C0"/>
            <w:sz w:val="24"/>
          </w:rPr>
          <w:t xml:space="preserve">who showed that it </w:t>
        </w:r>
      </w:ins>
      <w:r w:rsidR="00956B3F" w:rsidRPr="00C476A9">
        <w:rPr>
          <w:color w:val="0070C0"/>
          <w:sz w:val="24"/>
        </w:rPr>
        <w:t xml:space="preserve">can be used to fix multiple bugs within the Python script at the same time and in a reasonable time frame. </w:t>
      </w:r>
    </w:p>
    <w:p w14:paraId="29306DB7" w14:textId="77777777" w:rsidR="00E579EF" w:rsidRPr="00C476A9" w:rsidRDefault="00E579EF" w:rsidP="00E579EF">
      <w:pPr>
        <w:pStyle w:val="BodyText"/>
        <w:tabs>
          <w:tab w:val="center" w:pos="4182"/>
        </w:tabs>
        <w:spacing w:line="240" w:lineRule="auto"/>
        <w:ind w:firstLine="0"/>
        <w:rPr>
          <w:color w:val="0070C0"/>
          <w:sz w:val="24"/>
        </w:rPr>
      </w:pPr>
    </w:p>
    <w:p w14:paraId="41EDBDC0" w14:textId="6EBCBE05" w:rsidR="00313FEF" w:rsidRPr="00C476A9" w:rsidRDefault="00946A62" w:rsidP="00E579EF">
      <w:pPr>
        <w:pStyle w:val="BodyText"/>
        <w:tabs>
          <w:tab w:val="center" w:pos="4182"/>
        </w:tabs>
        <w:spacing w:line="240" w:lineRule="auto"/>
        <w:ind w:firstLine="0"/>
        <w:rPr>
          <w:color w:val="0070C0"/>
          <w:sz w:val="24"/>
        </w:rPr>
      </w:pPr>
      <w:proofErr w:type="spellStart"/>
      <w:r w:rsidRPr="00C476A9">
        <w:rPr>
          <w:color w:val="0070C0"/>
          <w:sz w:val="24"/>
        </w:rPr>
        <w:t>Haraldsson's</w:t>
      </w:r>
      <w:proofErr w:type="spellEnd"/>
      <w:r w:rsidRPr="00C476A9">
        <w:rPr>
          <w:color w:val="0070C0"/>
          <w:sz w:val="24"/>
        </w:rPr>
        <w:t xml:space="preserve"> research works in a similar way to GIN where a series of edits are applied to source code.</w:t>
      </w:r>
      <w:r w:rsidR="00E579EF" w:rsidRPr="00C476A9">
        <w:rPr>
          <w:color w:val="0070C0"/>
          <w:sz w:val="24"/>
        </w:rPr>
        <w:t xml:space="preserve"> </w:t>
      </w:r>
      <w:r w:rsidRPr="00C476A9">
        <w:rPr>
          <w:color w:val="0070C0"/>
          <w:sz w:val="24"/>
        </w:rPr>
        <w:t>This research applies experiments to small python scripts to see whether solutions created by genetic improvement ha</w:t>
      </w:r>
      <w:ins w:id="594" w:author="Anna Rasburn" w:date="2019-01-11T19:35:00Z">
        <w:r w:rsidR="00641C9B">
          <w:rPr>
            <w:color w:val="0070C0"/>
            <w:sz w:val="24"/>
          </w:rPr>
          <w:t>ve</w:t>
        </w:r>
      </w:ins>
      <w:del w:id="595" w:author="Anna Rasburn" w:date="2019-01-11T19:35:00Z">
        <w:r w:rsidRPr="00C476A9" w:rsidDel="00641C9B">
          <w:rPr>
            <w:color w:val="0070C0"/>
            <w:sz w:val="24"/>
          </w:rPr>
          <w:delText>s</w:delText>
        </w:r>
      </w:del>
      <w:r w:rsidRPr="00C476A9">
        <w:rPr>
          <w:color w:val="0070C0"/>
          <w:sz w:val="24"/>
        </w:rPr>
        <w:t xml:space="preserve"> been successful. </w:t>
      </w:r>
      <w:ins w:id="596" w:author="Anna Rasburn" w:date="2019-01-11T19:38:00Z">
        <w:r w:rsidR="00641C9B">
          <w:rPr>
            <w:color w:val="0070C0"/>
            <w:sz w:val="24"/>
          </w:rPr>
          <w:t>A r</w:t>
        </w:r>
      </w:ins>
      <w:del w:id="597" w:author="Anna Rasburn" w:date="2019-01-11T19:38:00Z">
        <w:r w:rsidRPr="00C476A9" w:rsidDel="00641C9B">
          <w:rPr>
            <w:color w:val="0070C0"/>
            <w:sz w:val="24"/>
          </w:rPr>
          <w:delText>Th</w:delText>
        </w:r>
        <w:r w:rsidR="00E579EF" w:rsidRPr="00C476A9" w:rsidDel="00641C9B">
          <w:rPr>
            <w:color w:val="0070C0"/>
            <w:sz w:val="24"/>
          </w:rPr>
          <w:delText xml:space="preserve">e use of a </w:delText>
        </w:r>
      </w:del>
      <w:del w:id="598" w:author="Anna Rasburn" w:date="2019-01-11T19:39:00Z">
        <w:r w:rsidR="00E579EF" w:rsidRPr="00C476A9" w:rsidDel="00641C9B">
          <w:rPr>
            <w:color w:val="0070C0"/>
            <w:sz w:val="24"/>
          </w:rPr>
          <w:delText>R</w:delText>
        </w:r>
      </w:del>
      <w:r w:rsidR="00E579EF" w:rsidRPr="00C476A9">
        <w:rPr>
          <w:color w:val="0070C0"/>
          <w:sz w:val="24"/>
        </w:rPr>
        <w:t>andom walk analysis</w:t>
      </w:r>
      <w:ins w:id="599" w:author="Anna Rasburn" w:date="2019-01-11T19:39:00Z">
        <w:r w:rsidR="00641C9B">
          <w:rPr>
            <w:color w:val="0070C0"/>
            <w:sz w:val="24"/>
          </w:rPr>
          <w:t xml:space="preserve"> is used</w:t>
        </w:r>
      </w:ins>
      <w:ins w:id="600" w:author="Anna Rasburn" w:date="2019-01-11T19:35:00Z">
        <w:r w:rsidR="00641C9B">
          <w:rPr>
            <w:color w:val="0070C0"/>
            <w:sz w:val="24"/>
          </w:rPr>
          <w:t>,</w:t>
        </w:r>
      </w:ins>
      <w:r w:rsidR="00E579EF" w:rsidRPr="00C476A9">
        <w:rPr>
          <w:color w:val="0070C0"/>
          <w:sz w:val="24"/>
        </w:rPr>
        <w:t xml:space="preserve"> where the start state is assum</w:t>
      </w:r>
      <w:ins w:id="601" w:author="Anna Rasburn" w:date="2019-01-11T19:36:00Z">
        <w:r w:rsidR="00641C9B">
          <w:rPr>
            <w:color w:val="0070C0"/>
            <w:sz w:val="24"/>
          </w:rPr>
          <w:t>ing</w:t>
        </w:r>
      </w:ins>
      <w:ins w:id="602" w:author="Anna Rasburn" w:date="2019-01-11T19:35:00Z">
        <w:r w:rsidR="00641C9B">
          <w:rPr>
            <w:color w:val="0070C0"/>
            <w:sz w:val="24"/>
          </w:rPr>
          <w:t xml:space="preserve"> that </w:t>
        </w:r>
      </w:ins>
      <w:del w:id="603" w:author="Anna Rasburn" w:date="2019-01-11T19:35:00Z">
        <w:r w:rsidR="00E579EF" w:rsidRPr="00C476A9" w:rsidDel="00641C9B">
          <w:rPr>
            <w:color w:val="0070C0"/>
            <w:sz w:val="24"/>
          </w:rPr>
          <w:delText xml:space="preserve">ing </w:delText>
        </w:r>
      </w:del>
      <w:r w:rsidR="00E579EF" w:rsidRPr="00C476A9">
        <w:rPr>
          <w:color w:val="0070C0"/>
          <w:sz w:val="24"/>
        </w:rPr>
        <w:t>the program is correct and the fitness is monitored as the edit list increases in size one edit at a time. The other stage of the experiment is the exhaustive neighbourhood analysis w</w:t>
      </w:r>
      <w:ins w:id="604" w:author="Anna Rasburn" w:date="2019-01-11T19:36:00Z">
        <w:r w:rsidR="00641C9B">
          <w:rPr>
            <w:color w:val="0070C0"/>
            <w:sz w:val="24"/>
          </w:rPr>
          <w:t>h</w:t>
        </w:r>
      </w:ins>
      <w:r w:rsidR="00E579EF" w:rsidRPr="00C476A9">
        <w:rPr>
          <w:color w:val="0070C0"/>
          <w:sz w:val="24"/>
        </w:rPr>
        <w:t xml:space="preserve">ere the fitness is evaluated for every mutant of the program. </w:t>
      </w:r>
    </w:p>
    <w:p w14:paraId="58955866" w14:textId="77777777" w:rsidR="00E579EF" w:rsidRPr="00C476A9" w:rsidRDefault="00E579EF" w:rsidP="00E579EF">
      <w:pPr>
        <w:pStyle w:val="BodyText"/>
        <w:tabs>
          <w:tab w:val="center" w:pos="4182"/>
        </w:tabs>
        <w:spacing w:line="240" w:lineRule="auto"/>
        <w:ind w:firstLine="0"/>
        <w:rPr>
          <w:color w:val="0070C0"/>
          <w:sz w:val="24"/>
        </w:rPr>
      </w:pPr>
    </w:p>
    <w:p w14:paraId="746D1F3D" w14:textId="4193E51E" w:rsidR="00313FEF" w:rsidRPr="00C476A9" w:rsidRDefault="00946A62" w:rsidP="00E579EF">
      <w:pPr>
        <w:pStyle w:val="BodyText"/>
        <w:spacing w:line="240" w:lineRule="auto"/>
        <w:ind w:firstLine="0"/>
        <w:rPr>
          <w:color w:val="0070C0"/>
          <w:sz w:val="24"/>
        </w:rPr>
      </w:pPr>
      <w:r w:rsidRPr="00C476A9">
        <w:rPr>
          <w:color w:val="0070C0"/>
          <w:sz w:val="24"/>
        </w:rPr>
        <w:t xml:space="preserve">Genetic Improvement in Python </w:t>
      </w:r>
      <w:ins w:id="605" w:author="Anna Rasburn" w:date="2019-01-11T19:37:00Z">
        <w:r w:rsidR="00641C9B">
          <w:rPr>
            <w:color w:val="0070C0"/>
            <w:sz w:val="24"/>
          </w:rPr>
          <w:t xml:space="preserve">has the advantage that </w:t>
        </w:r>
      </w:ins>
      <w:del w:id="606" w:author="Anna Rasburn" w:date="2019-01-11T19:37:00Z">
        <w:r w:rsidRPr="00C476A9" w:rsidDel="00641C9B">
          <w:rPr>
            <w:color w:val="0070C0"/>
            <w:sz w:val="24"/>
          </w:rPr>
          <w:delText xml:space="preserve">is beneficial because </w:delText>
        </w:r>
      </w:del>
      <w:r w:rsidRPr="00C476A9">
        <w:rPr>
          <w:color w:val="0070C0"/>
          <w:sz w:val="24"/>
        </w:rPr>
        <w:t xml:space="preserve">the search space is less restricted than the search space for Java programs. This allows for more changes to the source code in a Python Script in comparison to small Java programs. </w:t>
      </w:r>
      <w:r w:rsidR="00956B3F" w:rsidRPr="00C476A9">
        <w:rPr>
          <w:color w:val="0070C0"/>
          <w:sz w:val="24"/>
        </w:rPr>
        <w:t>Optimising Python is important because Python is ‘becoming the world’s most popular coding language’</w:t>
      </w:r>
      <w:r w:rsidRPr="00C476A9">
        <w:rPr>
          <w:color w:val="0070C0"/>
          <w:sz w:val="24"/>
        </w:rPr>
        <w:t>[REFERENCE]</w:t>
      </w:r>
      <w:r w:rsidR="00956B3F" w:rsidRPr="00C476A9">
        <w:rPr>
          <w:color w:val="0070C0"/>
          <w:sz w:val="24"/>
        </w:rPr>
        <w:t xml:space="preserve"> </w:t>
      </w:r>
      <w:ins w:id="607" w:author="Anna Rasburn" w:date="2019-01-11T19:38:00Z">
        <w:r w:rsidR="00641C9B">
          <w:rPr>
            <w:color w:val="0070C0"/>
            <w:sz w:val="24"/>
          </w:rPr>
          <w:t xml:space="preserve">and </w:t>
        </w:r>
      </w:ins>
      <w:r w:rsidR="00956B3F" w:rsidRPr="00C476A9">
        <w:rPr>
          <w:color w:val="0070C0"/>
          <w:sz w:val="24"/>
        </w:rPr>
        <w:t xml:space="preserve">therefore the increasing number of python developers </w:t>
      </w:r>
      <w:r w:rsidRPr="00C476A9">
        <w:rPr>
          <w:color w:val="0070C0"/>
          <w:sz w:val="24"/>
        </w:rPr>
        <w:t xml:space="preserve">can code an optimised version of the language with bugs fixed quickly in a reasonable time. </w:t>
      </w:r>
    </w:p>
    <w:p w14:paraId="19544D5D" w14:textId="77777777" w:rsidR="00E579EF" w:rsidRPr="00C476A9" w:rsidRDefault="00E579EF" w:rsidP="00E579EF">
      <w:pPr>
        <w:pStyle w:val="BodyText"/>
        <w:spacing w:line="240" w:lineRule="auto"/>
        <w:ind w:firstLine="0"/>
        <w:rPr>
          <w:color w:val="0070C0"/>
          <w:sz w:val="24"/>
        </w:rPr>
      </w:pPr>
    </w:p>
    <w:p w14:paraId="5228B955" w14:textId="14B262F9" w:rsidR="00313FEF" w:rsidRPr="00C476A9" w:rsidRDefault="00946A62" w:rsidP="00E579EF">
      <w:pPr>
        <w:pStyle w:val="BodyText"/>
        <w:spacing w:line="240" w:lineRule="auto"/>
        <w:ind w:firstLine="0"/>
        <w:rPr>
          <w:color w:val="0070C0"/>
          <w:sz w:val="24"/>
        </w:rPr>
      </w:pPr>
      <w:r w:rsidRPr="00C476A9">
        <w:rPr>
          <w:color w:val="0070C0"/>
          <w:sz w:val="24"/>
        </w:rPr>
        <w:t xml:space="preserve">The larger search space </w:t>
      </w:r>
      <w:ins w:id="608" w:author="Anna Rasburn" w:date="2019-01-11T19:42:00Z">
        <w:r w:rsidR="00641C9B">
          <w:rPr>
            <w:color w:val="0070C0"/>
            <w:sz w:val="24"/>
          </w:rPr>
          <w:t xml:space="preserve">for (?) </w:t>
        </w:r>
      </w:ins>
      <w:del w:id="609" w:author="Anna Rasburn" w:date="2019-01-11T19:42:00Z">
        <w:r w:rsidRPr="00C476A9" w:rsidDel="00641C9B">
          <w:rPr>
            <w:color w:val="0070C0"/>
            <w:sz w:val="24"/>
          </w:rPr>
          <w:delText xml:space="preserve">of </w:delText>
        </w:r>
      </w:del>
      <w:r w:rsidRPr="00C476A9">
        <w:rPr>
          <w:color w:val="0070C0"/>
          <w:sz w:val="24"/>
        </w:rPr>
        <w:t>optimising Python requires a longer time to achieve results due to fewer restrictions. The results produced are also difficult to verify</w:t>
      </w:r>
      <w:ins w:id="610" w:author="Anna Rasburn" w:date="2019-01-11T19:43:00Z">
        <w:r w:rsidR="00641C9B">
          <w:rPr>
            <w:color w:val="0070C0"/>
            <w:sz w:val="24"/>
          </w:rPr>
          <w:t xml:space="preserve">. For instance, it </w:t>
        </w:r>
      </w:ins>
      <w:ins w:id="611" w:author="Anna Rasburn" w:date="2019-01-11T19:44:00Z">
        <w:r w:rsidR="00641C9B">
          <w:rPr>
            <w:color w:val="0070C0"/>
            <w:sz w:val="24"/>
          </w:rPr>
          <w:t xml:space="preserve">can be difficult </w:t>
        </w:r>
      </w:ins>
      <w:del w:id="612" w:author="Anna Rasburn" w:date="2019-01-11T19:44:00Z">
        <w:r w:rsidRPr="00C476A9" w:rsidDel="00641C9B">
          <w:rPr>
            <w:color w:val="0070C0"/>
            <w:sz w:val="24"/>
          </w:rPr>
          <w:delText xml:space="preserve"> and </w:delText>
        </w:r>
      </w:del>
      <w:ins w:id="613" w:author="Anna Rasburn" w:date="2019-01-11T19:40:00Z">
        <w:r w:rsidR="00641C9B">
          <w:rPr>
            <w:color w:val="0070C0"/>
            <w:sz w:val="24"/>
          </w:rPr>
          <w:t xml:space="preserve">to </w:t>
        </w:r>
      </w:ins>
      <w:r w:rsidRPr="00C476A9">
        <w:rPr>
          <w:color w:val="0070C0"/>
          <w:sz w:val="24"/>
        </w:rPr>
        <w:t xml:space="preserve">prove that the optimised script has the same functionality as the original script as there are no unit tests which </w:t>
      </w:r>
      <w:ins w:id="614" w:author="Anna Rasburn" w:date="2019-01-11T19:41:00Z">
        <w:r w:rsidR="00641C9B">
          <w:rPr>
            <w:color w:val="0070C0"/>
            <w:sz w:val="24"/>
          </w:rPr>
          <w:t xml:space="preserve">are </w:t>
        </w:r>
      </w:ins>
      <w:del w:id="615" w:author="Anna Rasburn" w:date="2019-01-11T19:41:00Z">
        <w:r w:rsidRPr="00C476A9" w:rsidDel="00641C9B">
          <w:rPr>
            <w:color w:val="0070C0"/>
            <w:sz w:val="24"/>
          </w:rPr>
          <w:delText xml:space="preserve">is </w:delText>
        </w:r>
      </w:del>
      <w:r w:rsidRPr="00C476A9">
        <w:rPr>
          <w:color w:val="0070C0"/>
          <w:sz w:val="24"/>
        </w:rPr>
        <w:t xml:space="preserve">used a measure of fitness in Java and OOP languages. </w:t>
      </w:r>
      <w:r w:rsidR="00E579EF" w:rsidRPr="00C476A9">
        <w:rPr>
          <w:color w:val="0070C0"/>
          <w:sz w:val="24"/>
        </w:rPr>
        <w:t xml:space="preserve"> This research </w:t>
      </w:r>
      <w:ins w:id="616" w:author="Anna Rasburn" w:date="2019-01-11T19:45:00Z">
        <w:r w:rsidR="008A3ABE">
          <w:rPr>
            <w:color w:val="0070C0"/>
            <w:sz w:val="24"/>
          </w:rPr>
          <w:t xml:space="preserve">in Python programs </w:t>
        </w:r>
      </w:ins>
      <w:r w:rsidR="00E579EF" w:rsidRPr="00C476A9">
        <w:rPr>
          <w:color w:val="0070C0"/>
          <w:sz w:val="24"/>
        </w:rPr>
        <w:t xml:space="preserve">is </w:t>
      </w:r>
      <w:ins w:id="617" w:author="Anna Rasburn" w:date="2019-01-11T19:45:00Z">
        <w:r w:rsidR="008A3ABE">
          <w:rPr>
            <w:color w:val="0070C0"/>
            <w:sz w:val="24"/>
          </w:rPr>
          <w:t xml:space="preserve">instructive </w:t>
        </w:r>
      </w:ins>
      <w:del w:id="618" w:author="Anna Rasburn" w:date="2019-01-11T19:45:00Z">
        <w:r w:rsidR="00E579EF" w:rsidRPr="00C476A9" w:rsidDel="008A3ABE">
          <w:rPr>
            <w:color w:val="0070C0"/>
            <w:sz w:val="24"/>
          </w:rPr>
          <w:delText xml:space="preserve">valuable </w:delText>
        </w:r>
      </w:del>
      <w:r w:rsidR="00E579EF" w:rsidRPr="00C476A9">
        <w:rPr>
          <w:color w:val="0070C0"/>
          <w:sz w:val="24"/>
        </w:rPr>
        <w:t xml:space="preserve">as </w:t>
      </w:r>
      <w:ins w:id="619" w:author="Anna Rasburn" w:date="2019-01-11T19:45:00Z">
        <w:r w:rsidR="008A3ABE">
          <w:rPr>
            <w:color w:val="0070C0"/>
            <w:sz w:val="24"/>
          </w:rPr>
          <w:t xml:space="preserve">many </w:t>
        </w:r>
      </w:ins>
      <w:del w:id="620" w:author="Anna Rasburn" w:date="2019-01-11T19:45:00Z">
        <w:r w:rsidR="00E579EF" w:rsidRPr="00C476A9" w:rsidDel="008A3ABE">
          <w:rPr>
            <w:color w:val="0070C0"/>
            <w:sz w:val="24"/>
          </w:rPr>
          <w:delText xml:space="preserve">a lot </w:delText>
        </w:r>
      </w:del>
      <w:r w:rsidR="00E579EF" w:rsidRPr="00C476A9">
        <w:rPr>
          <w:color w:val="0070C0"/>
          <w:sz w:val="24"/>
        </w:rPr>
        <w:t xml:space="preserve">of the concepts about genetic improvement can be used in my research but </w:t>
      </w:r>
      <w:proofErr w:type="spellStart"/>
      <w:r w:rsidR="00E579EF" w:rsidRPr="00C476A9">
        <w:rPr>
          <w:color w:val="0070C0"/>
          <w:sz w:val="24"/>
        </w:rPr>
        <w:t>Haraldsson's</w:t>
      </w:r>
      <w:proofErr w:type="spellEnd"/>
      <w:r w:rsidR="00E579EF" w:rsidRPr="00C476A9">
        <w:rPr>
          <w:color w:val="0070C0"/>
          <w:sz w:val="24"/>
        </w:rPr>
        <w:t xml:space="preserve"> research does not fully apply as it focuses on Python rather than Java. </w:t>
      </w:r>
    </w:p>
    <w:p w14:paraId="7F5AD5D4" w14:textId="77777777" w:rsidR="000C333D" w:rsidRDefault="00946A62" w:rsidP="000C333D">
      <w:pPr>
        <w:pStyle w:val="Heading2"/>
        <w:rPr>
          <w:color w:val="0070C0"/>
        </w:rPr>
      </w:pPr>
      <w:r>
        <w:rPr>
          <w:color w:val="0070C0"/>
        </w:rPr>
        <w:t xml:space="preserve">TODO: </w:t>
      </w:r>
      <w:r w:rsidRPr="000B4183">
        <w:rPr>
          <w:color w:val="0070C0"/>
        </w:rPr>
        <w:t>Another GI example – Look at paper references</w:t>
      </w:r>
      <w:r w:rsidR="00E579EF">
        <w:rPr>
          <w:color w:val="0070C0"/>
        </w:rPr>
        <w:t xml:space="preserve"> (Maybe)</w:t>
      </w:r>
    </w:p>
    <w:p w14:paraId="5ACA320E" w14:textId="77777777" w:rsidR="00A07984" w:rsidRDefault="006E03E6" w:rsidP="00A07984">
      <w:pPr>
        <w:pStyle w:val="BodyFirst"/>
      </w:pPr>
      <w:hyperlink r:id="rId23" w:history="1">
        <w:r w:rsidR="00946A62" w:rsidRPr="00514D61">
          <w:rPr>
            <w:rStyle w:val="Hyperlink"/>
          </w:rPr>
          <w:t>https://link.springer.com/chapter/10.1007/978-3-319-22183-0_23</w:t>
        </w:r>
      </w:hyperlink>
    </w:p>
    <w:p w14:paraId="19EF2FA9" w14:textId="77777777" w:rsidR="00A07984" w:rsidRDefault="006E03E6" w:rsidP="00A07984">
      <w:pPr>
        <w:pStyle w:val="BodyText"/>
        <w:ind w:firstLine="0"/>
      </w:pPr>
      <w:hyperlink r:id="rId24" w:history="1">
        <w:r w:rsidR="00946A62" w:rsidRPr="00514D61">
          <w:rPr>
            <w:rStyle w:val="Hyperlink"/>
          </w:rPr>
          <w:t>https://link.springer.com/chapter/10.1007/978-3-319-22183-0_20</w:t>
        </w:r>
      </w:hyperlink>
      <w:r w:rsidR="00946A62">
        <w:t xml:space="preserve"> </w:t>
      </w:r>
    </w:p>
    <w:p w14:paraId="08042171" w14:textId="77777777" w:rsidR="009749DC" w:rsidRPr="009749DC" w:rsidRDefault="009749DC" w:rsidP="00A07984">
      <w:pPr>
        <w:pStyle w:val="BodyText"/>
        <w:ind w:firstLine="0"/>
        <w:rPr>
          <w:color w:val="0070C0"/>
          <w:sz w:val="24"/>
        </w:rPr>
      </w:pPr>
    </w:p>
    <w:p w14:paraId="2183A4A0" w14:textId="77777777" w:rsidR="000B4183" w:rsidRDefault="00946A62" w:rsidP="000B4183">
      <w:pPr>
        <w:pStyle w:val="Heading2"/>
        <w:rPr>
          <w:color w:val="0070C0"/>
        </w:rPr>
      </w:pPr>
      <w:r w:rsidRPr="000B4183">
        <w:rPr>
          <w:color w:val="0070C0"/>
        </w:rPr>
        <w:lastRenderedPageBreak/>
        <w:t xml:space="preserve">Opacitor </w:t>
      </w:r>
    </w:p>
    <w:p w14:paraId="524F46EB" w14:textId="70EA4C5C" w:rsidR="00BB3674" w:rsidRPr="00C476A9" w:rsidRDefault="00946A62" w:rsidP="00C476A9">
      <w:pPr>
        <w:pStyle w:val="BodyFirst"/>
        <w:spacing w:line="240" w:lineRule="auto"/>
        <w:rPr>
          <w:color w:val="0070C0"/>
          <w:sz w:val="24"/>
        </w:rPr>
      </w:pPr>
      <w:r w:rsidRPr="00C476A9">
        <w:rPr>
          <w:color w:val="0070C0"/>
          <w:sz w:val="24"/>
        </w:rPr>
        <w:t>Opacitor [REFERENCE] is a tool which measures the energy consumption of JVM programs.</w:t>
      </w:r>
      <w:r w:rsidR="00E579EF" w:rsidRPr="00C476A9">
        <w:rPr>
          <w:color w:val="0070C0"/>
          <w:sz w:val="24"/>
        </w:rPr>
        <w:t xml:space="preserve"> It does this by using a bytecode level model of energy cost</w:t>
      </w:r>
      <w:r w:rsidRPr="00C476A9">
        <w:rPr>
          <w:color w:val="0070C0"/>
          <w:sz w:val="24"/>
        </w:rPr>
        <w:t>. Opacitor ‘can detect small changes in execution profile, down to opcode level’ [REFERENCE] therefore it records the energy used by a program down to its lowest level. The Opacitor measures energy usage in joules and</w:t>
      </w:r>
      <w:ins w:id="621" w:author="Anna Rasburn" w:date="2019-01-11T19:46:00Z">
        <w:r w:rsidR="008A3ABE">
          <w:rPr>
            <w:color w:val="0070C0"/>
            <w:sz w:val="24"/>
          </w:rPr>
          <w:t xml:space="preserve">, unlike </w:t>
        </w:r>
      </w:ins>
      <w:ins w:id="622" w:author="Anna Rasburn" w:date="2019-01-11T19:47:00Z">
        <w:r w:rsidR="008A3ABE">
          <w:rPr>
            <w:color w:val="0070C0"/>
            <w:sz w:val="24"/>
          </w:rPr>
          <w:t xml:space="preserve">many </w:t>
        </w:r>
        <w:r w:rsidR="008A3ABE" w:rsidRPr="00C476A9">
          <w:rPr>
            <w:color w:val="0070C0"/>
            <w:sz w:val="24"/>
          </w:rPr>
          <w:t>similar tools</w:t>
        </w:r>
        <w:r w:rsidR="008A3ABE">
          <w:rPr>
            <w:color w:val="0070C0"/>
            <w:sz w:val="24"/>
          </w:rPr>
          <w:t>,</w:t>
        </w:r>
      </w:ins>
      <w:r w:rsidRPr="00C476A9">
        <w:rPr>
          <w:color w:val="0070C0"/>
          <w:sz w:val="24"/>
        </w:rPr>
        <w:t xml:space="preserve"> does not use a CPU as a proxy for energy use</w:t>
      </w:r>
      <w:ins w:id="623" w:author="Anna Rasburn" w:date="2019-01-11T19:47:00Z">
        <w:r w:rsidR="008A3ABE">
          <w:rPr>
            <w:color w:val="0070C0"/>
            <w:sz w:val="24"/>
          </w:rPr>
          <w:t>.</w:t>
        </w:r>
      </w:ins>
      <w:del w:id="624" w:author="Anna Rasburn" w:date="2019-01-11T19:48:00Z">
        <w:r w:rsidRPr="00C476A9" w:rsidDel="008A3ABE">
          <w:rPr>
            <w:color w:val="0070C0"/>
            <w:sz w:val="24"/>
          </w:rPr>
          <w:delText xml:space="preserve"> like lots of other</w:delText>
        </w:r>
      </w:del>
      <w:r w:rsidRPr="00C476A9">
        <w:rPr>
          <w:color w:val="0070C0"/>
          <w:sz w:val="24"/>
        </w:rPr>
        <w:t xml:space="preserve"> </w:t>
      </w:r>
      <w:del w:id="625" w:author="Anna Rasburn" w:date="2019-01-11T19:47:00Z">
        <w:r w:rsidRPr="00C476A9" w:rsidDel="008A3ABE">
          <w:rPr>
            <w:color w:val="0070C0"/>
            <w:sz w:val="24"/>
          </w:rPr>
          <w:delText xml:space="preserve">similar tools have. </w:delText>
        </w:r>
      </w:del>
      <w:r w:rsidRPr="00C476A9">
        <w:rPr>
          <w:color w:val="0070C0"/>
          <w:sz w:val="24"/>
        </w:rPr>
        <w:t xml:space="preserve">Therefore, using joules and </w:t>
      </w:r>
      <w:del w:id="626" w:author="Anna Rasburn" w:date="2019-01-11T19:48:00Z">
        <w:r w:rsidRPr="00C476A9" w:rsidDel="008A3ABE">
          <w:rPr>
            <w:color w:val="0070C0"/>
            <w:sz w:val="24"/>
          </w:rPr>
          <w:delText xml:space="preserve">regarding </w:delText>
        </w:r>
      </w:del>
      <w:r w:rsidRPr="00C476A9">
        <w:rPr>
          <w:color w:val="0070C0"/>
          <w:sz w:val="24"/>
        </w:rPr>
        <w:t>bytecode</w:t>
      </w:r>
      <w:del w:id="627" w:author="Anna Rasburn" w:date="2019-01-11T19:48:00Z">
        <w:r w:rsidRPr="00C476A9" w:rsidDel="008A3ABE">
          <w:rPr>
            <w:color w:val="0070C0"/>
            <w:sz w:val="24"/>
          </w:rPr>
          <w:delText>,</w:delText>
        </w:r>
      </w:del>
      <w:r w:rsidRPr="00C476A9">
        <w:rPr>
          <w:color w:val="0070C0"/>
          <w:sz w:val="24"/>
        </w:rPr>
        <w:t xml:space="preserve"> increases the accuracy of the readings. </w:t>
      </w:r>
    </w:p>
    <w:p w14:paraId="4660996F" w14:textId="77777777" w:rsidR="00BB3674" w:rsidRPr="00C476A9" w:rsidRDefault="00BB3674" w:rsidP="00C476A9">
      <w:pPr>
        <w:pStyle w:val="BodyFirst"/>
        <w:spacing w:line="240" w:lineRule="auto"/>
        <w:rPr>
          <w:color w:val="0070C0"/>
          <w:sz w:val="24"/>
        </w:rPr>
      </w:pPr>
    </w:p>
    <w:p w14:paraId="02EB1F07" w14:textId="2D410153" w:rsidR="00BB3674" w:rsidRDefault="00946A62" w:rsidP="00C476A9">
      <w:pPr>
        <w:pStyle w:val="BodyFirst"/>
        <w:spacing w:line="240" w:lineRule="auto"/>
        <w:rPr>
          <w:color w:val="0070C0"/>
          <w:sz w:val="24"/>
        </w:rPr>
      </w:pPr>
      <w:r w:rsidRPr="00C476A9">
        <w:rPr>
          <w:color w:val="0070C0"/>
          <w:sz w:val="24"/>
        </w:rPr>
        <w:t xml:space="preserve">Opacitor [REFERNCE][REFERENCE] is one of the first tools of its kind to measure the energy produced </w:t>
      </w:r>
      <w:ins w:id="628" w:author="Anna Rasburn" w:date="2019-01-11T19:49:00Z">
        <w:r w:rsidR="008A3ABE">
          <w:rPr>
            <w:color w:val="0070C0"/>
            <w:sz w:val="24"/>
          </w:rPr>
          <w:t>by</w:t>
        </w:r>
      </w:ins>
      <w:del w:id="629" w:author="Anna Rasburn" w:date="2019-01-11T19:49:00Z">
        <w:r w:rsidRPr="00C476A9" w:rsidDel="008A3ABE">
          <w:rPr>
            <w:color w:val="0070C0"/>
            <w:sz w:val="24"/>
          </w:rPr>
          <w:delText>of</w:delText>
        </w:r>
      </w:del>
      <w:r w:rsidRPr="00C476A9">
        <w:rPr>
          <w:color w:val="0070C0"/>
          <w:sz w:val="24"/>
        </w:rPr>
        <w:t xml:space="preserve"> an executing program using Search-Based Software Engineering</w:t>
      </w:r>
      <w:ins w:id="630" w:author="Anna Rasburn" w:date="2019-01-11T19:49:00Z">
        <w:r w:rsidR="008A3ABE">
          <w:rPr>
            <w:color w:val="0070C0"/>
            <w:sz w:val="24"/>
          </w:rPr>
          <w:t>.</w:t>
        </w:r>
      </w:ins>
      <w:del w:id="631" w:author="Anna Rasburn" w:date="2019-01-11T19:49:00Z">
        <w:r w:rsidRPr="00C476A9" w:rsidDel="008A3ABE">
          <w:rPr>
            <w:color w:val="0070C0"/>
            <w:sz w:val="24"/>
          </w:rPr>
          <w:delText>,</w:delText>
        </w:r>
      </w:del>
      <w:r w:rsidRPr="00C476A9">
        <w:rPr>
          <w:color w:val="0070C0"/>
          <w:sz w:val="24"/>
        </w:rPr>
        <w:t xml:space="preserve"> Due to the implementation of the Opacitor it can detect the smallest changes in execution, there</w:t>
      </w:r>
      <w:ins w:id="632" w:author="Anna Rasburn" w:date="2019-01-11T19:49:00Z">
        <w:r w:rsidR="008A3ABE">
          <w:rPr>
            <w:color w:val="0070C0"/>
            <w:sz w:val="24"/>
          </w:rPr>
          <w:t>by</w:t>
        </w:r>
      </w:ins>
      <w:del w:id="633" w:author="Anna Rasburn" w:date="2019-01-11T19:50:00Z">
        <w:r w:rsidRPr="00C476A9" w:rsidDel="008A3ABE">
          <w:rPr>
            <w:color w:val="0070C0"/>
            <w:sz w:val="24"/>
          </w:rPr>
          <w:delText>fore</w:delText>
        </w:r>
      </w:del>
      <w:r w:rsidRPr="00C476A9">
        <w:rPr>
          <w:color w:val="0070C0"/>
          <w:sz w:val="24"/>
        </w:rPr>
        <w:t xml:space="preserve"> recording all the possible energy usage from the entire execution of the program. The Opacitor is unaffected by the rest of the computational environment so </w:t>
      </w:r>
      <w:ins w:id="634" w:author="Anna Rasburn" w:date="2019-01-11T19:50:00Z">
        <w:r w:rsidR="008A3ABE">
          <w:rPr>
            <w:color w:val="0070C0"/>
            <w:sz w:val="24"/>
          </w:rPr>
          <w:t xml:space="preserve">that </w:t>
        </w:r>
      </w:ins>
      <w:r w:rsidRPr="00C476A9">
        <w:rPr>
          <w:color w:val="0070C0"/>
          <w:sz w:val="24"/>
        </w:rPr>
        <w:t xml:space="preserve">when it examines the smallest changes these are the only changes in the program and does not include any other environmental factors. </w:t>
      </w:r>
    </w:p>
    <w:p w14:paraId="11121202" w14:textId="77777777" w:rsidR="00C476A9" w:rsidRPr="00C476A9" w:rsidRDefault="00C476A9" w:rsidP="00C476A9">
      <w:pPr>
        <w:pStyle w:val="BodyText"/>
      </w:pPr>
    </w:p>
    <w:p w14:paraId="7D498E9F" w14:textId="4280A6B7" w:rsidR="00607219" w:rsidRDefault="00946A62" w:rsidP="00C476A9">
      <w:pPr>
        <w:pStyle w:val="BodyFirst"/>
        <w:spacing w:line="240" w:lineRule="auto"/>
        <w:rPr>
          <w:color w:val="0070C0"/>
          <w:sz w:val="24"/>
        </w:rPr>
      </w:pPr>
      <w:r w:rsidRPr="00C476A9">
        <w:rPr>
          <w:color w:val="0070C0"/>
          <w:sz w:val="24"/>
        </w:rPr>
        <w:t>The Opacitor is deterministic</w:t>
      </w:r>
      <w:ins w:id="635" w:author="Anna Rasburn" w:date="2019-01-11T19:50:00Z">
        <w:r w:rsidR="008A3ABE">
          <w:rPr>
            <w:color w:val="0070C0"/>
            <w:sz w:val="24"/>
          </w:rPr>
          <w:t xml:space="preserve">, i.e. </w:t>
        </w:r>
      </w:ins>
      <w:del w:id="636" w:author="Anna Rasburn" w:date="2019-01-11T19:50:00Z">
        <w:r w:rsidRPr="00C476A9" w:rsidDel="008A3ABE">
          <w:rPr>
            <w:color w:val="0070C0"/>
            <w:sz w:val="24"/>
          </w:rPr>
          <w:delText xml:space="preserve"> therefore </w:delText>
        </w:r>
      </w:del>
      <w:r w:rsidRPr="00C476A9">
        <w:rPr>
          <w:color w:val="0070C0"/>
          <w:sz w:val="24"/>
        </w:rPr>
        <w:t xml:space="preserve">it will produce the same output from a given input. The Opacitor’s </w:t>
      </w:r>
      <w:r w:rsidR="00BD5935" w:rsidRPr="00C476A9">
        <w:rPr>
          <w:color w:val="0070C0"/>
          <w:sz w:val="24"/>
        </w:rPr>
        <w:t xml:space="preserve">results have helped reduce a program’s energy </w:t>
      </w:r>
      <w:ins w:id="637" w:author="Anna Rasburn" w:date="2019-01-11T19:50:00Z">
        <w:r w:rsidR="008A3ABE">
          <w:rPr>
            <w:color w:val="0070C0"/>
            <w:sz w:val="24"/>
          </w:rPr>
          <w:t xml:space="preserve">usage </w:t>
        </w:r>
      </w:ins>
      <w:r w:rsidR="00BD5935" w:rsidRPr="00C476A9">
        <w:rPr>
          <w:color w:val="0070C0"/>
          <w:sz w:val="24"/>
        </w:rPr>
        <w:t xml:space="preserve">by up to 70% in the best case and 20% in the worst case [REFERENCE].  The Opacitor is one of the few tools that can detect small changes in the execution and </w:t>
      </w:r>
      <w:ins w:id="638" w:author="Anna Rasburn" w:date="2019-01-11T19:51:00Z">
        <w:r w:rsidR="008A3ABE">
          <w:rPr>
            <w:color w:val="0070C0"/>
            <w:sz w:val="24"/>
          </w:rPr>
          <w:t xml:space="preserve">is </w:t>
        </w:r>
      </w:ins>
      <w:r w:rsidR="00BD5935" w:rsidRPr="00C476A9">
        <w:rPr>
          <w:color w:val="0070C0"/>
          <w:sz w:val="24"/>
        </w:rPr>
        <w:t xml:space="preserve">responsive to metaheuristic </w:t>
      </w:r>
      <w:commentRangeStart w:id="639"/>
      <w:r w:rsidR="00BD5935" w:rsidRPr="00C476A9">
        <w:rPr>
          <w:color w:val="0070C0"/>
          <w:sz w:val="24"/>
        </w:rPr>
        <w:t>searches</w:t>
      </w:r>
      <w:commentRangeEnd w:id="639"/>
      <w:r w:rsidR="008A3ABE">
        <w:rPr>
          <w:rStyle w:val="CommentReference"/>
        </w:rPr>
        <w:commentReference w:id="639"/>
      </w:r>
      <w:r w:rsidR="00BD5935" w:rsidRPr="00C476A9">
        <w:rPr>
          <w:color w:val="0070C0"/>
          <w:sz w:val="24"/>
        </w:rPr>
        <w:t xml:space="preserve">[REFERENCE]. </w:t>
      </w:r>
    </w:p>
    <w:p w14:paraId="09F16DF0" w14:textId="77777777" w:rsidR="00C476A9" w:rsidRPr="00C476A9" w:rsidRDefault="00C476A9" w:rsidP="00C476A9">
      <w:pPr>
        <w:pStyle w:val="BodyText"/>
      </w:pPr>
    </w:p>
    <w:p w14:paraId="0E13538D" w14:textId="668AA23E" w:rsidR="00BD5935" w:rsidRPr="00C476A9" w:rsidRDefault="00946A62" w:rsidP="00C476A9">
      <w:pPr>
        <w:pStyle w:val="BodyText"/>
        <w:spacing w:line="240" w:lineRule="auto"/>
        <w:ind w:firstLine="0"/>
        <w:rPr>
          <w:color w:val="0070C0"/>
          <w:sz w:val="24"/>
        </w:rPr>
      </w:pPr>
      <w:r w:rsidRPr="00C476A9">
        <w:rPr>
          <w:color w:val="0070C0"/>
          <w:sz w:val="24"/>
        </w:rPr>
        <w:t xml:space="preserve">The Opacitor's only focus is on the CPU and </w:t>
      </w:r>
      <w:ins w:id="640" w:author="Anna Rasburn" w:date="2019-01-11T19:51:00Z">
        <w:r w:rsidR="008A3ABE">
          <w:rPr>
            <w:color w:val="0070C0"/>
            <w:sz w:val="24"/>
          </w:rPr>
          <w:t xml:space="preserve">it </w:t>
        </w:r>
      </w:ins>
      <w:r w:rsidRPr="00C476A9">
        <w:rPr>
          <w:color w:val="0070C0"/>
          <w:sz w:val="24"/>
        </w:rPr>
        <w:t>does not consider other features of a mobile phone that use</w:t>
      </w:r>
      <w:del w:id="641" w:author="Anna Rasburn" w:date="2019-01-11T19:51:00Z">
        <w:r w:rsidRPr="00C476A9" w:rsidDel="008A3ABE">
          <w:rPr>
            <w:color w:val="0070C0"/>
            <w:sz w:val="24"/>
          </w:rPr>
          <w:delText>s</w:delText>
        </w:r>
      </w:del>
      <w:r w:rsidRPr="00C476A9">
        <w:rPr>
          <w:color w:val="0070C0"/>
          <w:sz w:val="24"/>
        </w:rPr>
        <w:t xml:space="preserve"> a large amount of battery power such as the display, WI-FI and GPS. The Opacitor is exclusive to applications and the CPU does not consider</w:t>
      </w:r>
      <w:del w:id="642" w:author="Anna Rasburn" w:date="2019-01-11T19:52:00Z">
        <w:r w:rsidRPr="00C476A9" w:rsidDel="008A3ABE">
          <w:rPr>
            <w:color w:val="0070C0"/>
            <w:sz w:val="24"/>
          </w:rPr>
          <w:delText xml:space="preserve"> of the</w:delText>
        </w:r>
      </w:del>
      <w:r w:rsidRPr="00C476A9">
        <w:rPr>
          <w:color w:val="0070C0"/>
          <w:sz w:val="24"/>
        </w:rPr>
        <w:t xml:space="preserve"> other features or how they work with applications and th</w:t>
      </w:r>
      <w:ins w:id="643" w:author="Anna Rasburn" w:date="2019-01-11T19:52:00Z">
        <w:r w:rsidR="008A3ABE">
          <w:rPr>
            <w:color w:val="0070C0"/>
            <w:sz w:val="24"/>
          </w:rPr>
          <w:t xml:space="preserve">e </w:t>
        </w:r>
      </w:ins>
      <w:del w:id="644" w:author="Anna Rasburn" w:date="2019-01-11T19:52:00Z">
        <w:r w:rsidRPr="00C476A9" w:rsidDel="008A3ABE">
          <w:rPr>
            <w:color w:val="0070C0"/>
            <w:sz w:val="24"/>
          </w:rPr>
          <w:delText xml:space="preserve">eir </w:delText>
        </w:r>
      </w:del>
      <w:r w:rsidRPr="00C476A9">
        <w:rPr>
          <w:color w:val="0070C0"/>
          <w:sz w:val="24"/>
        </w:rPr>
        <w:t>effect that they may have on the battery.</w:t>
      </w:r>
    </w:p>
    <w:p w14:paraId="16790704" w14:textId="77777777" w:rsidR="00C35F4C" w:rsidRDefault="00946A62" w:rsidP="00C35F4C">
      <w:pPr>
        <w:pStyle w:val="Heading2"/>
        <w:rPr>
          <w:color w:val="0070C0"/>
        </w:rPr>
      </w:pPr>
      <w:r w:rsidRPr="00C35F4C">
        <w:rPr>
          <w:color w:val="0070C0"/>
        </w:rPr>
        <w:t>Jalen</w:t>
      </w:r>
    </w:p>
    <w:p w14:paraId="3C0EE02C" w14:textId="77777777" w:rsidR="00BD5935" w:rsidRDefault="006E03E6" w:rsidP="00BD5935">
      <w:pPr>
        <w:pStyle w:val="BodyFirst"/>
      </w:pPr>
      <w:hyperlink r:id="rId25" w:history="1">
        <w:r w:rsidR="00946A62" w:rsidRPr="00514D61">
          <w:rPr>
            <w:rStyle w:val="Hyperlink"/>
          </w:rPr>
          <w:t>https://tel.archives-ouvertes.fr/tel-00961346v2/document</w:t>
        </w:r>
      </w:hyperlink>
    </w:p>
    <w:p w14:paraId="21BAC8E9" w14:textId="39F002FC" w:rsidR="00BD5935" w:rsidRPr="00C476A9" w:rsidRDefault="00946A62" w:rsidP="00C476A9">
      <w:pPr>
        <w:pStyle w:val="BodyText"/>
        <w:spacing w:line="240" w:lineRule="auto"/>
        <w:ind w:firstLine="0"/>
        <w:rPr>
          <w:color w:val="0070C0"/>
          <w:sz w:val="24"/>
          <w:szCs w:val="24"/>
        </w:rPr>
      </w:pPr>
      <w:r w:rsidRPr="00C476A9">
        <w:rPr>
          <w:color w:val="0070C0"/>
          <w:sz w:val="24"/>
          <w:szCs w:val="24"/>
        </w:rPr>
        <w:t xml:space="preserve">Jalen is a ‘runtime measurement software for estimating the energy consumption at code level for Java applications’ [REFERENCE]. </w:t>
      </w:r>
      <w:r w:rsidR="00C969B0" w:rsidRPr="00C476A9">
        <w:rPr>
          <w:color w:val="0070C0"/>
          <w:sz w:val="24"/>
          <w:szCs w:val="24"/>
        </w:rPr>
        <w:t xml:space="preserve"> Jalen uses information provided through application-level monitoring tools to calculate the energy used by an application. The energy information is estimations from the levels of threads and methods</w:t>
      </w:r>
      <w:ins w:id="645" w:author="Anna Rasburn" w:date="2019-01-11T19:54:00Z">
        <w:r w:rsidR="008A3ABE">
          <w:rPr>
            <w:color w:val="0070C0"/>
            <w:sz w:val="24"/>
            <w:szCs w:val="24"/>
          </w:rPr>
          <w:t>. T</w:t>
        </w:r>
      </w:ins>
      <w:del w:id="646" w:author="Anna Rasburn" w:date="2019-01-11T19:54:00Z">
        <w:r w:rsidR="00C969B0" w:rsidRPr="00C476A9" w:rsidDel="008A3ABE">
          <w:rPr>
            <w:color w:val="0070C0"/>
            <w:sz w:val="24"/>
            <w:szCs w:val="24"/>
          </w:rPr>
          <w:delText>, t</w:delText>
        </w:r>
      </w:del>
      <w:r w:rsidR="00C969B0" w:rsidRPr="00C476A9">
        <w:rPr>
          <w:color w:val="0070C0"/>
          <w:sz w:val="24"/>
          <w:szCs w:val="24"/>
        </w:rPr>
        <w:t xml:space="preserve">he information collected is method durations, CPU time and so </w:t>
      </w:r>
      <w:commentRangeStart w:id="647"/>
      <w:r w:rsidR="00C969B0" w:rsidRPr="00C476A9">
        <w:rPr>
          <w:color w:val="0070C0"/>
          <w:sz w:val="24"/>
          <w:szCs w:val="24"/>
        </w:rPr>
        <w:t>on</w:t>
      </w:r>
      <w:commentRangeEnd w:id="647"/>
      <w:r w:rsidR="008A3ABE">
        <w:rPr>
          <w:rStyle w:val="CommentReference"/>
        </w:rPr>
        <w:commentReference w:id="647"/>
      </w:r>
      <w:r w:rsidR="00C969B0" w:rsidRPr="00C476A9">
        <w:rPr>
          <w:color w:val="0070C0"/>
          <w:sz w:val="24"/>
          <w:szCs w:val="24"/>
        </w:rPr>
        <w:t xml:space="preserve">. The information gathered is used to </w:t>
      </w:r>
      <w:ins w:id="648" w:author="Anna Rasburn" w:date="2019-01-11T19:57:00Z">
        <w:r w:rsidR="0069211E">
          <w:rPr>
            <w:color w:val="0070C0"/>
            <w:sz w:val="24"/>
            <w:szCs w:val="24"/>
          </w:rPr>
          <w:t xml:space="preserve">create </w:t>
        </w:r>
      </w:ins>
      <w:del w:id="649" w:author="Anna Rasburn" w:date="2019-01-11T19:57:00Z">
        <w:r w:rsidR="00C969B0" w:rsidRPr="00C476A9" w:rsidDel="0069211E">
          <w:rPr>
            <w:color w:val="0070C0"/>
            <w:sz w:val="24"/>
            <w:szCs w:val="24"/>
          </w:rPr>
          <w:delText xml:space="preserve">make </w:delText>
        </w:r>
      </w:del>
      <w:r w:rsidR="00C969B0" w:rsidRPr="00C476A9">
        <w:rPr>
          <w:color w:val="0070C0"/>
          <w:sz w:val="24"/>
          <w:szCs w:val="24"/>
        </w:rPr>
        <w:t xml:space="preserve">statistics which is used to calculate the energy consumption as well as using energy models seen in Figure 5.  The energy consumption is calculated per method and exposed as a </w:t>
      </w:r>
      <w:commentRangeStart w:id="650"/>
      <w:r w:rsidR="00C969B0" w:rsidRPr="00C476A9">
        <w:rPr>
          <w:color w:val="0070C0"/>
          <w:sz w:val="24"/>
          <w:szCs w:val="24"/>
        </w:rPr>
        <w:t>service</w:t>
      </w:r>
      <w:commentRangeEnd w:id="650"/>
      <w:r w:rsidR="0069211E">
        <w:rPr>
          <w:rStyle w:val="CommentReference"/>
        </w:rPr>
        <w:commentReference w:id="650"/>
      </w:r>
      <w:r w:rsidR="00C969B0" w:rsidRPr="00C476A9">
        <w:rPr>
          <w:color w:val="0070C0"/>
          <w:sz w:val="24"/>
          <w:szCs w:val="24"/>
        </w:rPr>
        <w:t>.</w:t>
      </w:r>
      <w:r w:rsidR="00202EEC" w:rsidRPr="00C476A9">
        <w:rPr>
          <w:color w:val="0070C0"/>
          <w:sz w:val="24"/>
          <w:szCs w:val="24"/>
        </w:rPr>
        <w:t xml:space="preserve"> Jalen can provide information about Net Energy, Net Library energy and all energy </w:t>
      </w:r>
      <w:ins w:id="651" w:author="Anna Rasburn" w:date="2019-01-11T19:58:00Z">
        <w:r w:rsidR="0069211E">
          <w:rPr>
            <w:color w:val="0070C0"/>
            <w:sz w:val="24"/>
            <w:szCs w:val="24"/>
          </w:rPr>
          <w:t>usa</w:t>
        </w:r>
      </w:ins>
      <w:ins w:id="652" w:author="Anna Rasburn" w:date="2019-01-11T19:59:00Z">
        <w:r w:rsidR="0069211E">
          <w:rPr>
            <w:color w:val="0070C0"/>
            <w:sz w:val="24"/>
            <w:szCs w:val="24"/>
          </w:rPr>
          <w:t>ge</w:t>
        </w:r>
      </w:ins>
      <w:ins w:id="653" w:author="Anna Rasburn" w:date="2019-01-11T19:58:00Z">
        <w:r w:rsidR="0069211E">
          <w:rPr>
            <w:color w:val="0070C0"/>
            <w:sz w:val="24"/>
            <w:szCs w:val="24"/>
          </w:rPr>
          <w:t xml:space="preserve"> </w:t>
        </w:r>
      </w:ins>
      <w:r w:rsidR="00202EEC" w:rsidRPr="00C476A9">
        <w:rPr>
          <w:color w:val="0070C0"/>
          <w:sz w:val="24"/>
          <w:szCs w:val="24"/>
        </w:rPr>
        <w:t xml:space="preserve">which includes energy consumption of all methods running in the JVM. </w:t>
      </w:r>
    </w:p>
    <w:p w14:paraId="15BA4CB8" w14:textId="77777777" w:rsidR="00C969B0" w:rsidRPr="00C476A9" w:rsidRDefault="00946A62" w:rsidP="008C3927">
      <w:pPr>
        <w:pStyle w:val="BodyText"/>
        <w:keepNext/>
        <w:ind w:firstLine="0"/>
        <w:jc w:val="center"/>
        <w:rPr>
          <w:sz w:val="24"/>
          <w:szCs w:val="24"/>
        </w:rPr>
      </w:pPr>
      <w:bookmarkStart w:id="654" w:name="_GoBack"/>
      <w:r w:rsidRPr="00C476A9">
        <w:rPr>
          <w:noProof/>
          <w:color w:val="0070C0"/>
          <w:sz w:val="24"/>
          <w:szCs w:val="24"/>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2300" cy="2451100"/>
                    </a:xfrm>
                    <a:prstGeom prst="rect">
                      <a:avLst/>
                    </a:prstGeom>
                  </pic:spPr>
                </pic:pic>
              </a:graphicData>
            </a:graphic>
          </wp:inline>
        </w:drawing>
      </w:r>
      <w:bookmarkEnd w:id="654"/>
    </w:p>
    <w:p w14:paraId="271DD98E" w14:textId="77777777" w:rsidR="00202EEC" w:rsidRPr="00C476A9" w:rsidRDefault="00946A62" w:rsidP="00202EEC">
      <w:pPr>
        <w:pStyle w:val="Caption"/>
        <w:jc w:val="center"/>
        <w:rPr>
          <w:sz w:val="24"/>
          <w:szCs w:val="24"/>
        </w:rPr>
      </w:pPr>
      <w:bookmarkStart w:id="655" w:name="_Toc534294943"/>
      <w:r w:rsidRPr="00820B55">
        <w:rPr>
          <w:b/>
          <w:sz w:val="24"/>
          <w:szCs w:val="24"/>
        </w:rPr>
        <w:t xml:space="preserve">Figure </w:t>
      </w:r>
      <w:r w:rsidRPr="00820B55">
        <w:rPr>
          <w:b/>
          <w:sz w:val="24"/>
          <w:szCs w:val="24"/>
        </w:rPr>
        <w:fldChar w:fldCharType="begin"/>
      </w:r>
      <w:r w:rsidRPr="00820B55">
        <w:rPr>
          <w:b/>
          <w:sz w:val="24"/>
          <w:szCs w:val="24"/>
        </w:rPr>
        <w:instrText xml:space="preserve"> SEQ Figure \* ARABIC </w:instrText>
      </w:r>
      <w:r w:rsidRPr="00820B55">
        <w:rPr>
          <w:b/>
          <w:sz w:val="24"/>
          <w:szCs w:val="24"/>
        </w:rPr>
        <w:fldChar w:fldCharType="separate"/>
      </w:r>
      <w:r w:rsidR="00C476A9" w:rsidRPr="00820B55">
        <w:rPr>
          <w:b/>
          <w:noProof/>
          <w:sz w:val="24"/>
          <w:szCs w:val="24"/>
        </w:rPr>
        <w:t>5</w:t>
      </w:r>
      <w:r w:rsidRPr="00820B55">
        <w:rPr>
          <w:b/>
          <w:sz w:val="24"/>
          <w:szCs w:val="24"/>
        </w:rPr>
        <w:fldChar w:fldCharType="end"/>
      </w:r>
      <w:r w:rsidRPr="00C476A9">
        <w:rPr>
          <w:sz w:val="24"/>
          <w:szCs w:val="24"/>
        </w:rPr>
        <w:t xml:space="preserve"> Architecture of Jalen</w:t>
      </w:r>
      <w:bookmarkEnd w:id="655"/>
    </w:p>
    <w:p w14:paraId="3F2FE498" w14:textId="77777777" w:rsidR="00C476A9" w:rsidRPr="00C476A9" w:rsidRDefault="00C476A9" w:rsidP="00202EEC">
      <w:pPr>
        <w:rPr>
          <w:color w:val="0070C0"/>
          <w:lang w:eastAsia="en-GB"/>
        </w:rPr>
      </w:pPr>
    </w:p>
    <w:p w14:paraId="2B61640D" w14:textId="00D00B90" w:rsidR="00C476A9" w:rsidRPr="00C476A9" w:rsidRDefault="00946A62" w:rsidP="00202EEC">
      <w:pPr>
        <w:rPr>
          <w:color w:val="0070C0"/>
          <w:lang w:eastAsia="en-GB"/>
        </w:rPr>
      </w:pPr>
      <w:r w:rsidRPr="00C476A9">
        <w:rPr>
          <w:color w:val="0070C0"/>
          <w:lang w:eastAsia="en-GB"/>
        </w:rPr>
        <w:t xml:space="preserve">Jalen offers a valuable tool that provides an energy count on a code level so </w:t>
      </w:r>
      <w:ins w:id="656" w:author="Anna Rasburn" w:date="2019-01-11T20:01:00Z">
        <w:r w:rsidR="0069211E">
          <w:rPr>
            <w:color w:val="0070C0"/>
            <w:lang w:eastAsia="en-GB"/>
          </w:rPr>
          <w:t xml:space="preserve">that </w:t>
        </w:r>
      </w:ins>
      <w:r w:rsidRPr="00C476A9">
        <w:rPr>
          <w:color w:val="0070C0"/>
          <w:lang w:eastAsia="en-GB"/>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ins w:id="657" w:author="Anna Rasburn" w:date="2019-01-11T20:01:00Z">
        <w:r w:rsidR="0069211E">
          <w:rPr>
            <w:color w:val="0070C0"/>
            <w:lang w:eastAsia="en-GB"/>
          </w:rPr>
          <w:t xml:space="preserve">tested </w:t>
        </w:r>
      </w:ins>
      <w:del w:id="658" w:author="Anna Rasburn" w:date="2019-01-11T20:01:00Z">
        <w:r w:rsidRPr="00C476A9" w:rsidDel="0069211E">
          <w:rPr>
            <w:color w:val="0070C0"/>
            <w:lang w:eastAsia="en-GB"/>
          </w:rPr>
          <w:delText xml:space="preserve">done </w:delText>
        </w:r>
      </w:del>
      <w:r w:rsidRPr="00C476A9">
        <w:rPr>
          <w:color w:val="0070C0"/>
          <w:lang w:eastAsia="en-GB"/>
        </w:rPr>
        <w:t>with experiments on a range of different program</w:t>
      </w:r>
      <w:ins w:id="659" w:author="Anna Rasburn" w:date="2019-01-11T20:04:00Z">
        <w:r w:rsidR="0069211E">
          <w:rPr>
            <w:color w:val="0070C0"/>
            <w:lang w:eastAsia="en-GB"/>
          </w:rPr>
          <w:t>s</w:t>
        </w:r>
      </w:ins>
      <w:r w:rsidRPr="00C476A9">
        <w:rPr>
          <w:color w:val="0070C0"/>
          <w:lang w:eastAsia="en-GB"/>
        </w:rPr>
        <w:t xml:space="preserve"> from simple algorithms to real-world scenarios </w:t>
      </w:r>
      <w:ins w:id="660" w:author="Anna Rasburn" w:date="2019-01-11T20:04:00Z">
        <w:r w:rsidR="0069211E">
          <w:rPr>
            <w:color w:val="0070C0"/>
            <w:lang w:eastAsia="en-GB"/>
          </w:rPr>
          <w:t xml:space="preserve">demonstrating </w:t>
        </w:r>
      </w:ins>
      <w:del w:id="661" w:author="Anna Rasburn" w:date="2019-01-11T20:05:00Z">
        <w:r w:rsidRPr="00C476A9" w:rsidDel="007B099E">
          <w:rPr>
            <w:color w:val="0070C0"/>
            <w:lang w:eastAsia="en-GB"/>
          </w:rPr>
          <w:delText>showi</w:delText>
        </w:r>
      </w:del>
      <w:del w:id="662" w:author="Anna Rasburn" w:date="2019-01-11T20:04:00Z">
        <w:r w:rsidRPr="00C476A9" w:rsidDel="007B099E">
          <w:rPr>
            <w:color w:val="0070C0"/>
            <w:lang w:eastAsia="en-GB"/>
          </w:rPr>
          <w:delText xml:space="preserve">ng </w:delText>
        </w:r>
      </w:del>
      <w:r w:rsidRPr="00C476A9">
        <w:rPr>
          <w:color w:val="0070C0"/>
          <w:lang w:eastAsia="en-GB"/>
        </w:rPr>
        <w:t xml:space="preserve">its versatility and the potential of energy code profiling. The information gathered from Jalen will help developers find out which methods </w:t>
      </w:r>
      <w:ins w:id="663" w:author="Anna Rasburn" w:date="2019-01-11T20:05:00Z">
        <w:r w:rsidR="007B099E">
          <w:rPr>
            <w:color w:val="0070C0"/>
            <w:lang w:eastAsia="en-GB"/>
          </w:rPr>
          <w:t xml:space="preserve">are </w:t>
        </w:r>
      </w:ins>
      <w:del w:id="664" w:author="Anna Rasburn" w:date="2019-01-11T20:05:00Z">
        <w:r w:rsidRPr="00C476A9" w:rsidDel="007B099E">
          <w:rPr>
            <w:color w:val="0070C0"/>
            <w:lang w:eastAsia="en-GB"/>
          </w:rPr>
          <w:delText xml:space="preserve">were </w:delText>
        </w:r>
      </w:del>
      <w:r w:rsidRPr="00C476A9">
        <w:rPr>
          <w:color w:val="0070C0"/>
          <w:lang w:eastAsia="en-GB"/>
        </w:rPr>
        <w:t>energy intensive so they can change the ways they code to ‘reduce the energy footprint of their application' [REFERENCE].</w:t>
      </w:r>
    </w:p>
    <w:p w14:paraId="52480F7A" w14:textId="77777777" w:rsidR="00C476A9" w:rsidRPr="00C476A9" w:rsidRDefault="00C476A9" w:rsidP="00202EEC">
      <w:pPr>
        <w:rPr>
          <w:color w:val="0070C0"/>
          <w:lang w:eastAsia="en-GB"/>
        </w:rPr>
      </w:pPr>
    </w:p>
    <w:p w14:paraId="3186A379" w14:textId="469C3C3E" w:rsidR="00C632CA" w:rsidRPr="00D72451" w:rsidRDefault="00946A62" w:rsidP="00D72451">
      <w:pPr>
        <w:rPr>
          <w:color w:val="0070C0"/>
          <w:lang w:eastAsia="en-GB"/>
        </w:rPr>
      </w:pPr>
      <w:r w:rsidRPr="00C476A9">
        <w:rPr>
          <w:color w:val="0070C0"/>
          <w:lang w:eastAsia="en-GB"/>
        </w:rPr>
        <w:t xml:space="preserve">Unlike Opacitor, Jalen prefers statistical </w:t>
      </w:r>
      <w:r w:rsidR="00985935" w:rsidRPr="00C476A9">
        <w:rPr>
          <w:color w:val="0070C0"/>
          <w:lang w:eastAsia="en-GB"/>
        </w:rPr>
        <w:t xml:space="preserve">sampling over bytecode instrumentation. It also </w:t>
      </w:r>
      <w:ins w:id="665" w:author="Anna Rasburn" w:date="2019-01-11T20:06:00Z">
        <w:r w:rsidR="007B099E">
          <w:rPr>
            <w:color w:val="0070C0"/>
            <w:lang w:eastAsia="en-GB"/>
          </w:rPr>
          <w:t xml:space="preserve">presents data as </w:t>
        </w:r>
      </w:ins>
      <w:del w:id="666" w:author="Anna Rasburn" w:date="2019-01-11T20:06:00Z">
        <w:r w:rsidR="00985935" w:rsidRPr="00C476A9" w:rsidDel="007B099E">
          <w:rPr>
            <w:color w:val="0070C0"/>
            <w:lang w:eastAsia="en-GB"/>
          </w:rPr>
          <w:delText xml:space="preserve">refers to providing </w:delText>
        </w:r>
      </w:del>
      <w:r w:rsidR="00985935" w:rsidRPr="00C476A9">
        <w:rPr>
          <w:color w:val="0070C0"/>
          <w:lang w:eastAsia="en-GB"/>
        </w:rPr>
        <w:t xml:space="preserve">percentages rather than raw Joules values. This is because </w:t>
      </w:r>
      <w:ins w:id="667" w:author="Anna Rasburn" w:date="2019-01-11T20:07:00Z">
        <w:r w:rsidR="007B099E">
          <w:rPr>
            <w:color w:val="0070C0"/>
            <w:lang w:eastAsia="en-GB"/>
          </w:rPr>
          <w:t>different</w:t>
        </w:r>
      </w:ins>
      <w:del w:id="668" w:author="Anna Rasburn" w:date="2019-01-11T20:07:00Z">
        <w:r w:rsidR="00985935" w:rsidRPr="00C476A9" w:rsidDel="007B099E">
          <w:rPr>
            <w:color w:val="0070C0"/>
            <w:lang w:eastAsia="en-GB"/>
          </w:rPr>
          <w:delText>that changing</w:delText>
        </w:r>
      </w:del>
      <w:r w:rsidR="00985935" w:rsidRPr="00C476A9">
        <w:rPr>
          <w:color w:val="0070C0"/>
          <w:lang w:eastAsia="en-GB"/>
        </w:rPr>
        <w:t xml:space="preserve"> hardware changes the </w:t>
      </w:r>
      <w:ins w:id="669" w:author="Anna Rasburn" w:date="2019-01-11T20:07:00Z">
        <w:r w:rsidR="007B099E">
          <w:rPr>
            <w:color w:val="0070C0"/>
            <w:lang w:eastAsia="en-GB"/>
          </w:rPr>
          <w:t xml:space="preserve">determined </w:t>
        </w:r>
      </w:ins>
      <w:r w:rsidR="00985935" w:rsidRPr="00C476A9">
        <w:rPr>
          <w:color w:val="0070C0"/>
          <w:lang w:eastAsia="en-GB"/>
        </w:rPr>
        <w:t xml:space="preserve">results </w:t>
      </w:r>
      <w:del w:id="670" w:author="Anna Rasburn" w:date="2019-01-11T20:07:00Z">
        <w:r w:rsidR="00985935" w:rsidRPr="00C476A9" w:rsidDel="007B099E">
          <w:rPr>
            <w:color w:val="0070C0"/>
            <w:lang w:eastAsia="en-GB"/>
          </w:rPr>
          <w:delText xml:space="preserve">received </w:delText>
        </w:r>
      </w:del>
      <w:r w:rsidR="00985935" w:rsidRPr="00C476A9">
        <w:rPr>
          <w:color w:val="0070C0"/>
          <w:lang w:eastAsia="en-GB"/>
        </w:rPr>
        <w:t xml:space="preserve">which is not a problem that Opacitor finds. </w:t>
      </w:r>
      <w:r w:rsidR="00C476A9" w:rsidRPr="00C476A9">
        <w:rPr>
          <w:color w:val="0070C0"/>
          <w:lang w:eastAsia="en-GB"/>
        </w:rPr>
        <w:t xml:space="preserve">Offering the results as a percentage means that results do not change drastically when the hardware changes </w:t>
      </w:r>
      <w:ins w:id="671" w:author="Anna Rasburn" w:date="2019-01-11T20:08:00Z">
        <w:r w:rsidR="007B099E">
          <w:rPr>
            <w:color w:val="0070C0"/>
            <w:lang w:eastAsia="en-GB"/>
          </w:rPr>
          <w:t xml:space="preserve">as they do </w:t>
        </w:r>
      </w:ins>
      <w:del w:id="672" w:author="Anna Rasburn" w:date="2019-01-11T20:08:00Z">
        <w:r w:rsidR="00C476A9" w:rsidRPr="00C476A9" w:rsidDel="007B099E">
          <w:rPr>
            <w:color w:val="0070C0"/>
            <w:lang w:eastAsia="en-GB"/>
          </w:rPr>
          <w:delText xml:space="preserve">like it do </w:delText>
        </w:r>
      </w:del>
      <w:r w:rsidR="00C476A9" w:rsidRPr="00C476A9">
        <w:rPr>
          <w:color w:val="0070C0"/>
          <w:lang w:eastAsia="en-GB"/>
        </w:rPr>
        <w:t xml:space="preserve">when </w:t>
      </w:r>
      <w:ins w:id="673" w:author="Anna Rasburn" w:date="2019-01-11T20:08:00Z">
        <w:r w:rsidR="007B099E">
          <w:rPr>
            <w:color w:val="0070C0"/>
            <w:lang w:eastAsia="en-GB"/>
          </w:rPr>
          <w:t xml:space="preserve">the </w:t>
        </w:r>
      </w:ins>
      <w:ins w:id="674" w:author="Anna Rasburn" w:date="2019-01-11T20:09:00Z">
        <w:r w:rsidR="007B099E">
          <w:rPr>
            <w:color w:val="0070C0"/>
            <w:lang w:eastAsia="en-GB"/>
          </w:rPr>
          <w:t xml:space="preserve">data are presented as a </w:t>
        </w:r>
      </w:ins>
      <w:del w:id="675" w:author="Anna Rasburn" w:date="2019-01-11T20:09:00Z">
        <w:r w:rsidR="00C476A9" w:rsidRPr="00C476A9" w:rsidDel="007B099E">
          <w:rPr>
            <w:color w:val="0070C0"/>
            <w:lang w:eastAsia="en-GB"/>
          </w:rPr>
          <w:delText xml:space="preserve">it is a </w:delText>
        </w:r>
      </w:del>
      <w:r w:rsidR="00C476A9" w:rsidRPr="00C476A9">
        <w:rPr>
          <w:color w:val="0070C0"/>
          <w:lang w:eastAsia="en-GB"/>
        </w:rPr>
        <w:t>Joule</w:t>
      </w:r>
      <w:del w:id="676" w:author="Anna Rasburn" w:date="2019-01-11T20:09:00Z">
        <w:r w:rsidR="00C476A9" w:rsidRPr="00C476A9" w:rsidDel="007B099E">
          <w:rPr>
            <w:color w:val="0070C0"/>
            <w:lang w:eastAsia="en-GB"/>
          </w:rPr>
          <w:delText>'</w:delText>
        </w:r>
      </w:del>
      <w:r w:rsidR="00C476A9" w:rsidRPr="00C476A9">
        <w:rPr>
          <w:color w:val="0070C0"/>
          <w:lang w:eastAsia="en-GB"/>
        </w:rPr>
        <w:t xml:space="preserve">s count. </w:t>
      </w:r>
      <w:r w:rsidR="00985935" w:rsidRPr="00C476A9">
        <w:rPr>
          <w:color w:val="0070C0"/>
          <w:lang w:eastAsia="en-GB"/>
        </w:rPr>
        <w:t xml:space="preserve"> </w:t>
      </w:r>
    </w:p>
    <w:p w14:paraId="153A1EDE" w14:textId="77777777" w:rsidR="000B4183" w:rsidRDefault="00946A62" w:rsidP="000B4183">
      <w:pPr>
        <w:pStyle w:val="Heading2"/>
        <w:rPr>
          <w:color w:val="0070C0"/>
        </w:rPr>
      </w:pPr>
      <w:r>
        <w:rPr>
          <w:color w:val="0070C0"/>
        </w:rPr>
        <w:t xml:space="preserve">Optimization Framework for Mobile Applications. </w:t>
      </w:r>
    </w:p>
    <w:p w14:paraId="71BEF02E" w14:textId="77777777" w:rsidR="004C6479" w:rsidRDefault="006E03E6" w:rsidP="004C6479">
      <w:pPr>
        <w:pStyle w:val="BodyFirst"/>
      </w:pPr>
      <w:hyperlink r:id="rId27" w:history="1">
        <w:r w:rsidR="00436D03" w:rsidRPr="00514D61">
          <w:rPr>
            <w:rStyle w:val="Hyperlink"/>
          </w:rPr>
          <w:t>https://arxiv.org/pdf/1608.05248.pdf</w:t>
        </w:r>
      </w:hyperlink>
      <w:r w:rsidR="00436D03">
        <w:t xml:space="preserve"> </w:t>
      </w:r>
    </w:p>
    <w:p w14:paraId="45110421" w14:textId="77777777" w:rsidR="004C6479" w:rsidRDefault="006E03E6" w:rsidP="004C6479">
      <w:pPr>
        <w:pStyle w:val="BodyText"/>
        <w:rPr>
          <w:rStyle w:val="Hyperlink"/>
        </w:rPr>
      </w:pPr>
      <w:hyperlink r:id="rId28" w:anchor="references" w:history="1">
        <w:r w:rsidR="00946A62" w:rsidRPr="00B10362">
          <w:rPr>
            <w:rStyle w:val="Hyperlink"/>
          </w:rPr>
          <w:t>https://ieeexplore.ieee.org/document/7935484/references#references</w:t>
        </w:r>
      </w:hyperlink>
    </w:p>
    <w:p w14:paraId="38D843B9" w14:textId="77777777" w:rsidR="009749DC" w:rsidRDefault="00946A62" w:rsidP="009749DC">
      <w:pPr>
        <w:pStyle w:val="BodyText"/>
        <w:spacing w:line="240" w:lineRule="auto"/>
        <w:ind w:firstLine="0"/>
        <w:rPr>
          <w:color w:val="0070C0"/>
          <w:sz w:val="24"/>
        </w:rPr>
      </w:pPr>
      <w:r w:rsidRPr="009749DC">
        <w:rPr>
          <w:color w:val="0070C0"/>
          <w:sz w:val="24"/>
        </w:rPr>
        <w:t>Li et al created a framework which looks at Source-level energy optimization with a particular mobile application</w:t>
      </w:r>
      <w:r w:rsidR="003A0614">
        <w:rPr>
          <w:color w:val="0070C0"/>
          <w:sz w:val="24"/>
        </w:rPr>
        <w:t xml:space="preserve"> [REFERNCE]</w:t>
      </w:r>
      <w:r w:rsidRPr="009749DC">
        <w:rPr>
          <w:color w:val="0070C0"/>
          <w:sz w:val="24"/>
        </w:rPr>
        <w:t xml:space="preserve">. </w:t>
      </w:r>
      <w:r>
        <w:rPr>
          <w:color w:val="0070C0"/>
          <w:sz w:val="24"/>
        </w:rPr>
        <w:t xml:space="preserve">This framework proposed an energy-optimization framework with a source code energy model that allows </w:t>
      </w:r>
      <w:r w:rsidR="003A0614">
        <w:rPr>
          <w:color w:val="0070C0"/>
          <w:sz w:val="24"/>
        </w:rPr>
        <w:t xml:space="preserve">developers to know about energy usage. </w:t>
      </w:r>
      <w:r w:rsidR="00D72451">
        <w:rPr>
          <w:color w:val="0070C0"/>
          <w:sz w:val="24"/>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677"/>
      <w:r w:rsidR="00D72451">
        <w:rPr>
          <w:color w:val="0070C0"/>
          <w:sz w:val="24"/>
        </w:rPr>
        <w:t>code</w:t>
      </w:r>
      <w:commentRangeEnd w:id="677"/>
      <w:r w:rsidR="007B099E">
        <w:rPr>
          <w:rStyle w:val="CommentReference"/>
        </w:rPr>
        <w:commentReference w:id="677"/>
      </w:r>
      <w:r w:rsidR="00D72451">
        <w:rPr>
          <w:color w:val="0070C0"/>
          <w:sz w:val="24"/>
        </w:rPr>
        <w:t>.</w:t>
      </w:r>
    </w:p>
    <w:p w14:paraId="5BAAF2F6" w14:textId="77777777" w:rsidR="003A0614" w:rsidRDefault="003A0614" w:rsidP="009749DC">
      <w:pPr>
        <w:pStyle w:val="BodyText"/>
        <w:spacing w:line="240" w:lineRule="auto"/>
        <w:ind w:firstLine="0"/>
        <w:rPr>
          <w:color w:val="0070C0"/>
          <w:sz w:val="24"/>
        </w:rPr>
      </w:pPr>
    </w:p>
    <w:p w14:paraId="4837B0A4" w14:textId="5FC12C3E" w:rsidR="003A0614" w:rsidRDefault="00946A62" w:rsidP="009749DC">
      <w:pPr>
        <w:pStyle w:val="BodyText"/>
        <w:spacing w:line="240" w:lineRule="auto"/>
        <w:ind w:firstLine="0"/>
        <w:rPr>
          <w:color w:val="0070C0"/>
          <w:sz w:val="24"/>
        </w:rPr>
      </w:pPr>
      <w:r>
        <w:rPr>
          <w:color w:val="0070C0"/>
          <w:sz w:val="24"/>
        </w:rPr>
        <w:t xml:space="preserve">This framework was a success as it was able to save between 6.4% to 50.2% of the CPU energy in various mobile applications. </w:t>
      </w:r>
      <w:r w:rsidR="000468ED">
        <w:rPr>
          <w:color w:val="0070C0"/>
          <w:sz w:val="24"/>
        </w:rPr>
        <w:t xml:space="preserve">These toolkits and frameworks highlight </w:t>
      </w:r>
      <w:r w:rsidR="000468ED">
        <w:rPr>
          <w:color w:val="0070C0"/>
          <w:sz w:val="24"/>
        </w:rPr>
        <w:lastRenderedPageBreak/>
        <w:t>to developers which operators are energy intensive so they may make better choices when developing an application. This framework focuses on mobile applications which are different to Jalen, th</w:t>
      </w:r>
      <w:ins w:id="678" w:author="Anna Rasburn" w:date="2019-01-11T20:14:00Z">
        <w:r w:rsidR="007B099E">
          <w:rPr>
            <w:color w:val="0070C0"/>
            <w:sz w:val="24"/>
          </w:rPr>
          <w:t xml:space="preserve">e </w:t>
        </w:r>
      </w:ins>
      <w:ins w:id="679" w:author="Anna Rasburn" w:date="2019-01-11T20:15:00Z">
        <w:r w:rsidR="00CE6DFA">
          <w:rPr>
            <w:color w:val="0070C0"/>
            <w:sz w:val="24"/>
          </w:rPr>
          <w:t>significanc</w:t>
        </w:r>
      </w:ins>
      <w:ins w:id="680" w:author="Anna Rasburn" w:date="2019-01-11T20:16:00Z">
        <w:r w:rsidR="00CE6DFA">
          <w:rPr>
            <w:color w:val="0070C0"/>
            <w:sz w:val="24"/>
          </w:rPr>
          <w:t xml:space="preserve">e </w:t>
        </w:r>
      </w:ins>
      <w:ins w:id="681" w:author="Anna Rasburn" w:date="2019-01-11T20:14:00Z">
        <w:r w:rsidR="007B099E">
          <w:rPr>
            <w:color w:val="0070C0"/>
            <w:sz w:val="24"/>
          </w:rPr>
          <w:t>of which is that</w:t>
        </w:r>
        <w:r w:rsidR="00CE6DFA">
          <w:rPr>
            <w:color w:val="0070C0"/>
            <w:sz w:val="24"/>
          </w:rPr>
          <w:t xml:space="preserve"> </w:t>
        </w:r>
      </w:ins>
      <w:del w:id="682" w:author="Anna Rasburn" w:date="2019-01-11T20:14:00Z">
        <w:r w:rsidR="000468ED" w:rsidDel="007B099E">
          <w:rPr>
            <w:color w:val="0070C0"/>
            <w:sz w:val="24"/>
          </w:rPr>
          <w:delText xml:space="preserve">is is valuable because </w:delText>
        </w:r>
      </w:del>
      <w:r w:rsidR="000468ED">
        <w:rPr>
          <w:color w:val="0070C0"/>
          <w:sz w:val="24"/>
        </w:rPr>
        <w:t>the way mobile applications interact with mobile hardware is very different from the way software interacts with other machines.</w:t>
      </w:r>
    </w:p>
    <w:p w14:paraId="1B80654A" w14:textId="77777777" w:rsidR="000468ED" w:rsidRPr="000468ED" w:rsidRDefault="000468ED" w:rsidP="00D72451">
      <w:pPr>
        <w:pStyle w:val="BodyText"/>
        <w:spacing w:line="240" w:lineRule="auto"/>
        <w:ind w:firstLine="0"/>
        <w:rPr>
          <w:color w:val="0070C0"/>
          <w:sz w:val="28"/>
        </w:rPr>
      </w:pPr>
    </w:p>
    <w:p w14:paraId="27BA75F7" w14:textId="63007B0B" w:rsidR="000468ED" w:rsidRDefault="00946A62" w:rsidP="00D72451">
      <w:pPr>
        <w:pStyle w:val="BodyText"/>
        <w:spacing w:line="240" w:lineRule="auto"/>
        <w:ind w:firstLine="0"/>
        <w:rPr>
          <w:color w:val="0070C0"/>
          <w:sz w:val="24"/>
        </w:rPr>
      </w:pPr>
      <w:r w:rsidRPr="000468ED">
        <w:rPr>
          <w:color w:val="0070C0"/>
          <w:sz w:val="24"/>
        </w:rPr>
        <w:t>Unlike</w:t>
      </w:r>
      <w:r>
        <w:rPr>
          <w:color w:val="0070C0"/>
          <w:sz w:val="24"/>
        </w:rPr>
        <w:t xml:space="preserve"> the Opacitor, this framework does not look at the bytecode level</w:t>
      </w:r>
      <w:ins w:id="683" w:author="Anna Rasburn" w:date="2019-01-11T20:16:00Z">
        <w:r w:rsidR="00CE6DFA">
          <w:rPr>
            <w:color w:val="0070C0"/>
            <w:sz w:val="24"/>
          </w:rPr>
          <w:t xml:space="preserve"> and</w:t>
        </w:r>
      </w:ins>
      <w:del w:id="684" w:author="Anna Rasburn" w:date="2019-01-11T20:16:00Z">
        <w:r w:rsidDel="00CE6DFA">
          <w:rPr>
            <w:color w:val="0070C0"/>
            <w:sz w:val="24"/>
          </w:rPr>
          <w:delText>,</w:delText>
        </w:r>
      </w:del>
      <w:r>
        <w:rPr>
          <w:color w:val="0070C0"/>
          <w:sz w:val="24"/>
        </w:rPr>
        <w:t xml:space="preserve"> therefore</w:t>
      </w:r>
      <w:del w:id="685" w:author="Anna Rasburn" w:date="2019-01-11T20:18:00Z">
        <w:r w:rsidDel="00CE6DFA">
          <w:rPr>
            <w:color w:val="0070C0"/>
            <w:sz w:val="24"/>
          </w:rPr>
          <w:delText xml:space="preserve">, </w:delText>
        </w:r>
        <w:r w:rsidR="00D72451" w:rsidDel="00CE6DFA">
          <w:rPr>
            <w:color w:val="0070C0"/>
            <w:sz w:val="24"/>
          </w:rPr>
          <w:delText>may have</w:delText>
        </w:r>
      </w:del>
      <w:r w:rsidR="00D72451">
        <w:rPr>
          <w:color w:val="0070C0"/>
          <w:sz w:val="24"/>
        </w:rPr>
        <w:t xml:space="preserve"> its results </w:t>
      </w:r>
      <w:ins w:id="686" w:author="Anna Rasburn" w:date="2019-01-11T20:18:00Z">
        <w:r w:rsidR="00CE6DFA">
          <w:rPr>
            <w:color w:val="0070C0"/>
            <w:sz w:val="24"/>
          </w:rPr>
          <w:t xml:space="preserve">may be </w:t>
        </w:r>
      </w:ins>
      <w:r w:rsidR="00D72451">
        <w:rPr>
          <w:color w:val="0070C0"/>
          <w:sz w:val="24"/>
        </w:rPr>
        <w:t>affected by features of a mobile device such as WI-FI and GPS. These features would have a major impact on the results because they are energy intensive and will increase energy usage results ma</w:t>
      </w:r>
      <w:ins w:id="687" w:author="Anna Rasburn" w:date="2019-01-11T20:20:00Z">
        <w:r w:rsidR="00CE6DFA">
          <w:rPr>
            <w:color w:val="0070C0"/>
            <w:sz w:val="24"/>
          </w:rPr>
          <w:t>rkedly</w:t>
        </w:r>
      </w:ins>
      <w:del w:id="688" w:author="Anna Rasburn" w:date="2019-01-11T20:20:00Z">
        <w:r w:rsidR="00D72451" w:rsidDel="00CE6DFA">
          <w:rPr>
            <w:color w:val="0070C0"/>
            <w:sz w:val="24"/>
          </w:rPr>
          <w:delText>ssively</w:delText>
        </w:r>
      </w:del>
      <w:r w:rsidR="00D72451">
        <w:rPr>
          <w:color w:val="0070C0"/>
          <w:sz w:val="24"/>
        </w:rPr>
        <w:t>. The reliance of highlighting to a developer their energy usage means that for there to be any sav</w:t>
      </w:r>
      <w:ins w:id="689" w:author="Anna Rasburn" w:date="2019-01-11T20:20:00Z">
        <w:r w:rsidR="00CE6DFA">
          <w:rPr>
            <w:color w:val="0070C0"/>
            <w:sz w:val="24"/>
          </w:rPr>
          <w:t>ing</w:t>
        </w:r>
      </w:ins>
      <w:del w:id="690" w:author="Anna Rasburn" w:date="2019-01-11T20:20:00Z">
        <w:r w:rsidR="00D72451" w:rsidDel="00CE6DFA">
          <w:rPr>
            <w:color w:val="0070C0"/>
            <w:sz w:val="24"/>
          </w:rPr>
          <w:delText>e</w:delText>
        </w:r>
      </w:del>
      <w:r w:rsidR="00D72451">
        <w:rPr>
          <w:color w:val="0070C0"/>
          <w:sz w:val="24"/>
        </w:rPr>
        <w:t xml:space="preserve"> in energy, this is entirely the developer's responsibility and then trusting them to be energy </w:t>
      </w:r>
      <w:commentRangeStart w:id="691"/>
      <w:commentRangeStart w:id="692"/>
      <w:commentRangeStart w:id="693"/>
      <w:r w:rsidR="00D72451">
        <w:rPr>
          <w:color w:val="0070C0"/>
          <w:sz w:val="24"/>
        </w:rPr>
        <w:t>conscious</w:t>
      </w:r>
      <w:commentRangeEnd w:id="691"/>
      <w:r w:rsidR="00CE6DFA">
        <w:rPr>
          <w:rStyle w:val="CommentReference"/>
        </w:rPr>
        <w:commentReference w:id="691"/>
      </w:r>
      <w:commentRangeEnd w:id="692"/>
      <w:r w:rsidR="00CE6DFA">
        <w:rPr>
          <w:rStyle w:val="CommentReference"/>
        </w:rPr>
        <w:commentReference w:id="692"/>
      </w:r>
      <w:commentRangeEnd w:id="693"/>
      <w:r w:rsidR="00CE6DFA">
        <w:rPr>
          <w:rStyle w:val="CommentReference"/>
        </w:rPr>
        <w:commentReference w:id="693"/>
      </w:r>
      <w:r w:rsidR="00D72451">
        <w:rPr>
          <w:color w:val="0070C0"/>
          <w:sz w:val="24"/>
        </w:rPr>
        <w:t>.</w:t>
      </w:r>
    </w:p>
    <w:p w14:paraId="374C5368" w14:textId="77777777" w:rsidR="00D72451" w:rsidRDefault="00D72451" w:rsidP="00D72451">
      <w:pPr>
        <w:pStyle w:val="BodyText"/>
        <w:spacing w:line="240" w:lineRule="auto"/>
        <w:ind w:firstLine="0"/>
        <w:rPr>
          <w:color w:val="0070C0"/>
          <w:sz w:val="24"/>
        </w:rPr>
      </w:pPr>
    </w:p>
    <w:p w14:paraId="06288BFC" w14:textId="2AAC9591" w:rsidR="00D72451" w:rsidRDefault="00946A62" w:rsidP="00D72451">
      <w:pPr>
        <w:pStyle w:val="Heading2"/>
        <w:rPr>
          <w:color w:val="0070C0"/>
          <w:lang w:eastAsia="en-US"/>
        </w:rPr>
      </w:pPr>
      <w:del w:id="694" w:author="Anna Rasburn" w:date="2019-01-10T15:30:00Z">
        <w:r w:rsidDel="00B8474E">
          <w:rPr>
            <w:color w:val="0070C0"/>
            <w:lang w:eastAsia="en-US"/>
          </w:rPr>
          <w:delText xml:space="preserve">TODO: </w:delText>
        </w:r>
      </w:del>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p>
    <w:p w14:paraId="5C8EF5CC" w14:textId="77777777" w:rsidR="00D72451" w:rsidRDefault="006E03E6" w:rsidP="00D72451">
      <w:pPr>
        <w:pStyle w:val="BodyFirst"/>
        <w:rPr>
          <w:lang w:eastAsia="en-US"/>
        </w:rPr>
      </w:pPr>
      <w:hyperlink r:id="rId29" w:history="1">
        <w:r w:rsidR="00946A62" w:rsidRPr="00514D61">
          <w:rPr>
            <w:rStyle w:val="Hyperlink"/>
            <w:lang w:eastAsia="en-US"/>
          </w:rPr>
          <w:t>https://www.researchgate.net/publication/266661686_How_Do_Code_Refactorings_Affect_Energy_Usage</w:t>
        </w:r>
      </w:hyperlink>
    </w:p>
    <w:p w14:paraId="7378763D" w14:textId="757B1609" w:rsidR="00D72451" w:rsidRDefault="00946A62" w:rsidP="00D72451">
      <w:pPr>
        <w:pStyle w:val="BodyText"/>
        <w:spacing w:line="240" w:lineRule="auto"/>
        <w:ind w:firstLine="0"/>
        <w:rPr>
          <w:color w:val="0070C0"/>
          <w:lang w:eastAsia="en-US"/>
        </w:rPr>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[REFERENCE – code refactoring]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ins w:id="695" w:author="Anna Rasburn" w:date="2019-01-08T21:57:00Z">
        <w:r w:rsidR="0033511D">
          <w:rPr>
            <w:color w:val="0070C0"/>
            <w:lang w:eastAsia="en-US"/>
          </w:rPr>
          <w:t xml:space="preserve">that </w:t>
        </w:r>
      </w:ins>
      <w:r>
        <w:rPr>
          <w:color w:val="0070C0"/>
          <w:lang w:eastAsia="en-US"/>
        </w:rPr>
        <w:t xml:space="preserve">a change in refactoring techniques can effectively increase </w:t>
      </w:r>
      <w:ins w:id="696" w:author="Anna Rasburn" w:date="2019-01-08T21:57:00Z">
        <w:r w:rsidR="0033511D">
          <w:rPr>
            <w:color w:val="0070C0"/>
            <w:lang w:eastAsia="en-US"/>
          </w:rPr>
          <w:t xml:space="preserve"> or</w:t>
        </w:r>
      </w:ins>
      <w:del w:id="697" w:author="Anna Rasburn" w:date="2019-01-08T21:57:00Z">
        <w:r w:rsidDel="0033511D">
          <w:rPr>
            <w:color w:val="0070C0"/>
            <w:lang w:eastAsia="en-US"/>
          </w:rPr>
          <w:delText>and</w:delText>
        </w:r>
      </w:del>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 xml:space="preserve">109 experiments) indicated ‘a statistically significant difference in energy usage between the original and refactored versions.’[REFERENCE].  The refactoring technique of ‘Convert Local Variable to Field’[REFERENCE] had the largest positive impact on energy out of the six different techniques. This study is </w:t>
      </w:r>
      <w:ins w:id="698" w:author="Anna Rasburn" w:date="2019-01-11T20:30:00Z">
        <w:r w:rsidR="0069684C">
          <w:rPr>
            <w:color w:val="0070C0"/>
            <w:lang w:eastAsia="en-US"/>
          </w:rPr>
          <w:t xml:space="preserve">notable </w:t>
        </w:r>
      </w:ins>
      <w:del w:id="699" w:author="Anna Rasburn" w:date="2019-01-11T20:30:00Z">
        <w:r w:rsidR="00610EEE" w:rsidDel="0069684C">
          <w:rPr>
            <w:color w:val="0070C0"/>
            <w:lang w:eastAsia="en-US"/>
          </w:rPr>
          <w:delText xml:space="preserve">useful </w:delText>
        </w:r>
      </w:del>
      <w:r w:rsidR="00610EEE">
        <w:rPr>
          <w:color w:val="0070C0"/>
          <w:lang w:eastAsia="en-US"/>
        </w:rPr>
        <w:t>in that it presents the effects of different refactoring techniques and has a difference in results. However, this study could have been extended to include more applications and refactoring techniques as it makes it harder to generalise</w:t>
      </w:r>
      <w:ins w:id="700" w:author="Anna Rasburn" w:date="2019-01-08T21:58:00Z">
        <w:r w:rsidR="0033511D">
          <w:rPr>
            <w:color w:val="0070C0"/>
            <w:lang w:eastAsia="en-US"/>
          </w:rPr>
          <w:t xml:space="preserve">??? </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rsidP="00D72451">
      <w:pPr>
        <w:pStyle w:val="BodyText"/>
        <w:spacing w:line="240" w:lineRule="auto"/>
        <w:ind w:firstLine="0"/>
        <w:rPr>
          <w:color w:val="0070C0"/>
          <w:lang w:eastAsia="en-US"/>
        </w:rPr>
      </w:pPr>
    </w:p>
    <w:p w14:paraId="5A39C942" w14:textId="6DDE3448" w:rsidR="00D72451" w:rsidRDefault="00946A62" w:rsidP="00D72451">
      <w:pPr>
        <w:pStyle w:val="BodyText"/>
        <w:spacing w:line="240" w:lineRule="auto"/>
        <w:ind w:firstLine="0"/>
        <w:rPr>
          <w:color w:val="0070C0"/>
          <w:lang w:eastAsia="en-US"/>
        </w:rPr>
      </w:pPr>
      <w:r>
        <w:rPr>
          <w:color w:val="0070C0"/>
          <w:lang w:eastAsia="en-US"/>
        </w:rPr>
        <w:t xml:space="preserve">This research supported by research conducted by Morales et al [REFERENCE – Anti-patterns: </w:t>
      </w:r>
      <w:hyperlink r:id="rId30" w:history="1">
        <w:r w:rsidRPr="00514D61">
          <w:rPr>
            <w:rStyle w:val="Hyperlink"/>
            <w:lang w:eastAsia="en-US"/>
          </w:rPr>
          <w:t>https://arxiv.org/pdf/1610.05711.pdf</w:t>
        </w:r>
      </w:hyperlink>
      <w:r>
        <w:rPr>
          <w:color w:val="0070C0"/>
          <w:lang w:eastAsia="en-US"/>
        </w:rPr>
        <w:t>] who focuses on the effects of antipatterns in mobile applications and its effect of energy efficiency. This research found that energy consumption of apps with anti-patterns are not statistically different to apps wh</w:t>
      </w:r>
      <w:ins w:id="701" w:author="Anna Rasburn" w:date="2019-01-08T21:59:00Z">
        <w:r w:rsidR="0033511D">
          <w:rPr>
            <w:color w:val="0070C0"/>
            <w:lang w:eastAsia="en-US"/>
          </w:rPr>
          <w:t xml:space="preserve">ich </w:t>
        </w:r>
      </w:ins>
      <w:del w:id="702" w:author="Anna Rasburn" w:date="2019-01-08T22:00:00Z">
        <w:r w:rsidDel="0033511D">
          <w:rPr>
            <w:color w:val="0070C0"/>
            <w:lang w:eastAsia="en-US"/>
          </w:rPr>
          <w:delText xml:space="preserve">o </w:delText>
        </w:r>
      </w:del>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w:t>
      </w:r>
      <w:ins w:id="703" w:author="Anna Rasburn" w:date="2019-01-11T20:28:00Z">
        <w:r w:rsidR="0069684C">
          <w:rPr>
            <w:color w:val="0070C0"/>
            <w:lang w:eastAsia="en-US"/>
          </w:rPr>
          <w:t>many</w:t>
        </w:r>
      </w:ins>
      <w:ins w:id="704" w:author="Anna Rasburn" w:date="2019-01-11T20:29:00Z">
        <w:r w:rsidR="0069684C">
          <w:rPr>
            <w:color w:val="0070C0"/>
            <w:lang w:eastAsia="en-US"/>
          </w:rPr>
          <w:t xml:space="preserve"> </w:t>
        </w:r>
      </w:ins>
      <w:del w:id="705" w:author="Anna Rasburn" w:date="2019-01-11T20:29:00Z">
        <w:r w:rsidR="00610EEE" w:rsidDel="0069684C">
          <w:rPr>
            <w:color w:val="0070C0"/>
            <w:lang w:eastAsia="en-US"/>
          </w:rPr>
          <w:delText xml:space="preserve">a lot of </w:delText>
        </w:r>
      </w:del>
      <w:r w:rsidR="00610EEE">
        <w:rPr>
          <w:color w:val="0070C0"/>
          <w:lang w:eastAsia="en-US"/>
        </w:rPr>
        <w:t>programs</w:t>
      </w:r>
      <w:ins w:id="706" w:author="Anna Rasburn" w:date="2019-01-11T20:29:00Z">
        <w:r w:rsidR="0069684C">
          <w:rPr>
            <w:color w:val="0070C0"/>
            <w:lang w:eastAsia="en-US"/>
          </w:rPr>
          <w:t xml:space="preserve"> and this</w:t>
        </w:r>
      </w:ins>
      <w:r w:rsidR="00610EEE">
        <w:rPr>
          <w:color w:val="0070C0"/>
          <w:lang w:eastAsia="en-US"/>
        </w:rPr>
        <w:t xml:space="preserve">, </w:t>
      </w:r>
      <w:r w:rsidR="009072D8">
        <w:rPr>
          <w:color w:val="0070C0"/>
          <w:lang w:eastAsia="en-US"/>
        </w:rPr>
        <w:t>therefore, mak</w:t>
      </w:r>
      <w:ins w:id="707" w:author="Anna Rasburn" w:date="2019-01-11T20:29:00Z">
        <w:r w:rsidR="0069684C">
          <w:rPr>
            <w:color w:val="0070C0"/>
            <w:lang w:eastAsia="en-US"/>
          </w:rPr>
          <w:t xml:space="preserve">es </w:t>
        </w:r>
      </w:ins>
      <w:del w:id="708" w:author="Anna Rasburn" w:date="2019-01-11T20:29:00Z">
        <w:r w:rsidR="009072D8" w:rsidDel="0069684C">
          <w:rPr>
            <w:color w:val="0070C0"/>
            <w:lang w:eastAsia="en-US"/>
          </w:rPr>
          <w:delText xml:space="preserve">ing </w:delText>
        </w:r>
      </w:del>
      <w:r w:rsidR="009072D8">
        <w:rPr>
          <w:color w:val="0070C0"/>
          <w:lang w:eastAsia="en-US"/>
        </w:rPr>
        <w:t>it harder to generalise. This study is very focused on Android applications and considers elements of applications that only affect Android.</w:t>
      </w:r>
    </w:p>
    <w:p w14:paraId="75EACD4D" w14:textId="77777777" w:rsidR="00D72451" w:rsidDel="00B8474E" w:rsidRDefault="00D72451" w:rsidP="00D72451">
      <w:pPr>
        <w:pStyle w:val="BodyText"/>
        <w:spacing w:line="240" w:lineRule="auto"/>
        <w:ind w:firstLine="0"/>
        <w:rPr>
          <w:del w:id="709" w:author="Anna Rasburn" w:date="2019-01-10T15:30:00Z"/>
          <w:color w:val="0070C0"/>
          <w:sz w:val="24"/>
        </w:rPr>
      </w:pP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r w:rsidRPr="000B4183">
        <w:rPr>
          <w:color w:val="0070C0"/>
        </w:rPr>
        <w:lastRenderedPageBreak/>
        <w:t xml:space="preserve">Green Software Engineering </w:t>
      </w:r>
    </w:p>
    <w:p w14:paraId="37FAEDD0" w14:textId="17CD2A14" w:rsidR="00816DDB" w:rsidRPr="00C476A9" w:rsidRDefault="00946A62" w:rsidP="007A391A">
      <w:pPr>
        <w:pStyle w:val="BodyFirst"/>
        <w:spacing w:line="240" w:lineRule="auto"/>
        <w:rPr>
          <w:color w:val="0070C0"/>
          <w:sz w:val="24"/>
        </w:rPr>
      </w:pPr>
      <w:r w:rsidRPr="00C476A9">
        <w:rPr>
          <w:color w:val="0070C0"/>
          <w:sz w:val="24"/>
        </w:rPr>
        <w:t xml:space="preserve">Green Software engineering, a term coined by </w:t>
      </w:r>
      <w:proofErr w:type="spellStart"/>
      <w:r w:rsidRPr="00C476A9">
        <w:rPr>
          <w:color w:val="0070C0"/>
          <w:sz w:val="24"/>
        </w:rPr>
        <w:t>Hindle</w:t>
      </w:r>
      <w:proofErr w:type="spellEnd"/>
      <w:r w:rsidRPr="00C476A9">
        <w:rPr>
          <w:color w:val="0070C0"/>
          <w:sz w:val="24"/>
        </w:rPr>
        <w:t xml:space="preserve"> [REFERENCE] is a type of software engineering which is more environmentally sustainable so it takes into consideration the power usage of creating software. There are very few uses of physical measurements in software engineering </w:t>
      </w:r>
      <w:ins w:id="710" w:author="Anna Rasburn" w:date="2019-01-11T20:32:00Z">
        <w:r w:rsidR="0069684C">
          <w:rPr>
            <w:color w:val="0070C0"/>
            <w:sz w:val="24"/>
          </w:rPr>
          <w:t xml:space="preserve">even though this </w:t>
        </w:r>
      </w:ins>
      <w:del w:id="711" w:author="Anna Rasburn" w:date="2019-01-11T20:32:00Z">
        <w:r w:rsidRPr="00C476A9" w:rsidDel="0069684C">
          <w:rPr>
            <w:color w:val="0070C0"/>
            <w:sz w:val="24"/>
          </w:rPr>
          <w:delText xml:space="preserve">which </w:delText>
        </w:r>
      </w:del>
      <w:r w:rsidRPr="00C476A9">
        <w:rPr>
          <w:color w:val="0070C0"/>
          <w:sz w:val="24"/>
        </w:rPr>
        <w:t>is critical for measuring energy</w:t>
      </w:r>
      <w:ins w:id="712" w:author="Anna Rasburn" w:date="2019-01-11T20:32:00Z">
        <w:r w:rsidR="0069684C">
          <w:rPr>
            <w:color w:val="0070C0"/>
            <w:sz w:val="24"/>
          </w:rPr>
          <w:t>. Th</w:t>
        </w:r>
      </w:ins>
      <w:ins w:id="713" w:author="Anna Rasburn" w:date="2019-01-11T20:33:00Z">
        <w:r w:rsidR="0069684C">
          <w:rPr>
            <w:color w:val="0070C0"/>
            <w:sz w:val="24"/>
          </w:rPr>
          <w:t xml:space="preserve">is lack of physical measurement </w:t>
        </w:r>
      </w:ins>
      <w:del w:id="714" w:author="Anna Rasburn" w:date="2019-01-11T20:33:00Z">
        <w:r w:rsidRPr="00C476A9" w:rsidDel="0069684C">
          <w:rPr>
            <w:color w:val="0070C0"/>
            <w:sz w:val="24"/>
          </w:rPr>
          <w:delText xml:space="preserve"> which </w:delText>
        </w:r>
      </w:del>
      <w:r w:rsidRPr="00C476A9">
        <w:rPr>
          <w:color w:val="0070C0"/>
          <w:sz w:val="24"/>
        </w:rPr>
        <w:t xml:space="preserve">creates limitations </w:t>
      </w:r>
      <w:ins w:id="715" w:author="Anna Rasburn" w:date="2019-01-11T20:33:00Z">
        <w:r w:rsidR="0069684C">
          <w:rPr>
            <w:color w:val="0070C0"/>
            <w:sz w:val="24"/>
          </w:rPr>
          <w:t xml:space="preserve">in </w:t>
        </w:r>
      </w:ins>
      <w:r w:rsidRPr="00C476A9">
        <w:rPr>
          <w:color w:val="0070C0"/>
          <w:sz w:val="24"/>
        </w:rPr>
        <w:t>regard</w:t>
      </w:r>
      <w:ins w:id="716" w:author="Anna Rasburn" w:date="2019-01-11T20:33:00Z">
        <w:r w:rsidR="0069684C">
          <w:rPr>
            <w:color w:val="0070C0"/>
            <w:sz w:val="24"/>
          </w:rPr>
          <w:t xml:space="preserve"> to </w:t>
        </w:r>
      </w:ins>
      <w:del w:id="717" w:author="Anna Rasburn" w:date="2019-01-11T20:33:00Z">
        <w:r w:rsidRPr="00C476A9" w:rsidDel="0069684C">
          <w:rPr>
            <w:color w:val="0070C0"/>
            <w:sz w:val="24"/>
          </w:rPr>
          <w:delText xml:space="preserve">ing when it comes to </w:delText>
        </w:r>
      </w:del>
      <w:r w:rsidRPr="00C476A9">
        <w:rPr>
          <w:color w:val="0070C0"/>
          <w:sz w:val="24"/>
        </w:rPr>
        <w:t xml:space="preserve">experimentation and analysing energy </w:t>
      </w:r>
      <w:commentRangeStart w:id="718"/>
      <w:r w:rsidRPr="00C476A9">
        <w:rPr>
          <w:color w:val="0070C0"/>
          <w:sz w:val="24"/>
        </w:rPr>
        <w:t>usage</w:t>
      </w:r>
      <w:commentRangeEnd w:id="718"/>
      <w:r w:rsidR="0069684C">
        <w:rPr>
          <w:rStyle w:val="CommentReference"/>
        </w:rPr>
        <w:commentReference w:id="718"/>
      </w:r>
      <w:r w:rsidRPr="00C476A9">
        <w:rPr>
          <w:color w:val="0070C0"/>
          <w:sz w:val="24"/>
        </w:rPr>
        <w:t xml:space="preserve">. </w:t>
      </w:r>
    </w:p>
    <w:p w14:paraId="30820DEB" w14:textId="77777777" w:rsidR="007A391A" w:rsidRPr="00C476A9" w:rsidRDefault="007A391A" w:rsidP="007A391A">
      <w:pPr>
        <w:pStyle w:val="BodyText"/>
        <w:spacing w:line="240" w:lineRule="auto"/>
        <w:ind w:firstLine="0"/>
        <w:rPr>
          <w:sz w:val="24"/>
        </w:rPr>
      </w:pPr>
    </w:p>
    <w:p w14:paraId="085CC38C" w14:textId="4E243ACA" w:rsidR="00A52AB9" w:rsidRPr="00C476A9" w:rsidRDefault="00946A62" w:rsidP="007A391A">
      <w:pPr>
        <w:pStyle w:val="BodyText"/>
        <w:spacing w:line="240" w:lineRule="auto"/>
        <w:ind w:firstLine="0"/>
        <w:rPr>
          <w:color w:val="0070C0"/>
          <w:sz w:val="24"/>
        </w:rPr>
      </w:pPr>
      <w:r w:rsidRPr="00C476A9">
        <w:rPr>
          <w:color w:val="0070C0"/>
          <w:sz w:val="24"/>
        </w:rPr>
        <w:t xml:space="preserve">Green Software Engineering is an important yet </w:t>
      </w:r>
      <w:ins w:id="719" w:author="Anna Rasburn" w:date="2019-01-11T20:33:00Z">
        <w:r w:rsidR="0069684C">
          <w:rPr>
            <w:color w:val="0070C0"/>
            <w:sz w:val="24"/>
          </w:rPr>
          <w:t xml:space="preserve">emerging </w:t>
        </w:r>
      </w:ins>
      <w:del w:id="720" w:author="Anna Rasburn" w:date="2019-01-11T20:33:00Z">
        <w:r w:rsidRPr="00C476A9" w:rsidDel="0069684C">
          <w:rPr>
            <w:color w:val="0070C0"/>
            <w:sz w:val="24"/>
          </w:rPr>
          <w:delText xml:space="preserve">young </w:delText>
        </w:r>
      </w:del>
      <w:r w:rsidRPr="00C476A9">
        <w:rPr>
          <w:color w:val="0070C0"/>
          <w:sz w:val="24"/>
        </w:rPr>
        <w:t xml:space="preserve">field. </w:t>
      </w:r>
      <w:ins w:id="721" w:author="Anna Rasburn" w:date="2019-01-11T20:34:00Z">
        <w:r w:rsidR="0069684C">
          <w:rPr>
            <w:color w:val="0070C0"/>
            <w:sz w:val="24"/>
          </w:rPr>
          <w:t>Because</w:t>
        </w:r>
      </w:ins>
      <w:ins w:id="722" w:author="Anna Rasburn" w:date="2019-01-11T20:35:00Z">
        <w:r w:rsidR="0069684C">
          <w:rPr>
            <w:color w:val="0070C0"/>
            <w:sz w:val="24"/>
          </w:rPr>
          <w:t xml:space="preserve"> </w:t>
        </w:r>
      </w:ins>
      <w:ins w:id="723" w:author="Anna Rasburn" w:date="2019-01-11T20:37:00Z">
        <w:r w:rsidR="0069684C">
          <w:rPr>
            <w:color w:val="0070C0"/>
            <w:sz w:val="24"/>
          </w:rPr>
          <w:t xml:space="preserve">this field </w:t>
        </w:r>
      </w:ins>
      <w:del w:id="724" w:author="Anna Rasburn" w:date="2019-01-11T20:34:00Z">
        <w:r w:rsidRPr="00C476A9" w:rsidDel="0069684C">
          <w:rPr>
            <w:color w:val="0070C0"/>
            <w:sz w:val="24"/>
          </w:rPr>
          <w:delText>Th</w:delText>
        </w:r>
      </w:del>
      <w:r w:rsidRPr="00C476A9">
        <w:rPr>
          <w:color w:val="0070C0"/>
          <w:sz w:val="24"/>
        </w:rPr>
        <w:t xml:space="preserve">is </w:t>
      </w:r>
      <w:ins w:id="725" w:author="Anna Rasburn" w:date="2019-01-11T20:35:00Z">
        <w:r w:rsidR="0069684C">
          <w:rPr>
            <w:color w:val="0070C0"/>
            <w:sz w:val="24"/>
          </w:rPr>
          <w:t>a</w:t>
        </w:r>
      </w:ins>
      <w:ins w:id="726" w:author="Anna Rasburn" w:date="2019-01-11T20:37:00Z">
        <w:r w:rsidR="0069684C">
          <w:rPr>
            <w:color w:val="0070C0"/>
            <w:sz w:val="24"/>
          </w:rPr>
          <w:t xml:space="preserve">t an early stage of development, </w:t>
        </w:r>
      </w:ins>
      <w:ins w:id="727" w:author="Anna Rasburn" w:date="2019-01-11T20:38:00Z">
        <w:r w:rsidR="0069684C">
          <w:rPr>
            <w:color w:val="0070C0"/>
            <w:sz w:val="24"/>
          </w:rPr>
          <w:t xml:space="preserve">it has been marked by a low level of </w:t>
        </w:r>
      </w:ins>
      <w:del w:id="728" w:author="Anna Rasburn" w:date="2019-01-11T20:35:00Z">
        <w:r w:rsidRPr="00C476A9" w:rsidDel="0069684C">
          <w:rPr>
            <w:color w:val="0070C0"/>
            <w:sz w:val="24"/>
          </w:rPr>
          <w:delText>age</w:delText>
        </w:r>
      </w:del>
      <w:del w:id="729" w:author="Anna Rasburn" w:date="2019-01-11T20:38:00Z">
        <w:r w:rsidRPr="00C476A9" w:rsidDel="00A63162">
          <w:rPr>
            <w:color w:val="0070C0"/>
            <w:sz w:val="24"/>
          </w:rPr>
          <w:delText>, there</w:delText>
        </w:r>
      </w:del>
      <w:ins w:id="730" w:author="Anna Rasburn" w:date="2019-01-11T20:36:00Z">
        <w:r w:rsidR="0069684C">
          <w:rPr>
            <w:color w:val="0070C0"/>
            <w:sz w:val="24"/>
          </w:rPr>
          <w:t xml:space="preserve"> </w:t>
        </w:r>
      </w:ins>
      <w:del w:id="731" w:author="Anna Rasburn" w:date="2019-01-11T20:36:00Z">
        <w:r w:rsidRPr="00C476A9" w:rsidDel="0069684C">
          <w:rPr>
            <w:color w:val="0070C0"/>
            <w:sz w:val="24"/>
          </w:rPr>
          <w:delText xml:space="preserve">fore, has led to </w:delText>
        </w:r>
      </w:del>
      <w:del w:id="732" w:author="Anna Rasburn" w:date="2019-01-11T20:38:00Z">
        <w:r w:rsidRPr="00C476A9" w:rsidDel="00A63162">
          <w:rPr>
            <w:color w:val="0070C0"/>
            <w:sz w:val="24"/>
          </w:rPr>
          <w:delText xml:space="preserve">a lack of </w:delText>
        </w:r>
      </w:del>
      <w:r w:rsidRPr="00C476A9">
        <w:rPr>
          <w:color w:val="0070C0"/>
          <w:sz w:val="24"/>
        </w:rPr>
        <w:t xml:space="preserve">resources </w:t>
      </w:r>
      <w:ins w:id="733" w:author="Anna Rasburn" w:date="2019-01-11T20:39:00Z">
        <w:r w:rsidR="00A63162">
          <w:rPr>
            <w:color w:val="0070C0"/>
            <w:sz w:val="24"/>
          </w:rPr>
          <w:t xml:space="preserve">, </w:t>
        </w:r>
      </w:ins>
      <w:del w:id="734" w:author="Anna Rasburn" w:date="2019-01-11T20:39:00Z">
        <w:r w:rsidRPr="00C476A9" w:rsidDel="00A63162">
          <w:rPr>
            <w:color w:val="0070C0"/>
            <w:sz w:val="24"/>
          </w:rPr>
          <w:delText xml:space="preserve">such as </w:delText>
        </w:r>
      </w:del>
      <w:r w:rsidRPr="00C476A9">
        <w:rPr>
          <w:color w:val="0070C0"/>
          <w:sz w:val="24"/>
        </w:rPr>
        <w:t xml:space="preserve">a small coherent community and </w:t>
      </w:r>
      <w:ins w:id="735" w:author="Anna Rasburn" w:date="2019-01-11T20:39:00Z">
        <w:r w:rsidR="00A63162">
          <w:rPr>
            <w:color w:val="0070C0"/>
            <w:sz w:val="24"/>
          </w:rPr>
          <w:t xml:space="preserve">an uncertain </w:t>
        </w:r>
      </w:ins>
      <w:del w:id="736" w:author="Anna Rasburn" w:date="2019-01-11T20:39:00Z">
        <w:r w:rsidRPr="00C476A9" w:rsidDel="00A63162">
          <w:rPr>
            <w:color w:val="0070C0"/>
            <w:sz w:val="24"/>
          </w:rPr>
          <w:delText xml:space="preserve">not agreed upon </w:delText>
        </w:r>
      </w:del>
      <w:r w:rsidRPr="00C476A9">
        <w:rPr>
          <w:color w:val="0070C0"/>
          <w:sz w:val="24"/>
        </w:rPr>
        <w:t xml:space="preserve">methodology. This field needs an increase in support and research which can pose a negative image of making the field an ‘impossible bar' [REFERENCE] that may not be achieved. An increase in support and research may come with the UN's '12 year limit' on climate change [REFERENCE]. This issue has only </w:t>
      </w:r>
      <w:del w:id="737" w:author="Anna Rasburn" w:date="2019-01-11T20:39:00Z">
        <w:r w:rsidRPr="00C476A9" w:rsidDel="005769F8">
          <w:rPr>
            <w:color w:val="0070C0"/>
            <w:sz w:val="24"/>
          </w:rPr>
          <w:delText>aplimifed</w:delText>
        </w:r>
      </w:del>
      <w:ins w:id="738" w:author="Anna Rasburn" w:date="2019-01-11T20:39:00Z">
        <w:r w:rsidR="005769F8" w:rsidRPr="00C476A9">
          <w:rPr>
            <w:color w:val="0070C0"/>
            <w:sz w:val="24"/>
          </w:rPr>
          <w:t>amplified</w:t>
        </w:r>
      </w:ins>
      <w:r w:rsidRPr="00C476A9">
        <w:rPr>
          <w:color w:val="0070C0"/>
          <w:sz w:val="24"/>
        </w:rPr>
        <w:t xml:space="preserve"> the importance and necessity of this research if the desire to keep our current technology-heavy lifestyles as well as to ‘limit climate change'.</w:t>
      </w:r>
    </w:p>
    <w:p w14:paraId="69C676CC" w14:textId="77777777" w:rsidR="00A52AB9" w:rsidRPr="00C476A9" w:rsidRDefault="00A52AB9" w:rsidP="007A391A">
      <w:pPr>
        <w:pStyle w:val="BodyText"/>
        <w:spacing w:line="240" w:lineRule="auto"/>
        <w:ind w:firstLine="0"/>
        <w:rPr>
          <w:color w:val="0070C0"/>
          <w:sz w:val="24"/>
        </w:rPr>
      </w:pPr>
    </w:p>
    <w:p w14:paraId="7DC85F00" w14:textId="77777777" w:rsidR="00816DDB" w:rsidRPr="00C476A9" w:rsidRDefault="00946A62" w:rsidP="007A391A">
      <w:pPr>
        <w:pStyle w:val="BodyText"/>
        <w:spacing w:line="240" w:lineRule="auto"/>
        <w:ind w:firstLine="0"/>
        <w:rPr>
          <w:color w:val="0070C0"/>
          <w:sz w:val="24"/>
        </w:rPr>
      </w:pPr>
      <w:r w:rsidRPr="00C476A9">
        <w:rPr>
          <w:color w:val="0070C0"/>
          <w:sz w:val="24"/>
        </w:rPr>
        <w:t xml:space="preserve">Research conducted by </w:t>
      </w:r>
      <w:proofErr w:type="spellStart"/>
      <w:r w:rsidRPr="00C476A9">
        <w:rPr>
          <w:color w:val="0070C0"/>
          <w:sz w:val="24"/>
        </w:rPr>
        <w:t>Hindle</w:t>
      </w:r>
      <w:proofErr w:type="spellEnd"/>
      <w:r w:rsidRPr="00C476A9">
        <w:rPr>
          <w:color w:val="0070C0"/>
          <w:sz w:val="24"/>
        </w:rPr>
        <w:t xml:space="preserve"> as it focuses on software’s interaction in other contexts other than mobile applications. </w:t>
      </w:r>
      <w:proofErr w:type="spellStart"/>
      <w:r w:rsidRPr="00C476A9">
        <w:rPr>
          <w:color w:val="0070C0"/>
          <w:sz w:val="24"/>
        </w:rPr>
        <w:t>Hindle</w:t>
      </w:r>
      <w:proofErr w:type="spellEnd"/>
      <w:r w:rsidRPr="00C476A9">
        <w:rPr>
          <w:color w:val="0070C0"/>
          <w:sz w:val="24"/>
        </w:rPr>
        <w:t xml:space="preserve"> researches in mobile applications, Data Centres and embedded sensors. </w:t>
      </w:r>
      <w:proofErr w:type="spellStart"/>
      <w:r w:rsidRPr="00C476A9">
        <w:rPr>
          <w:color w:val="0070C0"/>
          <w:sz w:val="24"/>
        </w:rPr>
        <w:t>Hindle</w:t>
      </w:r>
      <w:proofErr w:type="spellEnd"/>
      <w:r w:rsidRPr="00C476A9">
        <w:rPr>
          <w:color w:val="0070C0"/>
          <w:sz w:val="24"/>
        </w:rPr>
        <w:t xml:space="preserve"> has a proposal to have an energy rating on mobile applications included with the mobile application other functions, an example of this can be seen in Figure </w:t>
      </w:r>
      <w:r w:rsidR="00C476A9">
        <w:rPr>
          <w:color w:val="0070C0"/>
          <w:sz w:val="24"/>
        </w:rPr>
        <w:t>6</w:t>
      </w:r>
      <w:r w:rsidRPr="00C476A9">
        <w:rPr>
          <w:color w:val="0070C0"/>
          <w:sz w:val="24"/>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31">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739" w:name="_Toc534294944"/>
      <w:r>
        <w:t xml:space="preserve">Figure </w:t>
      </w:r>
      <w:r w:rsidR="00C97684">
        <w:rPr>
          <w:noProof/>
        </w:rPr>
        <w:fldChar w:fldCharType="begin"/>
      </w:r>
      <w:r w:rsidR="00C97684">
        <w:rPr>
          <w:noProof/>
        </w:rPr>
        <w:instrText xml:space="preserve"> SEQ Figure \* ARABIC </w:instrText>
      </w:r>
      <w:r w:rsidR="00C97684">
        <w:rPr>
          <w:noProof/>
        </w:rPr>
        <w:fldChar w:fldCharType="separate"/>
      </w:r>
      <w:r>
        <w:rPr>
          <w:noProof/>
        </w:rPr>
        <w:t>6</w:t>
      </w:r>
      <w:r w:rsidR="00C97684">
        <w:rPr>
          <w:noProof/>
        </w:rPr>
        <w:fldChar w:fldCharType="end"/>
      </w:r>
      <w:r>
        <w:t xml:space="preserve"> Ratings for Mobile applications</w:t>
      </w:r>
      <w:bookmarkEnd w:id="739"/>
    </w:p>
    <w:p w14:paraId="1B4C43D1" w14:textId="77777777" w:rsidR="00816DDB" w:rsidRPr="00C476A9" w:rsidRDefault="00816DDB" w:rsidP="00816DDB">
      <w:pPr>
        <w:pStyle w:val="BodyText"/>
        <w:ind w:firstLine="0"/>
        <w:rPr>
          <w:color w:val="0070C0"/>
          <w:sz w:val="24"/>
        </w:rPr>
      </w:pPr>
    </w:p>
    <w:p w14:paraId="57D25F9F" w14:textId="77777777" w:rsidR="00816DDB" w:rsidRPr="00C476A9" w:rsidRDefault="00946A62" w:rsidP="00816DDB">
      <w:pPr>
        <w:pStyle w:val="BodyText"/>
        <w:spacing w:line="240" w:lineRule="auto"/>
        <w:ind w:firstLine="0"/>
        <w:rPr>
          <w:color w:val="0070C0"/>
          <w:sz w:val="24"/>
        </w:rPr>
      </w:pPr>
      <w:r w:rsidRPr="00C476A9">
        <w:rPr>
          <w:color w:val="0070C0"/>
          <w:sz w:val="24"/>
        </w:rPr>
        <w:lastRenderedPageBreak/>
        <w:t xml:space="preserve">All of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7777777" w:rsidR="00CB76FF" w:rsidRPr="001765A6" w:rsidRDefault="00946A62">
      <w:pPr>
        <w:pStyle w:val="Heading1"/>
        <w:rPr>
          <w:snapToGrid w:val="0"/>
        </w:rPr>
      </w:pPr>
      <w:bookmarkStart w:id="740" w:name="_Toc536543212"/>
      <w:bookmarkStart w:id="741" w:name="_Toc536543441"/>
      <w:bookmarkStart w:id="742" w:name="_Toc15893767"/>
      <w:bookmarkStart w:id="743" w:name="_Toc299977284"/>
      <w:r w:rsidRPr="001765A6">
        <w:rPr>
          <w:snapToGrid w:val="0"/>
        </w:rPr>
        <w:lastRenderedPageBreak/>
        <w:t>Technical Chapter</w:t>
      </w:r>
      <w:bookmarkEnd w:id="740"/>
      <w:bookmarkEnd w:id="741"/>
      <w:r w:rsidRPr="001765A6">
        <w:rPr>
          <w:snapToGrid w:val="0"/>
        </w:rPr>
        <w:t>s</w:t>
      </w:r>
      <w:bookmarkEnd w:id="742"/>
      <w:r w:rsidR="00764DB0" w:rsidRPr="001765A6">
        <w:rPr>
          <w:snapToGrid w:val="0"/>
        </w:rPr>
        <w:t xml:space="preserve"> (change this to something appropriate)</w:t>
      </w:r>
      <w:bookmarkEnd w:id="743"/>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B8474E" w:rsidRDefault="00946A62" w:rsidP="00AD4BB5">
      <w:pPr>
        <w:pStyle w:val="BodyText"/>
        <w:rPr>
          <w:color w:val="7030A0"/>
          <w:rPrChange w:id="744" w:author="Anna Rasburn" w:date="2019-01-10T15:29:00Z">
            <w:rPr>
              <w:color w:val="0070C0"/>
            </w:rPr>
          </w:rPrChange>
        </w:rPr>
      </w:pPr>
      <w:r w:rsidRPr="00B8474E">
        <w:rPr>
          <w:color w:val="7030A0"/>
          <w:rPrChange w:id="745" w:author="Anna Rasburn" w:date="2019-01-10T15:29:00Z">
            <w:rPr>
              <w:color w:val="0070C0"/>
            </w:rPr>
          </w:rPrChange>
        </w:rPr>
        <w:t>Include TTD</w:t>
      </w:r>
    </w:p>
    <w:p w14:paraId="41DEB218" w14:textId="77777777" w:rsidR="008B3C38" w:rsidRPr="00B8474E" w:rsidRDefault="00946A62" w:rsidP="00AD4BB5">
      <w:pPr>
        <w:pStyle w:val="BodyText"/>
        <w:rPr>
          <w:color w:val="7030A0"/>
          <w:rPrChange w:id="746" w:author="Anna Rasburn" w:date="2019-01-10T15:29:00Z">
            <w:rPr>
              <w:color w:val="0070C0"/>
            </w:rPr>
          </w:rPrChange>
        </w:rPr>
      </w:pPr>
      <w:r w:rsidRPr="00B8474E">
        <w:rPr>
          <w:color w:val="7030A0"/>
          <w:rPrChange w:id="747" w:author="Anna Rasburn" w:date="2019-01-10T15:29:00Z">
            <w:rPr>
              <w:color w:val="0070C0"/>
            </w:rPr>
          </w:rPrChange>
        </w:rPr>
        <w:t>Include spring</w:t>
      </w:r>
    </w:p>
    <w:p w14:paraId="17631A50" w14:textId="77777777" w:rsidR="008B3C38" w:rsidRPr="00B8474E" w:rsidRDefault="00946A62" w:rsidP="00AD4BB5">
      <w:pPr>
        <w:pStyle w:val="BodyText"/>
        <w:rPr>
          <w:color w:val="7030A0"/>
          <w:rPrChange w:id="748" w:author="Anna Rasburn" w:date="2019-01-10T15:29:00Z">
            <w:rPr>
              <w:color w:val="0070C0"/>
            </w:rPr>
          </w:rPrChange>
        </w:rPr>
      </w:pPr>
      <w:r w:rsidRPr="00B8474E">
        <w:rPr>
          <w:color w:val="7030A0"/>
          <w:rPrChange w:id="749" w:author="Anna Rasburn" w:date="2019-01-10T15:29:00Z">
            <w:rPr>
              <w:color w:val="0070C0"/>
            </w:rPr>
          </w:rPrChange>
        </w:rPr>
        <w:t>Toolkit then GA etc</w:t>
      </w:r>
    </w:p>
    <w:p w14:paraId="4FF52F80" w14:textId="77777777" w:rsidR="009D3ADE" w:rsidRPr="00B8474E" w:rsidRDefault="009D3ADE" w:rsidP="00AD4BB5">
      <w:pPr>
        <w:pStyle w:val="BodyText"/>
        <w:rPr>
          <w:color w:val="7030A0"/>
          <w:rPrChange w:id="750" w:author="Anna Rasburn" w:date="2019-01-10T15:29:00Z">
            <w:rPr>
              <w:color w:val="0070C0"/>
            </w:rPr>
          </w:rPrChange>
        </w:rPr>
      </w:pPr>
    </w:p>
    <w:p w14:paraId="0C2C236F" w14:textId="77777777" w:rsidR="009D3ADE" w:rsidRPr="00B8474E" w:rsidRDefault="009D3ADE" w:rsidP="009D3ADE">
      <w:pPr>
        <w:pStyle w:val="BodyText"/>
        <w:ind w:firstLine="0"/>
        <w:rPr>
          <w:color w:val="7030A0"/>
          <w:rPrChange w:id="751" w:author="Anna Rasburn" w:date="2019-01-10T15:29:00Z">
            <w:rPr>
              <w:color w:val="0070C0"/>
            </w:rPr>
          </w:rPrChange>
        </w:rPr>
      </w:pPr>
      <w:r w:rsidRPr="00B8474E">
        <w:rPr>
          <w:color w:val="7030A0"/>
          <w:rPrChange w:id="752" w:author="Anna Rasburn" w:date="2019-01-10T15:29:00Z">
            <w:rPr>
              <w:color w:val="0070C0"/>
            </w:rPr>
          </w:rPrChange>
        </w:rPr>
        <w:t>To begin with, I created a software application that was similar to the GIN code []. However, I created the application using a new structure and different edits.</w:t>
      </w:r>
    </w:p>
    <w:p w14:paraId="14581C50" w14:textId="77777777" w:rsidR="009D3ADE" w:rsidRPr="00B8474E" w:rsidRDefault="009D3ADE" w:rsidP="009D3ADE">
      <w:pPr>
        <w:pStyle w:val="BodyText"/>
        <w:ind w:firstLine="0"/>
        <w:rPr>
          <w:color w:val="7030A0"/>
          <w:rPrChange w:id="753" w:author="Anna Rasburn" w:date="2019-01-10T15:29:00Z">
            <w:rPr>
              <w:color w:val="0070C0"/>
            </w:rPr>
          </w:rPrChange>
        </w:rPr>
      </w:pPr>
      <w:r w:rsidRPr="00B8474E">
        <w:rPr>
          <w:color w:val="7030A0"/>
          <w:rPrChange w:id="754" w:author="Anna Rasburn" w:date="2019-01-10T15:29:00Z">
            <w:rPr>
              <w:color w:val="0070C0"/>
            </w:rPr>
          </w:rPrChange>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B8474E" w:rsidRDefault="009D3ADE" w:rsidP="009D3ADE">
      <w:pPr>
        <w:pStyle w:val="BodyText"/>
        <w:ind w:firstLine="0"/>
        <w:rPr>
          <w:color w:val="7030A0"/>
          <w:rPrChange w:id="755" w:author="Anna Rasburn" w:date="2019-01-10T15:29:00Z">
            <w:rPr>
              <w:color w:val="0070C0"/>
            </w:rPr>
          </w:rPrChange>
        </w:rPr>
      </w:pPr>
      <w:r w:rsidRPr="00B8474E">
        <w:rPr>
          <w:color w:val="7030A0"/>
          <w:rPrChange w:id="756" w:author="Anna Rasburn" w:date="2019-01-10T15:29:00Z">
            <w:rPr>
              <w:color w:val="0070C0"/>
            </w:rPr>
          </w:rPrChange>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B8474E" w:rsidRDefault="009D3ADE" w:rsidP="009D3ADE">
      <w:pPr>
        <w:pStyle w:val="BodyText"/>
        <w:ind w:firstLine="0"/>
        <w:rPr>
          <w:color w:val="7030A0"/>
          <w:rPrChange w:id="757" w:author="Anna Rasburn" w:date="2019-01-10T15:29:00Z">
            <w:rPr>
              <w:color w:val="0070C0"/>
            </w:rPr>
          </w:rPrChange>
        </w:rPr>
      </w:pPr>
      <w:r w:rsidRPr="00B8474E">
        <w:rPr>
          <w:color w:val="7030A0"/>
          <w:rPrChange w:id="758" w:author="Anna Rasburn" w:date="2019-01-10T15:29:00Z">
            <w:rPr>
              <w:color w:val="0070C0"/>
            </w:rPr>
          </w:rPrChange>
        </w:rPr>
        <w:lastRenderedPageBreak/>
        <w:t>I started with a random search then moved to local search/hill-climbing/ GA.</w:t>
      </w:r>
    </w:p>
    <w:p w14:paraId="59917D93" w14:textId="77777777" w:rsidR="009D3ADE" w:rsidRPr="00B8474E" w:rsidRDefault="009D3ADE" w:rsidP="009D3ADE">
      <w:pPr>
        <w:pStyle w:val="BodyText"/>
        <w:ind w:firstLine="0"/>
        <w:rPr>
          <w:color w:val="7030A0"/>
          <w:rPrChange w:id="759" w:author="Anna Rasburn" w:date="2019-01-10T15:29:00Z">
            <w:rPr>
              <w:color w:val="0070C0"/>
            </w:rPr>
          </w:rPrChange>
        </w:rPr>
      </w:pPr>
      <w:r w:rsidRPr="00B8474E">
        <w:rPr>
          <w:color w:val="7030A0"/>
          <w:rPrChange w:id="760" w:author="Anna Rasburn" w:date="2019-01-10T15:29:00Z">
            <w:rPr>
              <w:color w:val="0070C0"/>
            </w:rPr>
          </w:rPrChange>
        </w:rPr>
        <w:t xml:space="preserve">I used the test runner and Opacitor as a measure of fitness. </w:t>
      </w:r>
    </w:p>
    <w:p w14:paraId="3D8B6272" w14:textId="77777777" w:rsidR="009D3ADE" w:rsidRPr="00B8474E" w:rsidRDefault="009D3ADE" w:rsidP="009D3ADE">
      <w:pPr>
        <w:pStyle w:val="BodyText"/>
        <w:ind w:firstLine="0"/>
        <w:rPr>
          <w:color w:val="7030A0"/>
          <w:rPrChange w:id="761" w:author="Anna Rasburn" w:date="2019-01-10T15:29:00Z">
            <w:rPr>
              <w:color w:val="0070C0"/>
            </w:rPr>
          </w:rPrChange>
        </w:rPr>
      </w:pPr>
      <w:r w:rsidRPr="00B8474E">
        <w:rPr>
          <w:color w:val="7030A0"/>
          <w:rPrChange w:id="762" w:author="Anna Rasburn" w:date="2019-01-10T15:29:00Z">
            <w:rPr>
              <w:color w:val="0070C0"/>
            </w:rPr>
          </w:rPrChange>
        </w:rPr>
        <w:t xml:space="preserve">I also looked at the difference in recursive and iterative loops. </w:t>
      </w:r>
    </w:p>
    <w:p w14:paraId="274C746D" w14:textId="77777777" w:rsidR="009D3ADE" w:rsidRPr="008B3C38" w:rsidRDefault="009D3ADE" w:rsidP="00AD4BB5">
      <w:pPr>
        <w:pStyle w:val="BodyText"/>
        <w:rPr>
          <w:color w:val="0070C0"/>
        </w:rPr>
      </w:pPr>
    </w:p>
    <w:p w14:paraId="3B1B383D" w14:textId="77777777" w:rsidR="00CB76FF" w:rsidRPr="001765A6" w:rsidRDefault="00946A62">
      <w:pPr>
        <w:pStyle w:val="Heading2"/>
      </w:pPr>
      <w:bookmarkStart w:id="763" w:name="_Toc536543213"/>
      <w:bookmarkStart w:id="764" w:name="_Toc536543442"/>
      <w:bookmarkStart w:id="765" w:name="_Toc15893768"/>
      <w:bookmarkStart w:id="766" w:name="_Toc299977285"/>
      <w:r w:rsidRPr="001765A6">
        <w:t>First Section</w:t>
      </w:r>
      <w:bookmarkEnd w:id="763"/>
      <w:bookmarkEnd w:id="764"/>
      <w:bookmarkEnd w:id="765"/>
      <w:bookmarkEnd w:id="766"/>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767" w:name="_Toc536543214"/>
      <w:bookmarkStart w:id="768" w:name="_Toc536543443"/>
      <w:bookmarkStart w:id="769" w:name="_Toc15893769"/>
      <w:bookmarkStart w:id="770" w:name="_Toc299977286"/>
      <w:r w:rsidRPr="001765A6">
        <w:t>First Subsection</w:t>
      </w:r>
      <w:bookmarkEnd w:id="767"/>
      <w:bookmarkEnd w:id="768"/>
      <w:bookmarkEnd w:id="769"/>
      <w:bookmarkEnd w:id="770"/>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771" w:name="_Toc8101427"/>
      <w:bookmarkStart w:id="772" w:name="_Toc299977287"/>
      <w:bookmarkStart w:id="773" w:name="_Toc536543215"/>
      <w:bookmarkStart w:id="774" w:name="_Toc536543444"/>
      <w:r w:rsidRPr="001765A6">
        <w:t>First Subsubsection</w:t>
      </w:r>
      <w:bookmarkEnd w:id="771"/>
      <w:bookmarkEnd w:id="772"/>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775" w:name="_Toc15893770"/>
      <w:bookmarkStart w:id="776" w:name="_Toc299977288"/>
      <w:r w:rsidRPr="001765A6">
        <w:t>Second Subsection</w:t>
      </w:r>
      <w:bookmarkEnd w:id="773"/>
      <w:bookmarkEnd w:id="774"/>
      <w:bookmarkEnd w:id="775"/>
      <w:bookmarkEnd w:id="776"/>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777" w:name="_Toc536543216"/>
      <w:bookmarkStart w:id="778" w:name="_Toc536543445"/>
      <w:bookmarkStart w:id="779" w:name="_Toc15893771"/>
      <w:bookmarkStart w:id="780" w:name="_Toc299977289"/>
      <w:r w:rsidRPr="001765A6">
        <w:t>Second Section</w:t>
      </w:r>
      <w:bookmarkEnd w:id="777"/>
      <w:bookmarkEnd w:id="778"/>
      <w:bookmarkEnd w:id="779"/>
      <w:bookmarkEnd w:id="780"/>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77777777" w:rsidR="00CB76FF" w:rsidRPr="001765A6" w:rsidRDefault="00946A62">
      <w:pPr>
        <w:pStyle w:val="Figure"/>
      </w:pPr>
      <w:bookmarkStart w:id="781" w:name="_Ref536542348"/>
      <w:bookmarkStart w:id="782" w:name="_Toc534294616"/>
      <w:r w:rsidRPr="001765A6">
        <w:t>Highly Technical Diagram</w:t>
      </w:r>
      <w:bookmarkEnd w:id="781"/>
      <w:bookmarkEnd w:id="782"/>
    </w:p>
    <w:p w14:paraId="0EAC030A" w14:textId="77777777" w:rsidR="00CB76FF" w:rsidRPr="001765A6" w:rsidRDefault="00946A62">
      <w:pPr>
        <w:pStyle w:val="Heading1"/>
      </w:pPr>
      <w:bookmarkStart w:id="783" w:name="_Toc536543217"/>
      <w:bookmarkStart w:id="784" w:name="_Toc536543446"/>
      <w:bookmarkStart w:id="785" w:name="_Toc15893772"/>
      <w:bookmarkStart w:id="786" w:name="_Toc299977290"/>
      <w:r w:rsidRPr="001765A6">
        <w:lastRenderedPageBreak/>
        <w:t>Conclusion</w:t>
      </w:r>
      <w:bookmarkEnd w:id="783"/>
      <w:bookmarkEnd w:id="784"/>
      <w:bookmarkEnd w:id="785"/>
      <w:bookmarkEnd w:id="786"/>
    </w:p>
    <w:p w14:paraId="77FD5379" w14:textId="77777777" w:rsidR="00EB5DDC" w:rsidRPr="001765A6" w:rsidRDefault="00946A62" w:rsidP="00EB5DDC">
      <w:pPr>
        <w:pStyle w:val="Heading2"/>
      </w:pPr>
      <w:bookmarkStart w:id="787" w:name="_Toc299977291"/>
      <w:r w:rsidRPr="001765A6">
        <w:t>Summary</w:t>
      </w:r>
      <w:bookmarkEnd w:id="787"/>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788" w:name="_Toc536543218"/>
      <w:bookmarkStart w:id="789" w:name="_Toc536543447"/>
      <w:bookmarkStart w:id="790" w:name="_Toc15893773"/>
      <w:bookmarkStart w:id="791" w:name="_Toc299977292"/>
      <w:r w:rsidRPr="001765A6">
        <w:t>Evaluation</w:t>
      </w:r>
      <w:bookmarkEnd w:id="788"/>
      <w:bookmarkEnd w:id="789"/>
      <w:bookmarkEnd w:id="790"/>
      <w:bookmarkEnd w:id="791"/>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792"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792"/>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793" w:name="_Toc536543219"/>
      <w:bookmarkStart w:id="794" w:name="_Toc536543448"/>
      <w:bookmarkStart w:id="795" w:name="_Toc15893774"/>
      <w:bookmarkStart w:id="796" w:name="_Toc299977293"/>
      <w:r w:rsidRPr="001765A6">
        <w:t>Future Work</w:t>
      </w:r>
      <w:bookmarkEnd w:id="793"/>
      <w:bookmarkEnd w:id="794"/>
      <w:bookmarkEnd w:id="795"/>
      <w:bookmarkEnd w:id="796"/>
    </w:p>
    <w:p w14:paraId="2014AFA9" w14:textId="77777777" w:rsidR="00CB76FF" w:rsidRPr="001765A6" w:rsidRDefault="00946A62" w:rsidP="00513273">
      <w:pPr>
        <w:pStyle w:val="BodyFirst"/>
      </w:pPr>
      <w:r w:rsidRPr="001765A6">
        <w:t>Explain any limitations in your results and how things might be improved. Discuss how your work might be developed further.</w:t>
      </w:r>
      <w:r w:rsidR="00513273" w:rsidRPr="001765A6">
        <w:t xml:space="preserve">  Reflect on your results in isolation and in relation to what others have achieved in the same field. This self-analysis is particularly important.  You should give a critical evaluation of what went well, and what might be improved.</w:t>
      </w:r>
    </w:p>
    <w:p w14:paraId="54A397FF" w14:textId="77777777" w:rsidR="00CB76FF" w:rsidRPr="001765A6" w:rsidRDefault="00946A62">
      <w:pPr>
        <w:pStyle w:val="Unnumbered1"/>
      </w:pPr>
      <w:bookmarkStart w:id="797" w:name="_Toc536543220"/>
      <w:bookmarkStart w:id="798" w:name="_Toc536543449"/>
      <w:bookmarkStart w:id="799" w:name="_Toc15893775"/>
      <w:bookmarkStart w:id="800" w:name="_Toc299977294"/>
      <w:r w:rsidRPr="001765A6">
        <w:lastRenderedPageBreak/>
        <w:t>References</w:t>
      </w:r>
      <w:bookmarkEnd w:id="797"/>
      <w:bookmarkEnd w:id="798"/>
      <w:bookmarkEnd w:id="799"/>
      <w:bookmarkEnd w:id="800"/>
    </w:p>
    <w:p w14:paraId="230AF4EB" w14:textId="77777777" w:rsidR="00CB76FF" w:rsidRPr="001765A6" w:rsidRDefault="00946A62">
      <w:pPr>
        <w:pStyle w:val="BodyFirst"/>
      </w:pPr>
      <w:r w:rsidRPr="001765A6">
        <w:t xml:space="preserve">Use the </w:t>
      </w:r>
      <w:r w:rsidRPr="001765A6">
        <w:rPr>
          <w:i/>
        </w:rPr>
        <w:t>Reference</w:t>
      </w:r>
      <w:r w:rsidRPr="001765A6">
        <w:t xml:space="preserve"> paragraph style to enter and cross-reference document references. </w:t>
      </w:r>
      <w:r w:rsidR="00B53E94">
        <w:t xml:space="preserve">You should use the IEEE referencing style (see details on module web pages).  </w:t>
      </w:r>
      <w:r w:rsidRPr="001765A6">
        <w:t xml:space="preserve">Books </w:t>
      </w:r>
      <w:r w:rsidRPr="001765A6">
        <w:fldChar w:fldCharType="begin"/>
      </w:r>
      <w:r w:rsidRPr="001765A6">
        <w:instrText xml:space="preserve"> REF _Ref2702318 \r \h  \* MERGEFORMAT </w:instrText>
      </w:r>
      <w:r w:rsidRPr="001765A6">
        <w:fldChar w:fldCharType="separate"/>
      </w:r>
      <w:r w:rsidR="00B64332">
        <w:t>[1]</w:t>
      </w:r>
      <w:r w:rsidRPr="001765A6">
        <w:fldChar w:fldCharType="end"/>
      </w:r>
      <w:r w:rsidRPr="001765A6">
        <w:t xml:space="preserve">, standards </w:t>
      </w:r>
      <w:r w:rsidRPr="001765A6">
        <w:fldChar w:fldCharType="begin"/>
      </w:r>
      <w:r w:rsidRPr="001765A6">
        <w:instrText xml:space="preserve"> REF _Ref536542647 \r \h  \* MERGEFORMAT </w:instrText>
      </w:r>
      <w:r w:rsidRPr="001765A6">
        <w:fldChar w:fldCharType="separate"/>
      </w:r>
      <w:r w:rsidR="00B64332">
        <w:t>[2]</w:t>
      </w:r>
      <w:r w:rsidRPr="001765A6">
        <w:fldChar w:fldCharType="end"/>
      </w:r>
      <w:r w:rsidRPr="001765A6">
        <w:t xml:space="preserve">, reports </w:t>
      </w:r>
      <w:r w:rsidRPr="001765A6">
        <w:fldChar w:fldCharType="begin"/>
      </w:r>
      <w:r w:rsidRPr="001765A6">
        <w:instrText xml:space="preserve"> REF _Ref2702340 \r \h  \* MERGEFORMAT </w:instrText>
      </w:r>
      <w:r w:rsidRPr="001765A6">
        <w:fldChar w:fldCharType="separate"/>
      </w:r>
      <w:r w:rsidR="00B64332">
        <w:t>[3]</w:t>
      </w:r>
      <w:r w:rsidRPr="001765A6">
        <w:fldChar w:fldCharType="end"/>
      </w:r>
      <w:r w:rsidRPr="001765A6">
        <w:t xml:space="preserve">, journal articles </w:t>
      </w:r>
      <w:r w:rsidRPr="001765A6">
        <w:fldChar w:fldCharType="begin"/>
      </w:r>
      <w:r w:rsidRPr="001765A6">
        <w:instrText xml:space="preserve"> REF _Ref2702414 \r \h  \* MERGEFORMAT </w:instrText>
      </w:r>
      <w:r w:rsidRPr="001765A6">
        <w:fldChar w:fldCharType="separate"/>
      </w:r>
      <w:r w:rsidR="00B64332">
        <w:t>[4]</w:t>
      </w:r>
      <w:r w:rsidRPr="001765A6">
        <w:fldChar w:fldCharType="end"/>
      </w:r>
      <w:r w:rsidRPr="001765A6">
        <w:t xml:space="preserve">, conference papers </w:t>
      </w:r>
      <w:r w:rsidRPr="001765A6">
        <w:fldChar w:fldCharType="begin"/>
      </w:r>
      <w:r w:rsidRPr="001765A6">
        <w:instrText xml:space="preserve"> REF _Ref2702421 \r \h  \* MERGEFORMAT </w:instrText>
      </w:r>
      <w:r w:rsidRPr="001765A6">
        <w:fldChar w:fldCharType="separate"/>
      </w:r>
      <w:r w:rsidR="00B64332">
        <w:t>[5]</w:t>
      </w:r>
      <w:r w:rsidRPr="001765A6">
        <w:fldChar w:fldCharType="end"/>
      </w:r>
      <w:r w:rsidR="00125D9C">
        <w:t>, and web pages</w:t>
      </w:r>
      <w:r w:rsidRPr="001765A6">
        <w:t xml:space="preserve"> </w:t>
      </w:r>
      <w:r w:rsidRPr="001765A6">
        <w:fldChar w:fldCharType="begin"/>
      </w:r>
      <w:r w:rsidRPr="001765A6">
        <w:instrText xml:space="preserve"> REF _Ref2702430 \r \h  \* MERGEFORMAT </w:instrText>
      </w:r>
      <w:r w:rsidRPr="001765A6">
        <w:fldChar w:fldCharType="separate"/>
      </w:r>
      <w:r w:rsidR="00B64332">
        <w:t>[6]</w:t>
      </w:r>
      <w:r w:rsidRPr="001765A6">
        <w:fldChar w:fldCharType="end"/>
      </w:r>
      <w:r w:rsidRPr="001765A6">
        <w:t xml:space="preserve"> are conventionally presented in slightly different ways.</w:t>
      </w:r>
    </w:p>
    <w:p w14:paraId="7662A8B2" w14:textId="77777777" w:rsidR="00CB76FF" w:rsidRPr="001765A6" w:rsidRDefault="00CB76FF"/>
    <w:p w14:paraId="41EE9FE3" w14:textId="77777777" w:rsidR="00CB76FF" w:rsidRPr="001765A6" w:rsidRDefault="00946A62">
      <w:pPr>
        <w:pStyle w:val="Reference"/>
      </w:pPr>
      <w:bookmarkStart w:id="801" w:name="_Ref2702318"/>
      <w:r w:rsidRPr="001765A6">
        <w:t xml:space="preserve">Greene, D. and Williams, P. C. </w:t>
      </w:r>
      <w:r w:rsidRPr="001765A6">
        <w:rPr>
          <w:i/>
        </w:rPr>
        <w:t>Linear Accelerators for Radiation Therapy</w:t>
      </w:r>
      <w:r w:rsidRPr="001765A6">
        <w:t>, Second Edition. IOP Publishing Ltd., Bristol and Philadelphia, 1997.</w:t>
      </w:r>
      <w:bookmarkEnd w:id="801"/>
    </w:p>
    <w:p w14:paraId="7A789E9A" w14:textId="77777777" w:rsidR="00CB76FF" w:rsidRPr="001765A6" w:rsidRDefault="00946A62">
      <w:pPr>
        <w:pStyle w:val="Reference"/>
      </w:pPr>
      <w:bookmarkStart w:id="802" w:name="_Ref536542647"/>
      <w:r w:rsidRPr="001765A6">
        <w:t xml:space="preserve">ISO. </w:t>
      </w:r>
      <w:r w:rsidRPr="001765A6">
        <w:rPr>
          <w:i/>
        </w:rPr>
        <w:t>Language Of Temporal Ordering Specification</w:t>
      </w:r>
      <w:r w:rsidRPr="001765A6">
        <w:t>, ISO 8807, International Organization for Standardization, Geneva, 1989.</w:t>
      </w:r>
      <w:bookmarkEnd w:id="802"/>
    </w:p>
    <w:p w14:paraId="006983AB" w14:textId="77777777" w:rsidR="00CB76FF" w:rsidRPr="001765A6" w:rsidRDefault="00946A62">
      <w:pPr>
        <w:pStyle w:val="Reference"/>
      </w:pPr>
      <w:bookmarkStart w:id="803" w:name="_Ref2702340"/>
      <w:r w:rsidRPr="001765A6">
        <w:t xml:space="preserve">Jacobson, J. and Andersen, O., editors. </w:t>
      </w:r>
      <w:r w:rsidRPr="001765A6">
        <w:rPr>
          <w:i/>
        </w:rPr>
        <w:t>Software Controlled Medical Devices</w:t>
      </w:r>
      <w:r w:rsidRPr="001765A6">
        <w:t>. SP Report 1997:11, Swedish National Testing and Research Institute, Sweden, 1997.</w:t>
      </w:r>
      <w:bookmarkEnd w:id="803"/>
    </w:p>
    <w:p w14:paraId="6AECE533" w14:textId="77777777" w:rsidR="00CB76FF" w:rsidRPr="001765A6" w:rsidRDefault="00946A62">
      <w:pPr>
        <w:pStyle w:val="Reference"/>
      </w:pPr>
      <w:bookmarkStart w:id="804" w:name="_Ref2702414"/>
      <w:r w:rsidRPr="001765A6">
        <w:t xml:space="preserve">Turner, K. J. The Rules for Sailing Races on PDAs, </w:t>
      </w:r>
      <w:r w:rsidRPr="001765A6">
        <w:rPr>
          <w:i/>
        </w:rPr>
        <w:t>J. Navigation</w:t>
      </w:r>
      <w:r w:rsidRPr="001765A6">
        <w:t>, 23(5):114-240, May 2002.</w:t>
      </w:r>
      <w:bookmarkEnd w:id="804"/>
    </w:p>
    <w:p w14:paraId="1D21CA92" w14:textId="77777777" w:rsidR="00CB76FF" w:rsidRPr="001765A6" w:rsidRDefault="00946A62">
      <w:pPr>
        <w:pStyle w:val="Reference"/>
      </w:pPr>
      <w:bookmarkStart w:id="805" w:name="_Ref2702421"/>
      <w:r w:rsidRPr="001765A6">
        <w:t>Ji, H. and Turner, K. J. Specification and Verification of Synchronous Hardware using L</w:t>
      </w:r>
      <w:r w:rsidRPr="001765A6">
        <w:rPr>
          <w:sz w:val="20"/>
        </w:rPr>
        <w:t>OTOS</w:t>
      </w:r>
      <w:r w:rsidRPr="001765A6">
        <w:t xml:space="preserve">. In Wu, J. Chanson, S. T. Gao, Q. editors, </w:t>
      </w:r>
      <w:r w:rsidRPr="001765A6">
        <w:rPr>
          <w:i/>
        </w:rPr>
        <w:t>Proc. Formal Methods for Protocol Engineering and Distributed Systems</w:t>
      </w:r>
      <w:r w:rsidRPr="001765A6">
        <w:t xml:space="preserve"> (FORTE XII/PSTV XIX), pages 295-312, Kluwer Academic Publishers, London, UK, October 1999.</w:t>
      </w:r>
      <w:bookmarkEnd w:id="805"/>
    </w:p>
    <w:p w14:paraId="3464FA43" w14:textId="77777777" w:rsidR="00CB76FF" w:rsidRPr="001765A6" w:rsidRDefault="00946A62">
      <w:pPr>
        <w:pStyle w:val="Reference"/>
        <w:ind w:hanging="426"/>
      </w:pPr>
      <w:bookmarkStart w:id="806" w:name="_Ref2702430"/>
      <w:r w:rsidRPr="001765A6">
        <w:t xml:space="preserve">The University of Stirling. </w:t>
      </w:r>
      <w:r w:rsidRPr="00125D9C">
        <w:rPr>
          <w:i/>
        </w:rPr>
        <w:t>Computing Science and Mathematics Research Home Page</w:t>
      </w:r>
      <w:r w:rsidRPr="001765A6">
        <w:t xml:space="preserve">, </w:t>
      </w:r>
      <w:r w:rsidRPr="00125D9C">
        <w:t>http://www.cs.stir.ac.uk/research</w:t>
      </w:r>
      <w:r w:rsidRPr="001765A6">
        <w:t xml:space="preserve">, </w:t>
      </w:r>
      <w:r w:rsidR="00B53E94">
        <w:t xml:space="preserve">Accessed </w:t>
      </w:r>
      <w:r w:rsidRPr="001765A6">
        <w:t>April 20</w:t>
      </w:r>
      <w:r w:rsidR="00125D9C">
        <w:t>1</w:t>
      </w:r>
      <w:r w:rsidRPr="001765A6">
        <w:t>2.</w:t>
      </w:r>
      <w:bookmarkEnd w:id="806"/>
    </w:p>
    <w:p w14:paraId="20E1B129" w14:textId="77777777" w:rsidR="00CB76FF" w:rsidRPr="001765A6" w:rsidRDefault="00946A62">
      <w:pPr>
        <w:pStyle w:val="Unnumbered1"/>
      </w:pPr>
      <w:bookmarkStart w:id="807" w:name="_Toc15893776"/>
      <w:bookmarkStart w:id="808" w:name="_Toc299977295"/>
      <w:r w:rsidRPr="001765A6">
        <w:lastRenderedPageBreak/>
        <w:t>Appendix 1</w:t>
      </w:r>
      <w:bookmarkEnd w:id="807"/>
      <w:bookmarkEnd w:id="808"/>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809" w:name="_Toc299977296"/>
      <w:r w:rsidRPr="001765A6">
        <w:lastRenderedPageBreak/>
        <w:t>Appendix 2 – User guide</w:t>
      </w:r>
      <w:bookmarkEnd w:id="809"/>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810" w:name="_Toc299977297"/>
      <w:r w:rsidRPr="001765A6">
        <w:lastRenderedPageBreak/>
        <w:t xml:space="preserve">Appendix 3 </w:t>
      </w:r>
      <w:r w:rsidR="00195CA6" w:rsidRPr="001765A6">
        <w:t>–</w:t>
      </w:r>
      <w:r w:rsidRPr="001765A6">
        <w:t xml:space="preserve"> Installation guide</w:t>
      </w:r>
      <w:bookmarkEnd w:id="810"/>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0" w:author="Anna Rasburn" w:date="2019-01-06T19:12:00Z" w:initials="AR">
    <w:p w14:paraId="776F1292" w14:textId="77777777" w:rsidR="006E03E6" w:rsidRDefault="006E03E6">
      <w:pPr>
        <w:pStyle w:val="CommentText"/>
      </w:pPr>
      <w:r>
        <w:rPr>
          <w:rStyle w:val="CommentReference"/>
        </w:rPr>
        <w:annotationRef/>
      </w:r>
      <w:r>
        <w:t>It doesn’t at the moment. Dad 6/1/2019</w:t>
      </w:r>
    </w:p>
  </w:comment>
  <w:comment w:id="405" w:author="Anna Rasburn" w:date="2019-01-06T19:22:00Z" w:initials="AR">
    <w:p w14:paraId="7B28623F" w14:textId="77777777" w:rsidR="006E03E6" w:rsidRDefault="006E03E6">
      <w:pPr>
        <w:pStyle w:val="CommentText"/>
      </w:pPr>
      <w:r>
        <w:rPr>
          <w:rStyle w:val="CommentReference"/>
        </w:rPr>
        <w:annotationRef/>
      </w:r>
      <w:r>
        <w:t>…it is hoped that…</w:t>
      </w:r>
    </w:p>
  </w:comment>
  <w:comment w:id="476" w:author="Anna Rasburn" w:date="2019-01-07T20:12:00Z" w:initials="AR">
    <w:p w14:paraId="21C84365" w14:textId="3D0A4D17" w:rsidR="006E03E6" w:rsidRDefault="006E03E6">
      <w:pPr>
        <w:pStyle w:val="CommentText"/>
      </w:pPr>
      <w:r>
        <w:rPr>
          <w:rStyle w:val="CommentReference"/>
        </w:rPr>
        <w:annotationRef/>
      </w:r>
      <w:r>
        <w:t>Key information – such as what? What information might they have had which would have helped this (your) study</w:t>
      </w:r>
    </w:p>
  </w:comment>
  <w:comment w:id="481" w:author="Anna Rasburn" w:date="2019-01-07T20:15:00Z" w:initials="AR">
    <w:p w14:paraId="4F3C4A37" w14:textId="32B4A19A" w:rsidR="006E03E6" w:rsidRDefault="006E03E6">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509" w:author="Anna Rasburn" w:date="2019-01-07T20:34:00Z" w:initials="AR">
    <w:p w14:paraId="0EDBEC2E" w14:textId="40ECCBAF" w:rsidR="006E03E6" w:rsidRDefault="006E03E6">
      <w:pPr>
        <w:pStyle w:val="CommentText"/>
      </w:pPr>
      <w:r>
        <w:rPr>
          <w:rStyle w:val="CommentReference"/>
        </w:rPr>
        <w:annotationRef/>
      </w:r>
      <w:r>
        <w:t>Good one</w:t>
      </w:r>
    </w:p>
  </w:comment>
  <w:comment w:id="520" w:author="Anna Rasburn" w:date="2019-01-08T21:53:00Z" w:initials="AR">
    <w:p w14:paraId="0AFD926C" w14:textId="77777777" w:rsidR="006E03E6" w:rsidRDefault="006E03E6">
      <w:pPr>
        <w:pStyle w:val="CommentText"/>
      </w:pPr>
      <w:r>
        <w:rPr>
          <w:rStyle w:val="CommentReference"/>
        </w:rPr>
        <w:annotationRef/>
      </w:r>
      <w:r>
        <w:t>Whose knowledge? How is the new knowledge assimilated into the program ? The JVM and compiler?</w:t>
      </w:r>
    </w:p>
    <w:p w14:paraId="4D8DD350" w14:textId="4004960F" w:rsidR="006E03E6" w:rsidRDefault="006E03E6">
      <w:pPr>
        <w:pStyle w:val="CommentText"/>
      </w:pPr>
    </w:p>
  </w:comment>
  <w:comment w:id="521" w:author="Anna Rasburn" w:date="2019-01-08T21:53:00Z" w:initials="AR">
    <w:p w14:paraId="4BEEA753" w14:textId="60865229" w:rsidR="006E03E6" w:rsidRDefault="006E03E6">
      <w:pPr>
        <w:pStyle w:val="CommentText"/>
      </w:pPr>
      <w:r>
        <w:rPr>
          <w:rStyle w:val="CommentReference"/>
        </w:rPr>
        <w:annotationRef/>
      </w:r>
      <w:r>
        <w:t>E program.</w:t>
      </w:r>
    </w:p>
  </w:comment>
  <w:comment w:id="522" w:author="Anna Rasburn" w:date="2019-01-08T21:53:00Z" w:initials="AR">
    <w:p w14:paraId="20541E60" w14:textId="561E00D8" w:rsidR="006E03E6" w:rsidRDefault="006E03E6">
      <w:pPr>
        <w:pStyle w:val="CommentText"/>
      </w:pPr>
      <w:r>
        <w:rPr>
          <w:rStyle w:val="CommentReference"/>
        </w:rPr>
        <w:annotationRef/>
      </w:r>
    </w:p>
  </w:comment>
  <w:comment w:id="537" w:author="Anna Rasburn" w:date="2019-01-09T22:19:00Z" w:initials="AR">
    <w:p w14:paraId="30B77FA8" w14:textId="3A487C56" w:rsidR="006E03E6" w:rsidRDefault="006E03E6">
      <w:pPr>
        <w:pStyle w:val="CommentText"/>
      </w:pPr>
      <w:r>
        <w:rPr>
          <w:rStyle w:val="CommentReference"/>
        </w:rPr>
        <w:annotationRef/>
      </w:r>
      <w:r>
        <w:t>What is Triangle? It was mentioned above also but not really explained. Will your assessors know what it is? Perhaps a glossary is needed.</w:t>
      </w:r>
    </w:p>
  </w:comment>
  <w:comment w:id="546" w:author="Anna Rasburn" w:date="2019-01-09T22:44:00Z" w:initials="AR">
    <w:p w14:paraId="364E767C" w14:textId="1D6C98F1" w:rsidR="006E03E6" w:rsidRDefault="006E03E6">
      <w:pPr>
        <w:pStyle w:val="CommentText"/>
      </w:pPr>
      <w:r>
        <w:rPr>
          <w:rStyle w:val="CommentReference"/>
        </w:rPr>
        <w:annotationRef/>
      </w:r>
      <w:r>
        <w:t>“Local Search” doesn’t feature in Figure 3</w:t>
      </w:r>
    </w:p>
  </w:comment>
  <w:comment w:id="554" w:author="Anna Rasburn" w:date="2019-01-09T22:59:00Z" w:initials="AR">
    <w:p w14:paraId="028F7B81" w14:textId="49CE08BC" w:rsidR="006E03E6" w:rsidRDefault="006E03E6">
      <w:pPr>
        <w:pStyle w:val="CommentText"/>
      </w:pPr>
      <w:r>
        <w:rPr>
          <w:rStyle w:val="CommentReference"/>
        </w:rPr>
        <w:annotationRef/>
      </w:r>
      <w:r>
        <w:t>Is it only the fittest function which passes the unit tests? Would other functions pass the tests which were fitter than the original code.</w:t>
      </w:r>
    </w:p>
  </w:comment>
  <w:comment w:id="639" w:author="Anna Rasburn" w:date="2019-01-11T19:51:00Z" w:initials="AR">
    <w:p w14:paraId="5C8889D4" w14:textId="43E3750B" w:rsidR="008A3ABE" w:rsidRDefault="008A3ABE">
      <w:pPr>
        <w:pStyle w:val="CommentText"/>
      </w:pPr>
      <w:r>
        <w:rPr>
          <w:rStyle w:val="CommentReference"/>
        </w:rPr>
        <w:annotationRef/>
      </w:r>
      <w:r>
        <w:t>Which means ?</w:t>
      </w:r>
    </w:p>
  </w:comment>
  <w:comment w:id="647" w:author="Anna Rasburn" w:date="2019-01-11T19:54:00Z" w:initials="AR">
    <w:p w14:paraId="1DDC82B4" w14:textId="2812EABB" w:rsidR="008A3ABE" w:rsidRDefault="008A3ABE">
      <w:pPr>
        <w:pStyle w:val="CommentText"/>
      </w:pPr>
      <w:r>
        <w:rPr>
          <w:rStyle w:val="CommentReference"/>
        </w:rPr>
        <w:annotationRef/>
      </w:r>
      <w:r w:rsidR="0069211E">
        <w:t>Whenever possible, avoid using “and so on”, “and the like”, “..etc” in formal writing. It looks as if you can’t be arsed to think of something.</w:t>
      </w:r>
    </w:p>
  </w:comment>
  <w:comment w:id="650" w:author="Anna Rasburn" w:date="2019-01-11T19:57:00Z" w:initials="AR">
    <w:p w14:paraId="68F1FBEA" w14:textId="6EEB2E76" w:rsidR="0069211E" w:rsidRDefault="0069211E">
      <w:pPr>
        <w:pStyle w:val="CommentText"/>
      </w:pPr>
      <w:r>
        <w:rPr>
          <w:rStyle w:val="CommentReference"/>
        </w:rPr>
        <w:annotationRef/>
      </w:r>
      <w:r>
        <w:t>?</w:t>
      </w:r>
    </w:p>
  </w:comment>
  <w:comment w:id="677" w:author="Anna Rasburn" w:date="2019-01-11T20:11:00Z" w:initials="AR">
    <w:p w14:paraId="72BFEF29" w14:textId="32E18F25" w:rsidR="007B099E" w:rsidRDefault="007B099E">
      <w:pPr>
        <w:pStyle w:val="CommentText"/>
      </w:pPr>
      <w:r>
        <w:rPr>
          <w:rStyle w:val="CommentReference"/>
        </w:rPr>
        <w:annotationRef/>
      </w:r>
      <w:r>
        <w:t>Good paragraph this – I can understand it straight away.</w:t>
      </w:r>
    </w:p>
  </w:comment>
  <w:comment w:id="691" w:author="Anna Rasburn" w:date="2019-01-11T20:21:00Z" w:initials="AR">
    <w:p w14:paraId="247D48D6" w14:textId="2812A4E0" w:rsidR="00CE6DFA" w:rsidRDefault="00CE6DFA">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692" w:author="Anna Rasburn" w:date="2019-01-11T20:22:00Z" w:initials="AR">
    <w:p w14:paraId="1FE01272" w14:textId="1A4E3EE8" w:rsidR="00CE6DFA" w:rsidRDefault="00CE6DFA">
      <w:pPr>
        <w:pStyle w:val="CommentText"/>
      </w:pPr>
      <w:r>
        <w:rPr>
          <w:rStyle w:val="CommentReference"/>
        </w:rPr>
        <w:annotationRef/>
      </w:r>
      <w:r>
        <w:t xml:space="preserve"> Developer to use </w:t>
      </w:r>
      <w:proofErr w:type="spellStart"/>
      <w:r>
        <w:t>th</w:t>
      </w:r>
      <w:proofErr w:type="spellEnd"/>
    </w:p>
  </w:comment>
  <w:comment w:id="693" w:author="Anna Rasburn" w:date="2019-01-11T20:22:00Z" w:initials="AR">
    <w:p w14:paraId="46D002ED" w14:textId="402BBF40" w:rsidR="00CE6DFA" w:rsidRDefault="00CE6DFA">
      <w:pPr>
        <w:pStyle w:val="CommentText"/>
      </w:pPr>
      <w:r>
        <w:rPr>
          <w:rStyle w:val="CommentReference"/>
        </w:rPr>
        <w:annotationRef/>
      </w:r>
      <w:r>
        <w:t>E information</w:t>
      </w:r>
    </w:p>
  </w:comment>
  <w:comment w:id="718" w:author="Anna Rasburn" w:date="2019-01-11T20:31:00Z" w:initials="AR">
    <w:p w14:paraId="0E0940EC" w14:textId="2F33C469" w:rsidR="0069684C" w:rsidRDefault="0069684C">
      <w:pPr>
        <w:pStyle w:val="CommentText"/>
      </w:pPr>
      <w:r>
        <w:rPr>
          <w:rStyle w:val="CommentReference"/>
        </w:rPr>
        <w:annotationRef/>
      </w:r>
      <w:r>
        <w:t>Try and avoid going, “..which…which…which..”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6F1292" w15:done="0"/>
  <w15:commentEx w15:paraId="7B28623F"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F1292" w16cid:durableId="1FDCD1AA"/>
  <w16cid:commentId w16cid:paraId="7B28623F" w16cid:durableId="1FDCD3E9"/>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E0F1F4"/>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949CE" w14:textId="77777777" w:rsidR="00D808C0" w:rsidRDefault="00D808C0">
      <w:r>
        <w:separator/>
      </w:r>
    </w:p>
  </w:endnote>
  <w:endnote w:type="continuationSeparator" w:id="0">
    <w:p w14:paraId="6768553E" w14:textId="77777777" w:rsidR="00D808C0" w:rsidRDefault="00D80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6E03E6" w:rsidRPr="001765A6" w:rsidRDefault="006E03E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6E03E6" w:rsidRPr="001765A6" w:rsidRDefault="006E03E6">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249" w:name="_Toc536543202"/>
    <w:bookmarkStart w:id="250" w:name="_Toc536543431"/>
    <w:bookmarkStart w:id="251" w:name="_Toc15893757"/>
    <w:r w:rsidRPr="001765A6">
      <w:rPr>
        <w:snapToGrid w:val="0"/>
        <w:lang w:eastAsia="en-US"/>
      </w:rPr>
      <w:t xml:space="preserve"> -</w:t>
    </w:r>
    <w:bookmarkEnd w:id="249"/>
    <w:bookmarkEnd w:id="250"/>
    <w:bookmarkEnd w:id="2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BF843" w14:textId="77777777" w:rsidR="00D808C0" w:rsidRDefault="00D808C0">
      <w:r>
        <w:separator/>
      </w:r>
    </w:p>
  </w:footnote>
  <w:footnote w:type="continuationSeparator" w:id="0">
    <w:p w14:paraId="11744081" w14:textId="77777777" w:rsidR="00D808C0" w:rsidRDefault="00D80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4"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5"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 w:numId="8">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6"/>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87DB3"/>
    <w:rsid w:val="000A0340"/>
    <w:rsid w:val="000A1B66"/>
    <w:rsid w:val="000A57A9"/>
    <w:rsid w:val="000B4183"/>
    <w:rsid w:val="000C333D"/>
    <w:rsid w:val="000E3A9D"/>
    <w:rsid w:val="000F28AF"/>
    <w:rsid w:val="00125D9C"/>
    <w:rsid w:val="001308B0"/>
    <w:rsid w:val="00147FF3"/>
    <w:rsid w:val="001765A6"/>
    <w:rsid w:val="00194116"/>
    <w:rsid w:val="00195CA6"/>
    <w:rsid w:val="001B551F"/>
    <w:rsid w:val="001D551B"/>
    <w:rsid w:val="001E19F8"/>
    <w:rsid w:val="0020285E"/>
    <w:rsid w:val="00202EEC"/>
    <w:rsid w:val="00204821"/>
    <w:rsid w:val="0021114B"/>
    <w:rsid w:val="00232F10"/>
    <w:rsid w:val="00255EBD"/>
    <w:rsid w:val="0025696F"/>
    <w:rsid w:val="0028023E"/>
    <w:rsid w:val="00280CC4"/>
    <w:rsid w:val="0029042A"/>
    <w:rsid w:val="00295DAB"/>
    <w:rsid w:val="002B5F69"/>
    <w:rsid w:val="002D2A38"/>
    <w:rsid w:val="002E7779"/>
    <w:rsid w:val="00304C5F"/>
    <w:rsid w:val="00304E7A"/>
    <w:rsid w:val="00313FEF"/>
    <w:rsid w:val="00322831"/>
    <w:rsid w:val="003331E3"/>
    <w:rsid w:val="0033511D"/>
    <w:rsid w:val="0033544F"/>
    <w:rsid w:val="00355182"/>
    <w:rsid w:val="00356EF6"/>
    <w:rsid w:val="00361902"/>
    <w:rsid w:val="00362B43"/>
    <w:rsid w:val="00382556"/>
    <w:rsid w:val="00393083"/>
    <w:rsid w:val="003A0614"/>
    <w:rsid w:val="003C532E"/>
    <w:rsid w:val="003C5B92"/>
    <w:rsid w:val="003E5179"/>
    <w:rsid w:val="003F78B0"/>
    <w:rsid w:val="0042400A"/>
    <w:rsid w:val="00424334"/>
    <w:rsid w:val="00425538"/>
    <w:rsid w:val="00436D03"/>
    <w:rsid w:val="0044340D"/>
    <w:rsid w:val="00484C29"/>
    <w:rsid w:val="004C6479"/>
    <w:rsid w:val="004D0B41"/>
    <w:rsid w:val="005024AB"/>
    <w:rsid w:val="005070D7"/>
    <w:rsid w:val="0051315B"/>
    <w:rsid w:val="00513273"/>
    <w:rsid w:val="00514D61"/>
    <w:rsid w:val="0051547B"/>
    <w:rsid w:val="00516E97"/>
    <w:rsid w:val="00542576"/>
    <w:rsid w:val="0054707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3520A"/>
    <w:rsid w:val="00641C9B"/>
    <w:rsid w:val="006569A9"/>
    <w:rsid w:val="00673C12"/>
    <w:rsid w:val="006835DD"/>
    <w:rsid w:val="0069211E"/>
    <w:rsid w:val="0069684C"/>
    <w:rsid w:val="0069692E"/>
    <w:rsid w:val="006C6BBD"/>
    <w:rsid w:val="006E03E6"/>
    <w:rsid w:val="006E15B2"/>
    <w:rsid w:val="006E1A48"/>
    <w:rsid w:val="006F1AE4"/>
    <w:rsid w:val="00704295"/>
    <w:rsid w:val="007055FA"/>
    <w:rsid w:val="007066B6"/>
    <w:rsid w:val="00736FB7"/>
    <w:rsid w:val="00747AEC"/>
    <w:rsid w:val="00764DB0"/>
    <w:rsid w:val="00775CF2"/>
    <w:rsid w:val="00793856"/>
    <w:rsid w:val="007A391A"/>
    <w:rsid w:val="007B052B"/>
    <w:rsid w:val="007B099E"/>
    <w:rsid w:val="007C32F5"/>
    <w:rsid w:val="007C4D37"/>
    <w:rsid w:val="007D0361"/>
    <w:rsid w:val="007D04E9"/>
    <w:rsid w:val="007D46CB"/>
    <w:rsid w:val="007E2442"/>
    <w:rsid w:val="007E5B4D"/>
    <w:rsid w:val="007F4516"/>
    <w:rsid w:val="00800A49"/>
    <w:rsid w:val="0081384F"/>
    <w:rsid w:val="00816381"/>
    <w:rsid w:val="00816DDB"/>
    <w:rsid w:val="00820B55"/>
    <w:rsid w:val="00825AE9"/>
    <w:rsid w:val="008510CA"/>
    <w:rsid w:val="00875FD8"/>
    <w:rsid w:val="00895D45"/>
    <w:rsid w:val="008A2AF6"/>
    <w:rsid w:val="008A3ABE"/>
    <w:rsid w:val="008B36CA"/>
    <w:rsid w:val="008B3C38"/>
    <w:rsid w:val="008B6757"/>
    <w:rsid w:val="008C0595"/>
    <w:rsid w:val="008C3927"/>
    <w:rsid w:val="008C5B5F"/>
    <w:rsid w:val="008C713A"/>
    <w:rsid w:val="008D6BCE"/>
    <w:rsid w:val="008F4BFE"/>
    <w:rsid w:val="00905B7F"/>
    <w:rsid w:val="009072D8"/>
    <w:rsid w:val="00925204"/>
    <w:rsid w:val="00933A4F"/>
    <w:rsid w:val="009360BF"/>
    <w:rsid w:val="00946A62"/>
    <w:rsid w:val="00956B3F"/>
    <w:rsid w:val="009612B7"/>
    <w:rsid w:val="009749DC"/>
    <w:rsid w:val="00985935"/>
    <w:rsid w:val="009859D2"/>
    <w:rsid w:val="009978E1"/>
    <w:rsid w:val="009B2ED3"/>
    <w:rsid w:val="009D292B"/>
    <w:rsid w:val="009D3ADE"/>
    <w:rsid w:val="009E2B48"/>
    <w:rsid w:val="009E2E90"/>
    <w:rsid w:val="00A02C90"/>
    <w:rsid w:val="00A07984"/>
    <w:rsid w:val="00A13A0F"/>
    <w:rsid w:val="00A52AB9"/>
    <w:rsid w:val="00A63162"/>
    <w:rsid w:val="00A66E0B"/>
    <w:rsid w:val="00AA3D42"/>
    <w:rsid w:val="00AB5F55"/>
    <w:rsid w:val="00AD4BB5"/>
    <w:rsid w:val="00B10362"/>
    <w:rsid w:val="00B163CE"/>
    <w:rsid w:val="00B403A9"/>
    <w:rsid w:val="00B419ED"/>
    <w:rsid w:val="00B42F59"/>
    <w:rsid w:val="00B473D7"/>
    <w:rsid w:val="00B53E94"/>
    <w:rsid w:val="00B64332"/>
    <w:rsid w:val="00B8474E"/>
    <w:rsid w:val="00B86793"/>
    <w:rsid w:val="00B90467"/>
    <w:rsid w:val="00BA3DEE"/>
    <w:rsid w:val="00BB3674"/>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E6DFA"/>
    <w:rsid w:val="00D07980"/>
    <w:rsid w:val="00D24CDC"/>
    <w:rsid w:val="00D32507"/>
    <w:rsid w:val="00D32E8D"/>
    <w:rsid w:val="00D40B54"/>
    <w:rsid w:val="00D55758"/>
    <w:rsid w:val="00D60852"/>
    <w:rsid w:val="00D64547"/>
    <w:rsid w:val="00D67CB4"/>
    <w:rsid w:val="00D72451"/>
    <w:rsid w:val="00D808C0"/>
    <w:rsid w:val="00D812DB"/>
    <w:rsid w:val="00D857E3"/>
    <w:rsid w:val="00D90AA4"/>
    <w:rsid w:val="00DA24A0"/>
    <w:rsid w:val="00DB6B57"/>
    <w:rsid w:val="00E1097C"/>
    <w:rsid w:val="00E11A5C"/>
    <w:rsid w:val="00E22337"/>
    <w:rsid w:val="00E42567"/>
    <w:rsid w:val="00E514E9"/>
    <w:rsid w:val="00E579EF"/>
    <w:rsid w:val="00E61B1D"/>
    <w:rsid w:val="00E64DD9"/>
    <w:rsid w:val="00EB4EAF"/>
    <w:rsid w:val="00EB5DDC"/>
    <w:rsid w:val="00EF651C"/>
    <w:rsid w:val="00F01097"/>
    <w:rsid w:val="00F01184"/>
    <w:rsid w:val="00F26668"/>
    <w:rsid w:val="00F30306"/>
    <w:rsid w:val="00F50BFB"/>
    <w:rsid w:val="00F6237F"/>
    <w:rsid w:val="00F9306F"/>
    <w:rsid w:val="00FB6291"/>
    <w:rsid w:val="00FD17D2"/>
    <w:rsid w:val="00FE7FC8"/>
    <w:rsid w:val="00FF3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semiHidden/>
    <w:unhideWhenUsed/>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5.tif"/><Relationship Id="rId3" Type="http://schemas.openxmlformats.org/officeDocument/2006/relationships/styles" Target="styles.xml"/><Relationship Id="rId21" Type="http://schemas.openxmlformats.org/officeDocument/2006/relationships/hyperlink" Target="https://dspace.stir.ac.uk/bitstream/1893/26007/1/thesis.pdf"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tel.archives-ouvertes.fr/tel-00961346v2/documen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www.oracle.com/technetwork/database/database-technologies/multimedia/documentation/index.html" TargetMode="External"/><Relationship Id="rId29" Type="http://schemas.openxmlformats.org/officeDocument/2006/relationships/hyperlink" Target="https://www.researchgate.net/publication/266661686_How_Do_Code_Refactorings_Affect_Energy_Us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ink.springer.com/chapter/10.1007/978-3-319-22183-0_20" TargetMode="External"/><Relationship Id="rId32" Type="http://schemas.openxmlformats.org/officeDocument/2006/relationships/image" Target="media/image7.w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link.springer.com/chapter/10.1007/978-3-319-22183-0_23" TargetMode="External"/><Relationship Id="rId28" Type="http://schemas.openxmlformats.org/officeDocument/2006/relationships/hyperlink" Target="https://ieeexplore.ieee.org/document/7935484/references" TargetMode="External"/><Relationship Id="rId10" Type="http://schemas.openxmlformats.org/officeDocument/2006/relationships/footer" Target="footer2.xml"/><Relationship Id="rId19" Type="http://schemas.openxmlformats.org/officeDocument/2006/relationships/hyperlink" Target="http://jcodec.org/"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microsoft.com/office/2016/09/relationships/commentsIds" Target="commentsIds.xml"/><Relationship Id="rId22" Type="http://schemas.openxmlformats.org/officeDocument/2006/relationships/hyperlink" Target="https://www.economist.com/science-and-technology/2018/07/19/python-has-brought-computer-programming-to-a-vast-new-audience" TargetMode="External"/><Relationship Id="rId27" Type="http://schemas.openxmlformats.org/officeDocument/2006/relationships/hyperlink" Target="https://arxiv.org/pdf/1608.05248.pdf" TargetMode="External"/><Relationship Id="rId30" Type="http://schemas.openxmlformats.org/officeDocument/2006/relationships/hyperlink" Target="https://arxiv.org/pdf/1610.05711.pdf"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5A5C2-D6B6-DB46-8EA0-9CB0E4F48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28</Pages>
  <Words>6818</Words>
  <Characters>38867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23</cp:revision>
  <cp:lastPrinted>2011-08-01T14:52:00Z</cp:lastPrinted>
  <dcterms:created xsi:type="dcterms:W3CDTF">2019-01-03T16:46:00Z</dcterms:created>
  <dcterms:modified xsi:type="dcterms:W3CDTF">2019-01-11T20:43:00Z</dcterms:modified>
</cp:coreProperties>
</file>