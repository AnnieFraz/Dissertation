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989FFA" w14:textId="77777777" w:rsidR="00FD17D2" w:rsidRPr="001765A6" w:rsidRDefault="00FD17D2">
      <w:pPr>
        <w:pStyle w:val="Title"/>
      </w:pPr>
    </w:p>
    <w:p w14:paraId="6D3DED85" w14:textId="77777777" w:rsidR="00CB76FF" w:rsidRPr="001765A6" w:rsidRDefault="00946A62">
      <w:pPr>
        <w:pStyle w:val="Title"/>
      </w:pPr>
      <w:r>
        <w:t>Programming for Longer Battery Life</w:t>
      </w:r>
    </w:p>
    <w:p w14:paraId="7BCDEDE4" w14:textId="77777777" w:rsidR="00CB76FF" w:rsidRPr="001765A6" w:rsidRDefault="00946A62">
      <w:pPr>
        <w:pStyle w:val="Author"/>
      </w:pPr>
      <w:r>
        <w:t>Anna Frances Rasburn</w:t>
      </w:r>
    </w:p>
    <w:p w14:paraId="262C374B" w14:textId="220B4D1F" w:rsidR="00CB76FF" w:rsidRPr="001765A6" w:rsidRDefault="00946A62">
      <w:pPr>
        <w:pStyle w:val="Date"/>
        <w:rPr>
          <w:b/>
        </w:rPr>
      </w:pPr>
      <w:r>
        <w:rPr>
          <w:b/>
        </w:rPr>
        <w:t>April</w:t>
      </w:r>
      <w:r w:rsidRPr="001765A6">
        <w:rPr>
          <w:b/>
        </w:rPr>
        <w:t xml:space="preserve"> 20</w:t>
      </w:r>
      <w:r w:rsidR="0054707E">
        <w:rPr>
          <w:b/>
        </w:rPr>
        <w:t>1</w:t>
      </w:r>
      <w:r w:rsidR="00A66E0B">
        <w:rPr>
          <w:b/>
        </w:rPr>
        <w:t>9</w:t>
      </w:r>
    </w:p>
    <w:p w14:paraId="09520EA4" w14:textId="77777777" w:rsidR="00CB76FF" w:rsidRPr="001765A6" w:rsidRDefault="00CB76FF">
      <w:pPr>
        <w:jc w:val="center"/>
      </w:pPr>
    </w:p>
    <w:p w14:paraId="2C086D9D" w14:textId="77777777" w:rsidR="00CB76FF" w:rsidRPr="001765A6" w:rsidRDefault="00CB76FF">
      <w:pPr>
        <w:jc w:val="center"/>
      </w:pPr>
    </w:p>
    <w:p w14:paraId="5A61F72D" w14:textId="77777777" w:rsidR="00CB76FF" w:rsidRPr="001765A6" w:rsidRDefault="00CB76FF">
      <w:pPr>
        <w:jc w:val="center"/>
      </w:pPr>
    </w:p>
    <w:p w14:paraId="7B545CB3" w14:textId="77777777" w:rsidR="00CB76FF" w:rsidRPr="001765A6" w:rsidRDefault="00CB76FF">
      <w:pPr>
        <w:jc w:val="center"/>
      </w:pPr>
    </w:p>
    <w:p w14:paraId="6E7539AF" w14:textId="77777777" w:rsidR="00CB76FF" w:rsidRPr="001765A6" w:rsidRDefault="00CB76FF">
      <w:pPr>
        <w:jc w:val="center"/>
      </w:pPr>
    </w:p>
    <w:p w14:paraId="2232D5C1" w14:textId="77777777" w:rsidR="00CB76FF" w:rsidRPr="001765A6" w:rsidRDefault="00CB76FF">
      <w:pPr>
        <w:jc w:val="center"/>
      </w:pPr>
    </w:p>
    <w:p w14:paraId="133F053D" w14:textId="77777777" w:rsidR="00CB76FF" w:rsidRPr="001765A6" w:rsidRDefault="00CB76FF">
      <w:pPr>
        <w:jc w:val="center"/>
      </w:pPr>
    </w:p>
    <w:p w14:paraId="73B8AA82" w14:textId="77777777" w:rsidR="00CB76FF" w:rsidRPr="001765A6" w:rsidRDefault="00CB76FF">
      <w:pPr>
        <w:jc w:val="center"/>
      </w:pPr>
    </w:p>
    <w:p w14:paraId="0E7223A8" w14:textId="77777777" w:rsidR="00CB76FF" w:rsidRPr="001765A6" w:rsidRDefault="00CB76FF">
      <w:pPr>
        <w:jc w:val="center"/>
      </w:pPr>
    </w:p>
    <w:p w14:paraId="4BCEA332" w14:textId="77777777" w:rsidR="00CB76FF" w:rsidRPr="001765A6" w:rsidRDefault="00CB76FF">
      <w:pPr>
        <w:jc w:val="center"/>
      </w:pPr>
    </w:p>
    <w:p w14:paraId="515793B9" w14:textId="77777777" w:rsidR="00CB76FF" w:rsidRPr="001765A6" w:rsidRDefault="00CB76FF">
      <w:pPr>
        <w:jc w:val="center"/>
      </w:pPr>
    </w:p>
    <w:p w14:paraId="27CB02E4" w14:textId="77777777" w:rsidR="00CB76FF" w:rsidRPr="001765A6" w:rsidRDefault="00CB76FF">
      <w:pPr>
        <w:jc w:val="center"/>
      </w:pPr>
    </w:p>
    <w:p w14:paraId="323AA0C6" w14:textId="77777777" w:rsidR="00CB76FF" w:rsidRPr="001765A6" w:rsidRDefault="00CB76FF">
      <w:pPr>
        <w:jc w:val="center"/>
      </w:pPr>
    </w:p>
    <w:p w14:paraId="0E368B66" w14:textId="77777777" w:rsidR="00CB76FF" w:rsidRPr="001765A6" w:rsidRDefault="00CB76FF">
      <w:pPr>
        <w:jc w:val="center"/>
      </w:pPr>
    </w:p>
    <w:p w14:paraId="5D8E75C2" w14:textId="77777777" w:rsidR="00CB76FF" w:rsidRPr="001765A6" w:rsidRDefault="00CB76FF">
      <w:pPr>
        <w:jc w:val="center"/>
      </w:pPr>
    </w:p>
    <w:p w14:paraId="3D488C09" w14:textId="77777777" w:rsidR="00CB76FF" w:rsidRPr="001765A6" w:rsidRDefault="00CB76FF">
      <w:pPr>
        <w:jc w:val="center"/>
      </w:pPr>
    </w:p>
    <w:p w14:paraId="23311913" w14:textId="77777777" w:rsidR="00CB76FF" w:rsidRPr="001765A6" w:rsidRDefault="00CB76FF">
      <w:pPr>
        <w:jc w:val="center"/>
      </w:pPr>
    </w:p>
    <w:p w14:paraId="2D9BC5A5" w14:textId="77777777" w:rsidR="00CB76FF" w:rsidRPr="001765A6" w:rsidRDefault="00946A62">
      <w:pPr>
        <w:pStyle w:val="Date"/>
        <w:rPr>
          <w:b/>
        </w:rPr>
      </w:pPr>
      <w:r w:rsidRPr="001765A6">
        <w:rPr>
          <w:b/>
        </w:rPr>
        <w:t xml:space="preserve">Dissertation submitted in partial fulfilment for the degree of </w:t>
      </w:r>
      <w:r w:rsidRPr="001765A6">
        <w:rPr>
          <w:b/>
        </w:rPr>
        <w:br/>
      </w:r>
      <w:r w:rsidR="001765A6">
        <w:rPr>
          <w:b/>
        </w:rPr>
        <w:t>Bachelor</w:t>
      </w:r>
      <w:r w:rsidRPr="001765A6">
        <w:rPr>
          <w:b/>
        </w:rPr>
        <w:t xml:space="preserve"> of Science </w:t>
      </w:r>
      <w:r w:rsidR="009859D2">
        <w:rPr>
          <w:b/>
        </w:rPr>
        <w:t xml:space="preserve">with Honours </w:t>
      </w:r>
      <w:r w:rsidRPr="001765A6">
        <w:rPr>
          <w:b/>
        </w:rPr>
        <w:t xml:space="preserve">in </w:t>
      </w:r>
      <w:r w:rsidR="0054707E">
        <w:rPr>
          <w:b/>
        </w:rPr>
        <w:t>Computing Sciences</w:t>
      </w:r>
    </w:p>
    <w:p w14:paraId="4BFA1951" w14:textId="77777777" w:rsidR="00CB76FF" w:rsidRPr="001765A6" w:rsidRDefault="00CB76FF">
      <w:pPr>
        <w:pStyle w:val="Date"/>
        <w:rPr>
          <w:b/>
        </w:rPr>
      </w:pPr>
    </w:p>
    <w:p w14:paraId="54AA121D" w14:textId="77777777" w:rsidR="00CB76FF" w:rsidRPr="001765A6" w:rsidRDefault="00946A62">
      <w:pPr>
        <w:pStyle w:val="Date"/>
        <w:rPr>
          <w:b/>
        </w:rPr>
        <w:sectPr w:rsidR="00CB76FF" w:rsidRPr="001765A6" w:rsidSect="009E2B48">
          <w:footerReference w:type="default" r:id="rId8"/>
          <w:pgSz w:w="11906" w:h="16838" w:code="9"/>
          <w:pgMar w:top="1440" w:right="1841" w:bottom="1440" w:left="1843" w:header="720" w:footer="720" w:gutter="0"/>
          <w:cols w:space="720"/>
        </w:sectPr>
      </w:pPr>
      <w:r>
        <w:rPr>
          <w:b/>
        </w:rPr>
        <w:t xml:space="preserve">Division of </w:t>
      </w:r>
      <w:r w:rsidRPr="001765A6">
        <w:rPr>
          <w:b/>
        </w:rPr>
        <w:t>Computing Science and Mathematics</w:t>
      </w:r>
      <w:r w:rsidRPr="001765A6">
        <w:rPr>
          <w:b/>
        </w:rPr>
        <w:br/>
        <w:t>University of Stirling</w:t>
      </w:r>
    </w:p>
    <w:p w14:paraId="7708447B" w14:textId="4C3F3B7E" w:rsidR="00E514E9" w:rsidRPr="002925D3" w:rsidRDefault="00946A62" w:rsidP="002925D3">
      <w:pPr>
        <w:pStyle w:val="Unnumbered1"/>
      </w:pPr>
      <w:bookmarkStart w:id="1" w:name="_Toc536713197"/>
      <w:r w:rsidRPr="001765A6">
        <w:lastRenderedPageBreak/>
        <w:t>Abstract</w:t>
      </w:r>
      <w:bookmarkEnd w:id="1"/>
    </w:p>
    <w:p w14:paraId="13381687" w14:textId="77777777" w:rsidR="00E514E9" w:rsidRPr="00AA3D42" w:rsidRDefault="00946A62" w:rsidP="00E514E9">
      <w:pPr>
        <w:pStyle w:val="BodyText"/>
        <w:ind w:firstLine="0"/>
        <w:rPr>
          <w:color w:val="0070C0"/>
          <w:u w:val="single"/>
        </w:rPr>
      </w:pPr>
      <w:r w:rsidRPr="00AA3D42">
        <w:rPr>
          <w:color w:val="0070C0"/>
          <w:u w:val="single"/>
        </w:rPr>
        <w:t>Problem</w:t>
      </w:r>
    </w:p>
    <w:p w14:paraId="69C4E5A0" w14:textId="790A2AD9" w:rsidR="00E514E9" w:rsidRPr="00AA3D42" w:rsidRDefault="00946A62">
      <w:pPr>
        <w:pStyle w:val="BodyText"/>
        <w:ind w:firstLine="0"/>
        <w:jc w:val="both"/>
        <w:rPr>
          <w:color w:val="0070C0"/>
        </w:rPr>
        <w:pPrChange w:id="2" w:author="Anna Rasburn" w:date="2019-01-28T23:40:00Z">
          <w:pPr>
            <w:pStyle w:val="BodyText"/>
            <w:ind w:firstLine="0"/>
          </w:pPr>
        </w:pPrChange>
      </w:pPr>
      <w:commentRangeStart w:id="3"/>
      <w:r w:rsidRPr="00AA3D42">
        <w:rPr>
          <w:color w:val="0070C0"/>
        </w:rPr>
        <w:t xml:space="preserve">The surge in the dependence on mobile phones and portable </w:t>
      </w:r>
      <w:r w:rsidR="00255EBD">
        <w:rPr>
          <w:color w:val="0070C0"/>
        </w:rPr>
        <w:t xml:space="preserve">devices </w:t>
      </w:r>
      <w:r w:rsidRPr="00AA3D42">
        <w:rPr>
          <w:color w:val="0070C0"/>
        </w:rPr>
        <w:t>r</w:t>
      </w:r>
      <w:r w:rsidR="00255EBD">
        <w:rPr>
          <w:color w:val="0070C0"/>
        </w:rPr>
        <w:t xml:space="preserve">aises questions regarding their </w:t>
      </w:r>
      <w:r w:rsidRPr="00AA3D42">
        <w:rPr>
          <w:color w:val="0070C0"/>
        </w:rPr>
        <w:t>environment</w:t>
      </w:r>
      <w:r w:rsidR="00255EBD">
        <w:rPr>
          <w:color w:val="0070C0"/>
        </w:rPr>
        <w:t>al impact</w:t>
      </w:r>
      <w:r w:rsidRPr="00AA3D42">
        <w:rPr>
          <w:color w:val="0070C0"/>
        </w:rPr>
        <w:t xml:space="preserve"> </w:t>
      </w:r>
      <w:r w:rsidR="00255EBD">
        <w:rPr>
          <w:color w:val="0070C0"/>
        </w:rPr>
        <w:t>and in, in particular, their energy requirements.</w:t>
      </w:r>
      <w:r w:rsidRPr="00AA3D42">
        <w:rPr>
          <w:color w:val="0070C0"/>
        </w:rPr>
        <w:t xml:space="preserve"> </w:t>
      </w:r>
      <w:commentRangeEnd w:id="3"/>
      <w:r w:rsidR="00A31EBB">
        <w:rPr>
          <w:rStyle w:val="CommentReference"/>
        </w:rPr>
        <w:commentReference w:id="3"/>
      </w:r>
      <w:r w:rsidRPr="00AA3D42">
        <w:rPr>
          <w:color w:val="0070C0"/>
        </w:rPr>
        <w:t>This dependence is due to the fast advancement in mobile technology and the convenient nature of mobiles but has also led to users wishing for a mobile battery to last longer.</w:t>
      </w:r>
      <w:ins w:id="4" w:author="Anna Rasburn" w:date="2019-01-31T14:48:00Z">
        <w:r w:rsidR="000042CF">
          <w:rPr>
            <w:color w:val="0070C0"/>
          </w:rPr>
          <w:t xml:space="preserve"> </w:t>
        </w:r>
      </w:ins>
      <w:del w:id="5" w:author="Anna Rasburn" w:date="2019-01-31T14:49:00Z">
        <w:r w:rsidRPr="00AA3D42" w:rsidDel="000042CF">
          <w:rPr>
            <w:color w:val="0070C0"/>
          </w:rPr>
          <w:delText xml:space="preserve"> </w:delText>
        </w:r>
      </w:del>
      <w:r w:rsidRPr="00AA3D42">
        <w:rPr>
          <w:color w:val="0070C0"/>
        </w:rPr>
        <w:t xml:space="preserve">Mobile applications are a significant drain on battery </w:t>
      </w:r>
      <w:r w:rsidR="0051547B">
        <w:rPr>
          <w:color w:val="0070C0"/>
        </w:rPr>
        <w:t xml:space="preserve">life </w:t>
      </w:r>
      <w:r w:rsidRPr="00AA3D42">
        <w:rPr>
          <w:color w:val="0070C0"/>
        </w:rPr>
        <w:t xml:space="preserve">due to the higher demand on the device's CPU. This project's aim is to research and investigate ways </w:t>
      </w:r>
      <w:r w:rsidR="0051547B">
        <w:rPr>
          <w:color w:val="0070C0"/>
        </w:rPr>
        <w:t>in which A</w:t>
      </w:r>
      <w:r w:rsidRPr="00AA3D42">
        <w:rPr>
          <w:color w:val="0070C0"/>
        </w:rPr>
        <w:t xml:space="preserve">ndroid </w:t>
      </w:r>
      <w:r w:rsidR="0051547B">
        <w:rPr>
          <w:color w:val="0070C0"/>
        </w:rPr>
        <w:t>J</w:t>
      </w:r>
      <w:r w:rsidRPr="00AA3D42">
        <w:rPr>
          <w:color w:val="0070C0"/>
        </w:rPr>
        <w:t>ava applications can be modified to reduce CPU power and therefore require less battery</w:t>
      </w:r>
      <w:r w:rsidR="0051547B">
        <w:rPr>
          <w:color w:val="0070C0"/>
        </w:rPr>
        <w:t xml:space="preserve"> life</w:t>
      </w:r>
      <w:r w:rsidRPr="00AA3D42">
        <w:rPr>
          <w:color w:val="0070C0"/>
        </w:rPr>
        <w:t>.</w:t>
      </w:r>
      <w:ins w:id="6" w:author="Anna Rasburn" w:date="2019-01-31T14:49:00Z">
        <w:r w:rsidR="000042CF">
          <w:rPr>
            <w:color w:val="0070C0"/>
          </w:rPr>
          <w:t xml:space="preserve"> If we can find out a way to save energy on small devices the same principles can be applied to larger devices such as large scale data centres which would lead to a big environmental benefit.</w:t>
        </w:r>
      </w:ins>
    </w:p>
    <w:p w14:paraId="41AA07E3" w14:textId="50E715E1" w:rsidR="009D3ADE" w:rsidRDefault="00946A62">
      <w:pPr>
        <w:pStyle w:val="BodyText"/>
        <w:ind w:firstLine="0"/>
        <w:jc w:val="both"/>
        <w:rPr>
          <w:color w:val="0070C0"/>
        </w:rPr>
        <w:pPrChange w:id="7" w:author="Anna Rasburn" w:date="2019-01-28T23:40:00Z">
          <w:pPr>
            <w:pStyle w:val="BodyText"/>
            <w:ind w:firstLine="0"/>
          </w:pPr>
        </w:pPrChange>
      </w:pPr>
      <w:r w:rsidRPr="00AA3D42">
        <w:rPr>
          <w:color w:val="0070C0"/>
        </w:rPr>
        <w:t xml:space="preserve">This project focuses on using optimisation techniques applied to </w:t>
      </w:r>
      <w:r w:rsidR="0051547B">
        <w:rPr>
          <w:color w:val="0070C0"/>
        </w:rPr>
        <w:t>J</w:t>
      </w:r>
      <w:r w:rsidRPr="00AA3D42">
        <w:rPr>
          <w:color w:val="0070C0"/>
        </w:rPr>
        <w:t>ava</w:t>
      </w:r>
      <w:r w:rsidR="0051547B">
        <w:rPr>
          <w:color w:val="0070C0"/>
        </w:rPr>
        <w:t>,</w:t>
      </w:r>
      <w:r w:rsidRPr="00AA3D42">
        <w:rPr>
          <w:color w:val="0070C0"/>
        </w:rPr>
        <w:t xml:space="preserve"> particularly </w:t>
      </w:r>
      <w:r w:rsidR="0051547B">
        <w:rPr>
          <w:color w:val="0070C0"/>
        </w:rPr>
        <w:t>those which use G</w:t>
      </w:r>
      <w:r w:rsidRPr="00AA3D42">
        <w:rPr>
          <w:color w:val="0070C0"/>
        </w:rPr>
        <w:t xml:space="preserve">enetic </w:t>
      </w:r>
      <w:r w:rsidR="00555C9E">
        <w:rPr>
          <w:color w:val="0070C0"/>
        </w:rPr>
        <w:t>I</w:t>
      </w:r>
      <w:r w:rsidRPr="00AA3D42">
        <w:rPr>
          <w:color w:val="0070C0"/>
        </w:rPr>
        <w:t xml:space="preserve">mprovement and small changes that developers can </w:t>
      </w:r>
      <w:r w:rsidR="0051547B">
        <w:rPr>
          <w:color w:val="0070C0"/>
        </w:rPr>
        <w:t xml:space="preserve">introduce </w:t>
      </w:r>
      <w:r w:rsidRPr="00AA3D42">
        <w:rPr>
          <w:color w:val="0070C0"/>
        </w:rPr>
        <w:t>within their source code</w:t>
      </w:r>
      <w:r w:rsidR="0051547B">
        <w:rPr>
          <w:color w:val="0070C0"/>
        </w:rPr>
        <w:t xml:space="preserve"> in order to provide</w:t>
      </w:r>
      <w:r w:rsidR="002925D3">
        <w:rPr>
          <w:color w:val="0070C0"/>
        </w:rPr>
        <w:t xml:space="preserve"> </w:t>
      </w:r>
      <w:r>
        <w:rPr>
          <w:color w:val="0070C0"/>
        </w:rPr>
        <w:t>a significant change in the requirements of CPU power.</w:t>
      </w:r>
    </w:p>
    <w:p w14:paraId="32FD645C" w14:textId="77777777" w:rsidR="009D3ADE" w:rsidRPr="009D3ADE" w:rsidRDefault="009D3ADE" w:rsidP="00AA3D42">
      <w:pPr>
        <w:pStyle w:val="BodyText"/>
        <w:ind w:firstLine="0"/>
        <w:rPr>
          <w:color w:val="0070C0"/>
          <w:u w:val="single"/>
        </w:rPr>
      </w:pPr>
      <w:r w:rsidRPr="00AA3D42">
        <w:rPr>
          <w:color w:val="0070C0"/>
          <w:u w:val="single"/>
        </w:rPr>
        <w:t>Methodology</w:t>
      </w:r>
    </w:p>
    <w:p w14:paraId="3DFFEF8B" w14:textId="0FAF02E8" w:rsidR="008B36CA" w:rsidRPr="00AA3D42" w:rsidRDefault="009D3ADE">
      <w:pPr>
        <w:pStyle w:val="BodyText"/>
        <w:ind w:firstLine="0"/>
        <w:jc w:val="both"/>
        <w:rPr>
          <w:color w:val="0070C0"/>
        </w:rPr>
        <w:pPrChange w:id="8" w:author="Anna Rasburn" w:date="2019-01-28T23:40:00Z">
          <w:pPr>
            <w:pStyle w:val="BodyText"/>
            <w:ind w:firstLine="0"/>
          </w:pPr>
        </w:pPrChange>
      </w:pPr>
      <w:r>
        <w:rPr>
          <w:color w:val="0070C0"/>
        </w:rPr>
        <w:t xml:space="preserve">This project </w:t>
      </w:r>
      <w:r w:rsidR="00FB6291">
        <w:rPr>
          <w:color w:val="0070C0"/>
        </w:rPr>
        <w:t>has created</w:t>
      </w:r>
      <w:r>
        <w:rPr>
          <w:color w:val="0070C0"/>
        </w:rPr>
        <w:t xml:space="preserve"> a software application which applies edits to source code. The edits </w:t>
      </w:r>
      <w:r w:rsidR="00FB6291">
        <w:rPr>
          <w:color w:val="0070C0"/>
        </w:rPr>
        <w:t xml:space="preserve">included the following operations: </w:t>
      </w:r>
      <w:r>
        <w:rPr>
          <w:color w:val="0070C0"/>
        </w:rPr>
        <w:t xml:space="preserve">moving, deleting, swapping block statements, inserting lines and changing the use of If statements. The application uses artificial </w:t>
      </w:r>
      <w:ins w:id="9" w:author="Alexander Brownlee" w:date="2019-01-31T10:44:00Z">
        <w:r w:rsidR="00A31EBB">
          <w:rPr>
            <w:color w:val="0070C0"/>
          </w:rPr>
          <w:t xml:space="preserve">intelligence search </w:t>
        </w:r>
      </w:ins>
      <w:r>
        <w:rPr>
          <w:color w:val="0070C0"/>
        </w:rPr>
        <w:t xml:space="preserve">techniques such as Hill Climbing and Genetic Algorithms </w:t>
      </w:r>
      <w:del w:id="10" w:author="Anna Rasburn" w:date="2019-01-31T14:47:00Z">
        <w:r w:rsidDel="000042CF">
          <w:rPr>
            <w:color w:val="0070C0"/>
          </w:rPr>
          <w:delText xml:space="preserve">to find the most </w:delText>
        </w:r>
      </w:del>
      <w:ins w:id="11" w:author="Alexander Brownlee" w:date="2019-01-31T10:44:00Z">
        <w:del w:id="12" w:author="Anna Rasburn" w:date="2019-01-31T14:47:00Z">
          <w:r w:rsidR="00A31EBB" w:rsidDel="000042CF">
            <w:rPr>
              <w:color w:val="0070C0"/>
            </w:rPr>
            <w:delText>an</w:delText>
          </w:r>
        </w:del>
      </w:ins>
      <w:ins w:id="13" w:author="Anna Rasburn" w:date="2019-01-31T14:47:00Z">
        <w:r w:rsidR="000042CF">
          <w:rPr>
            <w:color w:val="0070C0"/>
          </w:rPr>
          <w:t xml:space="preserve">to see if it is possible to find </w:t>
        </w:r>
      </w:ins>
      <w:ins w:id="14" w:author="Anna Rasburn" w:date="2019-01-31T14:48:00Z">
        <w:r w:rsidR="000042CF">
          <w:rPr>
            <w:color w:val="0070C0"/>
          </w:rPr>
          <w:t>an</w:t>
        </w:r>
      </w:ins>
      <w:ins w:id="15" w:author="Alexander Brownlee" w:date="2019-01-31T10:44:00Z">
        <w:r w:rsidR="00A31EBB">
          <w:rPr>
            <w:color w:val="0070C0"/>
          </w:rPr>
          <w:t xml:space="preserve"> </w:t>
        </w:r>
      </w:ins>
      <w:r>
        <w:rPr>
          <w:color w:val="0070C0"/>
        </w:rPr>
        <w:t>optimised version of the source code</w:t>
      </w:r>
      <w:r w:rsidR="00FB6291">
        <w:rPr>
          <w:color w:val="0070C0"/>
        </w:rPr>
        <w:t xml:space="preserve"> by identifying the impact of the edits and iteratively amending the edits</w:t>
      </w:r>
      <w:r>
        <w:rPr>
          <w:color w:val="0070C0"/>
        </w:rPr>
        <w:t xml:space="preserve">. </w:t>
      </w:r>
    </w:p>
    <w:p w14:paraId="1E958456" w14:textId="77777777" w:rsidR="00E514E9" w:rsidRPr="00AA3D42" w:rsidRDefault="00946A62" w:rsidP="00E514E9">
      <w:pPr>
        <w:pStyle w:val="BodyText"/>
        <w:ind w:firstLine="0"/>
        <w:rPr>
          <w:color w:val="0070C0"/>
          <w:u w:val="single"/>
        </w:rPr>
      </w:pPr>
      <w:r w:rsidRPr="00AA3D42">
        <w:rPr>
          <w:color w:val="0070C0"/>
          <w:u w:val="single"/>
        </w:rPr>
        <w:t xml:space="preserve">Achievements </w:t>
      </w:r>
    </w:p>
    <w:p w14:paraId="69028CBD" w14:textId="77777777" w:rsidR="00AA3D42" w:rsidRPr="00AA3D42" w:rsidRDefault="00AA3D42" w:rsidP="00E514E9">
      <w:pPr>
        <w:pStyle w:val="BodyText"/>
        <w:ind w:firstLine="0"/>
        <w:rPr>
          <w:color w:val="0070C0"/>
        </w:rPr>
      </w:pPr>
    </w:p>
    <w:p w14:paraId="21DE2307" w14:textId="77777777" w:rsidR="006569A9" w:rsidRPr="001765A6" w:rsidRDefault="00946A62" w:rsidP="006569A9">
      <w:pPr>
        <w:pStyle w:val="Unnumbered1"/>
      </w:pPr>
      <w:bookmarkStart w:id="16" w:name="_Toc75758943"/>
      <w:bookmarkStart w:id="17" w:name="_Toc536713198"/>
      <w:r w:rsidRPr="001765A6">
        <w:lastRenderedPageBreak/>
        <w:t>Attestation</w:t>
      </w:r>
      <w:bookmarkEnd w:id="16"/>
      <w:bookmarkEnd w:id="17"/>
    </w:p>
    <w:p w14:paraId="61F27A64" w14:textId="77777777" w:rsidR="006569A9" w:rsidRPr="001765A6" w:rsidRDefault="00946A62" w:rsidP="006569A9">
      <w:pPr>
        <w:pStyle w:val="BodyFirst"/>
      </w:pPr>
      <w:r w:rsidRPr="001765A6">
        <w:t>I understand the nature of plagiarism, and I am aware of the University’s policy on this</w:t>
      </w:r>
      <w:r w:rsidR="00EF651C" w:rsidRPr="001765A6">
        <w:t>.</w:t>
      </w:r>
    </w:p>
    <w:p w14:paraId="2E4E26AC" w14:textId="77777777" w:rsidR="006569A9" w:rsidRPr="001765A6" w:rsidRDefault="00946A62" w:rsidP="00C43069">
      <w:pPr>
        <w:pStyle w:val="BodyFirst"/>
      </w:pPr>
      <w:r w:rsidRPr="001765A6">
        <w:t>I certify that this dissertation reports original work by me during my University project except for the following</w:t>
      </w:r>
      <w:r w:rsidR="009E2E90" w:rsidRPr="001765A6">
        <w:t xml:space="preserve"> (</w:t>
      </w:r>
      <w:r w:rsidR="009E2E90" w:rsidRPr="001765A6">
        <w:rPr>
          <w:i/>
        </w:rPr>
        <w:t>adjust according to the circumstances</w:t>
      </w:r>
      <w:r w:rsidR="009E2E90" w:rsidRPr="001765A6">
        <w:t>)</w:t>
      </w:r>
      <w:r w:rsidRPr="001765A6">
        <w:t>:</w:t>
      </w:r>
    </w:p>
    <w:p w14:paraId="072E4DE2" w14:textId="77777777" w:rsidR="006569A9" w:rsidRPr="001765A6" w:rsidRDefault="00946A62" w:rsidP="00E61B1D">
      <w:pPr>
        <w:pStyle w:val="ListBullet"/>
      </w:pPr>
      <w:r w:rsidRPr="001765A6">
        <w:t xml:space="preserve">The technology review in Section 2.5 was largely </w:t>
      </w:r>
      <w:commentRangeStart w:id="18"/>
      <w:r w:rsidRPr="001765A6">
        <w:t xml:space="preserve">taken from </w:t>
      </w:r>
      <w:commentRangeEnd w:id="18"/>
      <w:r w:rsidR="00A31EBB">
        <w:rPr>
          <w:rStyle w:val="CommentReference"/>
        </w:rPr>
        <w:commentReference w:id="18"/>
      </w:r>
      <w:r w:rsidRPr="001765A6">
        <w:t>[17].</w:t>
      </w:r>
    </w:p>
    <w:p w14:paraId="166E8FD3" w14:textId="77777777" w:rsidR="00EF651C" w:rsidRPr="001765A6" w:rsidRDefault="00946A62" w:rsidP="00EF651C">
      <w:pPr>
        <w:pStyle w:val="ListBullet"/>
      </w:pPr>
      <w:r w:rsidRPr="001765A6">
        <w:t>The code discussed in Section 3.1 was created by Acme Corporation (</w:t>
      </w:r>
      <w:hyperlink r:id="rId12" w:history="1">
        <w:r w:rsidRPr="001765A6">
          <w:rPr>
            <w:rStyle w:val="Hyperlink"/>
            <w:i/>
            <w:color w:val="auto"/>
            <w:u w:val="none"/>
          </w:rPr>
          <w:t>www.acme-corp.com</w:t>
        </w:r>
      </w:hyperlink>
      <w:r w:rsidRPr="001765A6">
        <w:rPr>
          <w:i/>
        </w:rPr>
        <w:t>/JavaExpert</w:t>
      </w:r>
      <w:r w:rsidRPr="001765A6">
        <w:t>) and was used in accordance with the licence supplied.</w:t>
      </w:r>
    </w:p>
    <w:p w14:paraId="2A905863" w14:textId="77777777" w:rsidR="006569A9" w:rsidRPr="001765A6" w:rsidRDefault="00946A62" w:rsidP="00E61B1D">
      <w:pPr>
        <w:pStyle w:val="ListBullet"/>
      </w:pPr>
      <w:r w:rsidRPr="001765A6">
        <w:t>The code discussed in Section 3.5 was written by my supervisor.</w:t>
      </w:r>
    </w:p>
    <w:p w14:paraId="7E9B936B" w14:textId="77777777" w:rsidR="006569A9" w:rsidRPr="001765A6" w:rsidRDefault="00946A62" w:rsidP="00E61B1D">
      <w:pPr>
        <w:pStyle w:val="ListBullet"/>
      </w:pPr>
      <w:r w:rsidRPr="001765A6">
        <w:t>The code discussed in Section 4.2 was developed by me during a vacation placement with the collaborating company. In addition, this used ideas I had already developed in my own time.</w:t>
      </w:r>
    </w:p>
    <w:p w14:paraId="31737EB0" w14:textId="77777777" w:rsidR="009E2E90" w:rsidRPr="001765A6" w:rsidRDefault="009E2E90" w:rsidP="009E2E90">
      <w:pPr>
        <w:pStyle w:val="BodyFirst"/>
      </w:pPr>
    </w:p>
    <w:p w14:paraId="36CFE182" w14:textId="77777777" w:rsidR="009E2E90" w:rsidRPr="001765A6" w:rsidRDefault="009E2E90" w:rsidP="009E2E90">
      <w:pPr>
        <w:pStyle w:val="BodyFirst"/>
      </w:pPr>
    </w:p>
    <w:p w14:paraId="600AFB36" w14:textId="77777777" w:rsidR="009E2E90" w:rsidRPr="001765A6" w:rsidRDefault="00946A62" w:rsidP="009E2E90">
      <w:pPr>
        <w:pStyle w:val="BodyFirst"/>
      </w:pPr>
      <w:r w:rsidRPr="001765A6">
        <w:rPr>
          <w:b/>
        </w:rPr>
        <w:t>Signature</w:t>
      </w:r>
      <w:r w:rsidR="00EF651C" w:rsidRPr="001765A6">
        <w:tab/>
      </w:r>
      <w:r w:rsidRPr="001765A6">
        <w:rPr>
          <w:i/>
        </w:rPr>
        <w:t xml:space="preserve">(you must </w:t>
      </w:r>
      <w:r w:rsidR="00EF651C" w:rsidRPr="001765A6">
        <w:rPr>
          <w:i/>
        </w:rPr>
        <w:t xml:space="preserve">delete this, then </w:t>
      </w:r>
      <w:r w:rsidRPr="001765A6">
        <w:rPr>
          <w:i/>
        </w:rPr>
        <w:t>sign and date this page)</w:t>
      </w:r>
      <w:r w:rsidRPr="001765A6">
        <w:tab/>
      </w:r>
      <w:r w:rsidRPr="001765A6">
        <w:tab/>
      </w:r>
      <w:r w:rsidRPr="001765A6">
        <w:rPr>
          <w:b/>
        </w:rPr>
        <w:t>Date</w:t>
      </w:r>
    </w:p>
    <w:p w14:paraId="20542F4B" w14:textId="77777777" w:rsidR="009E2E90" w:rsidRPr="001765A6" w:rsidRDefault="009E2E90" w:rsidP="009E2E90">
      <w:pPr>
        <w:pStyle w:val="BodyFirst"/>
      </w:pPr>
    </w:p>
    <w:p w14:paraId="58A72091" w14:textId="77777777" w:rsidR="00CB76FF" w:rsidRPr="001765A6" w:rsidRDefault="00946A62">
      <w:pPr>
        <w:pStyle w:val="Unnumbered1"/>
      </w:pPr>
      <w:bookmarkStart w:id="19" w:name="_Toc536543203"/>
      <w:bookmarkStart w:id="20" w:name="_Toc536543432"/>
      <w:bookmarkStart w:id="21" w:name="_Toc15893758"/>
      <w:bookmarkStart w:id="22" w:name="_Toc536713199"/>
      <w:r w:rsidRPr="001765A6">
        <w:lastRenderedPageBreak/>
        <w:t>Acknowledgements</w:t>
      </w:r>
      <w:bookmarkEnd w:id="19"/>
      <w:bookmarkEnd w:id="20"/>
      <w:bookmarkEnd w:id="21"/>
      <w:bookmarkEnd w:id="22"/>
    </w:p>
    <w:p w14:paraId="1E995017" w14:textId="77777777" w:rsidR="00CB76FF" w:rsidRPr="001765A6" w:rsidRDefault="00946A62">
      <w:pPr>
        <w:pStyle w:val="BodyFirst"/>
      </w:pPr>
      <w:r w:rsidRPr="001765A6">
        <w:t>Acknowledge anyone who has helped you in your work such as your supervisor, technical support staff</w:t>
      </w:r>
      <w:r w:rsidR="00F50BFB" w:rsidRPr="001765A6">
        <w:t>,</w:t>
      </w:r>
      <w:r w:rsidRPr="001765A6">
        <w:t xml:space="preserve"> fellow students</w:t>
      </w:r>
      <w:r w:rsidR="00F50BFB" w:rsidRPr="001765A6">
        <w:t xml:space="preserve"> or external organisations</w:t>
      </w:r>
      <w:r w:rsidRPr="001765A6">
        <w:t>. Acknowledge the source of any work that is not your own.</w:t>
      </w:r>
    </w:p>
    <w:p w14:paraId="7AA24E08" w14:textId="77777777" w:rsidR="00CB76FF" w:rsidRPr="001765A6" w:rsidRDefault="00946A62">
      <w:pPr>
        <w:pStyle w:val="Unnumbered1"/>
      </w:pPr>
      <w:bookmarkStart w:id="23" w:name="_Toc536543204"/>
      <w:bookmarkStart w:id="24" w:name="_Toc536543433"/>
      <w:bookmarkStart w:id="25" w:name="_Toc15893759"/>
      <w:bookmarkStart w:id="26" w:name="_Toc536713200"/>
      <w:r w:rsidRPr="001765A6">
        <w:lastRenderedPageBreak/>
        <w:t>Table of Contents</w:t>
      </w:r>
      <w:bookmarkEnd w:id="23"/>
      <w:bookmarkEnd w:id="24"/>
      <w:bookmarkEnd w:id="25"/>
      <w:bookmarkEnd w:id="26"/>
    </w:p>
    <w:p w14:paraId="3A7686E5" w14:textId="7021D295" w:rsidR="000042CF" w:rsidRPr="000042CF" w:rsidRDefault="00946A62" w:rsidP="000042CF">
      <w:pPr>
        <w:pStyle w:val="BodyFirst"/>
      </w:pPr>
      <w:r w:rsidRPr="001765A6">
        <w:t>The table of contents below is</w:t>
      </w:r>
      <w:r w:rsidR="006E15B2" w:rsidRPr="001765A6">
        <w:t xml:space="preserve"> automatically generate</w:t>
      </w:r>
      <w:r w:rsidRPr="001765A6">
        <w:t>d</w:t>
      </w:r>
      <w:r w:rsidR="006E15B2" w:rsidRPr="001765A6">
        <w:t xml:space="preserve"> from </w:t>
      </w:r>
      <w:r w:rsidRPr="001765A6">
        <w:t xml:space="preserve">the </w:t>
      </w:r>
      <w:r w:rsidR="006E15B2" w:rsidRPr="001765A6">
        <w:t>paragraphs of style</w:t>
      </w:r>
      <w:r w:rsidR="006E15B2" w:rsidRPr="001765A6">
        <w:rPr>
          <w:i/>
        </w:rPr>
        <w:t xml:space="preserve"> Heading N</w:t>
      </w:r>
      <w:r w:rsidR="006E15B2" w:rsidRPr="001765A6">
        <w:t xml:space="preserve"> and </w:t>
      </w:r>
      <w:r w:rsidR="006E15B2" w:rsidRPr="001765A6">
        <w:rPr>
          <w:i/>
        </w:rPr>
        <w:t>Unnumbered N</w:t>
      </w:r>
      <w:r w:rsidR="006E15B2" w:rsidRPr="001765A6">
        <w:t xml:space="preserve">.  To update this after revisions, right-click in the table and choose </w:t>
      </w:r>
      <w:r w:rsidR="006E15B2" w:rsidRPr="001765A6">
        <w:rPr>
          <w:i/>
        </w:rPr>
        <w:t>Update Field</w:t>
      </w:r>
      <w:r w:rsidR="006E15B2" w:rsidRPr="001765A6">
        <w:t xml:space="preserve"> for the entire table.</w:t>
      </w:r>
    </w:p>
    <w:p w14:paraId="1A65DB3E" w14:textId="0671F483" w:rsidR="009D39BD" w:rsidRDefault="00946A62">
      <w:pPr>
        <w:pStyle w:val="TOC1"/>
        <w:rPr>
          <w:rFonts w:asciiTheme="minorHAnsi" w:eastAsiaTheme="minorEastAsia" w:hAnsiTheme="minorHAnsi" w:cstheme="minorBidi"/>
          <w:kern w:val="0"/>
          <w:sz w:val="24"/>
          <w:szCs w:val="24"/>
          <w:lang w:eastAsia="en-US"/>
        </w:rPr>
      </w:pPr>
      <w:r w:rsidRPr="001765A6">
        <w:fldChar w:fldCharType="begin"/>
      </w:r>
      <w:r w:rsidRPr="001765A6">
        <w:instrText xml:space="preserve"> TOC \o "2-4" \t "Heading 1,1,Unnumbered 1,1" </w:instrText>
      </w:r>
      <w:r w:rsidRPr="001765A6">
        <w:fldChar w:fldCharType="separate"/>
      </w:r>
      <w:r w:rsidR="009D39BD">
        <w:t>Abstract</w:t>
      </w:r>
      <w:r w:rsidR="009D39BD">
        <w:tab/>
      </w:r>
      <w:r w:rsidR="009D39BD">
        <w:fldChar w:fldCharType="begin"/>
      </w:r>
      <w:r w:rsidR="009D39BD">
        <w:instrText xml:space="preserve"> PAGEREF _Toc536713197 \h </w:instrText>
      </w:r>
      <w:r w:rsidR="009D39BD">
        <w:fldChar w:fldCharType="separate"/>
      </w:r>
      <w:r w:rsidR="009D39BD">
        <w:t>i</w:t>
      </w:r>
      <w:r w:rsidR="009D39BD">
        <w:fldChar w:fldCharType="end"/>
      </w:r>
    </w:p>
    <w:p w14:paraId="50989132" w14:textId="08F217F8" w:rsidR="009D39BD" w:rsidRDefault="009D39BD">
      <w:pPr>
        <w:pStyle w:val="TOC1"/>
        <w:rPr>
          <w:rFonts w:asciiTheme="minorHAnsi" w:eastAsiaTheme="minorEastAsia" w:hAnsiTheme="minorHAnsi" w:cstheme="minorBidi"/>
          <w:kern w:val="0"/>
          <w:sz w:val="24"/>
          <w:szCs w:val="24"/>
          <w:lang w:eastAsia="en-US"/>
        </w:rPr>
      </w:pPr>
      <w:r>
        <w:t>Attestation</w:t>
      </w:r>
      <w:r>
        <w:tab/>
      </w:r>
      <w:r>
        <w:fldChar w:fldCharType="begin"/>
      </w:r>
      <w:r>
        <w:instrText xml:space="preserve"> PAGEREF _Toc536713198 \h </w:instrText>
      </w:r>
      <w:r>
        <w:fldChar w:fldCharType="separate"/>
      </w:r>
      <w:r>
        <w:t>ii</w:t>
      </w:r>
      <w:r>
        <w:fldChar w:fldCharType="end"/>
      </w:r>
    </w:p>
    <w:p w14:paraId="0807036F" w14:textId="0B72CD1C" w:rsidR="009D39BD" w:rsidRDefault="009D39BD">
      <w:pPr>
        <w:pStyle w:val="TOC1"/>
        <w:rPr>
          <w:rFonts w:asciiTheme="minorHAnsi" w:eastAsiaTheme="minorEastAsia" w:hAnsiTheme="minorHAnsi" w:cstheme="minorBidi"/>
          <w:kern w:val="0"/>
          <w:sz w:val="24"/>
          <w:szCs w:val="24"/>
          <w:lang w:eastAsia="en-US"/>
        </w:rPr>
      </w:pPr>
      <w:r>
        <w:t>Acknowledgements</w:t>
      </w:r>
      <w:r>
        <w:tab/>
      </w:r>
      <w:r>
        <w:fldChar w:fldCharType="begin"/>
      </w:r>
      <w:r>
        <w:instrText xml:space="preserve"> PAGEREF _Toc536713199 \h </w:instrText>
      </w:r>
      <w:r>
        <w:fldChar w:fldCharType="separate"/>
      </w:r>
      <w:r>
        <w:t>iii</w:t>
      </w:r>
      <w:r>
        <w:fldChar w:fldCharType="end"/>
      </w:r>
    </w:p>
    <w:p w14:paraId="101B6BC1" w14:textId="45B8C023" w:rsidR="009D39BD" w:rsidRDefault="009D39BD">
      <w:pPr>
        <w:pStyle w:val="TOC1"/>
        <w:rPr>
          <w:rFonts w:asciiTheme="minorHAnsi" w:eastAsiaTheme="minorEastAsia" w:hAnsiTheme="minorHAnsi" w:cstheme="minorBidi"/>
          <w:kern w:val="0"/>
          <w:sz w:val="24"/>
          <w:szCs w:val="24"/>
          <w:lang w:eastAsia="en-US"/>
        </w:rPr>
      </w:pPr>
      <w:r>
        <w:t>Table of Contents</w:t>
      </w:r>
      <w:r>
        <w:tab/>
      </w:r>
      <w:r>
        <w:fldChar w:fldCharType="begin"/>
      </w:r>
      <w:r>
        <w:instrText xml:space="preserve"> PAGEREF _Toc536713200 \h </w:instrText>
      </w:r>
      <w:r>
        <w:fldChar w:fldCharType="separate"/>
      </w:r>
      <w:r>
        <w:t>iv</w:t>
      </w:r>
      <w:r>
        <w:fldChar w:fldCharType="end"/>
      </w:r>
    </w:p>
    <w:p w14:paraId="070187F5" w14:textId="70682DEB" w:rsidR="009D39BD" w:rsidRDefault="009D39BD">
      <w:pPr>
        <w:pStyle w:val="TOC1"/>
        <w:rPr>
          <w:rFonts w:asciiTheme="minorHAnsi" w:eastAsiaTheme="minorEastAsia" w:hAnsiTheme="minorHAnsi" w:cstheme="minorBidi"/>
          <w:kern w:val="0"/>
          <w:sz w:val="24"/>
          <w:szCs w:val="24"/>
          <w:lang w:eastAsia="en-US"/>
        </w:rPr>
      </w:pPr>
      <w:r w:rsidRPr="00E559AF">
        <w:rPr>
          <w:color w:val="0070C0"/>
        </w:rPr>
        <w:t>List of Figures</w:t>
      </w:r>
      <w:r>
        <w:tab/>
      </w:r>
      <w:r>
        <w:fldChar w:fldCharType="begin"/>
      </w:r>
      <w:r>
        <w:instrText xml:space="preserve"> PAGEREF _Toc536713201 \h </w:instrText>
      </w:r>
      <w:r>
        <w:fldChar w:fldCharType="separate"/>
      </w:r>
      <w:r>
        <w:t>vii</w:t>
      </w:r>
      <w:r>
        <w:fldChar w:fldCharType="end"/>
      </w:r>
    </w:p>
    <w:p w14:paraId="60C9885C" w14:textId="5DC48820" w:rsidR="009D39BD" w:rsidRDefault="009D39BD">
      <w:pPr>
        <w:pStyle w:val="TOC1"/>
        <w:rPr>
          <w:rFonts w:asciiTheme="minorHAnsi" w:eastAsiaTheme="minorEastAsia" w:hAnsiTheme="minorHAnsi" w:cstheme="minorBidi"/>
          <w:kern w:val="0"/>
          <w:sz w:val="24"/>
          <w:szCs w:val="24"/>
          <w:lang w:eastAsia="en-US"/>
        </w:rPr>
      </w:pPr>
      <w:r w:rsidRPr="00E559AF">
        <w:rPr>
          <w:color w:val="0070C0"/>
        </w:rPr>
        <w:t>List of Tables</w:t>
      </w:r>
      <w:r>
        <w:tab/>
      </w:r>
      <w:r>
        <w:fldChar w:fldCharType="begin"/>
      </w:r>
      <w:r>
        <w:instrText xml:space="preserve"> PAGEREF _Toc536713202 \h </w:instrText>
      </w:r>
      <w:r>
        <w:fldChar w:fldCharType="separate"/>
      </w:r>
      <w:r>
        <w:t>viii</w:t>
      </w:r>
      <w:r>
        <w:fldChar w:fldCharType="end"/>
      </w:r>
    </w:p>
    <w:p w14:paraId="2E8120C4" w14:textId="73071F80" w:rsidR="009D39BD" w:rsidRDefault="009D39BD">
      <w:pPr>
        <w:pStyle w:val="TOC1"/>
        <w:rPr>
          <w:rFonts w:asciiTheme="minorHAnsi" w:eastAsiaTheme="minorEastAsia" w:hAnsiTheme="minorHAnsi" w:cstheme="minorBidi"/>
          <w:kern w:val="0"/>
          <w:sz w:val="24"/>
          <w:szCs w:val="24"/>
          <w:lang w:eastAsia="en-US"/>
        </w:rPr>
      </w:pPr>
      <w:r>
        <w:t>1</w:t>
      </w:r>
      <w:r>
        <w:rPr>
          <w:rFonts w:asciiTheme="minorHAnsi" w:eastAsiaTheme="minorEastAsia" w:hAnsiTheme="minorHAnsi" w:cstheme="minorBidi"/>
          <w:kern w:val="0"/>
          <w:sz w:val="24"/>
          <w:szCs w:val="24"/>
          <w:lang w:eastAsia="en-US"/>
        </w:rPr>
        <w:tab/>
      </w:r>
      <w:r>
        <w:t>Introduction</w:t>
      </w:r>
      <w:r>
        <w:tab/>
      </w:r>
      <w:r>
        <w:fldChar w:fldCharType="begin"/>
      </w:r>
      <w:r>
        <w:instrText xml:space="preserve"> PAGEREF _Toc536713203 \h </w:instrText>
      </w:r>
      <w:r>
        <w:fldChar w:fldCharType="separate"/>
      </w:r>
      <w:r>
        <w:t>1</w:t>
      </w:r>
      <w:r>
        <w:fldChar w:fldCharType="end"/>
      </w:r>
    </w:p>
    <w:p w14:paraId="2AD2D5E6" w14:textId="337DC428" w:rsidR="009D39BD" w:rsidRDefault="009D39BD">
      <w:pPr>
        <w:pStyle w:val="TOC2"/>
        <w:rPr>
          <w:rFonts w:asciiTheme="minorHAnsi" w:eastAsiaTheme="minorEastAsia" w:hAnsiTheme="minorHAnsi" w:cstheme="minorBidi"/>
          <w:kern w:val="0"/>
          <w:sz w:val="24"/>
          <w:szCs w:val="24"/>
          <w:lang w:eastAsia="en-US"/>
        </w:rPr>
      </w:pPr>
      <w:r>
        <w:t>1.1</w:t>
      </w:r>
      <w:r>
        <w:rPr>
          <w:rFonts w:asciiTheme="minorHAnsi" w:eastAsiaTheme="minorEastAsia" w:hAnsiTheme="minorHAnsi" w:cstheme="minorBidi"/>
          <w:kern w:val="0"/>
          <w:sz w:val="24"/>
          <w:szCs w:val="24"/>
          <w:lang w:eastAsia="en-US"/>
        </w:rPr>
        <w:tab/>
      </w:r>
      <w:r>
        <w:t>Scope and Objectives</w:t>
      </w:r>
      <w:r>
        <w:tab/>
      </w:r>
      <w:r>
        <w:fldChar w:fldCharType="begin"/>
      </w:r>
      <w:r>
        <w:instrText xml:space="preserve"> PAGEREF _Toc536713204 \h </w:instrText>
      </w:r>
      <w:r>
        <w:fldChar w:fldCharType="separate"/>
      </w:r>
      <w:r>
        <w:t>1</w:t>
      </w:r>
      <w:r>
        <w:fldChar w:fldCharType="end"/>
      </w:r>
    </w:p>
    <w:p w14:paraId="75649219" w14:textId="68D2C3BB" w:rsidR="009D39BD" w:rsidRDefault="009D39BD">
      <w:pPr>
        <w:pStyle w:val="TOC3"/>
        <w:rPr>
          <w:rFonts w:asciiTheme="minorHAnsi" w:eastAsiaTheme="minorEastAsia" w:hAnsiTheme="minorHAnsi" w:cstheme="minorBidi"/>
          <w:kern w:val="0"/>
          <w:sz w:val="24"/>
          <w:szCs w:val="24"/>
          <w:lang w:eastAsia="en-US"/>
        </w:rPr>
      </w:pPr>
      <w:r w:rsidRPr="00E559AF">
        <w:rPr>
          <w:color w:val="0070C0"/>
        </w:rPr>
        <w:t>1.1.1</w:t>
      </w:r>
      <w:r>
        <w:rPr>
          <w:rFonts w:asciiTheme="minorHAnsi" w:eastAsiaTheme="minorEastAsia" w:hAnsiTheme="minorHAnsi" w:cstheme="minorBidi"/>
          <w:kern w:val="0"/>
          <w:sz w:val="24"/>
          <w:szCs w:val="24"/>
          <w:lang w:eastAsia="en-US"/>
        </w:rPr>
        <w:tab/>
      </w:r>
      <w:r w:rsidRPr="00E559AF">
        <w:rPr>
          <w:color w:val="0070C0"/>
        </w:rPr>
        <w:t>Scope</w:t>
      </w:r>
      <w:r>
        <w:tab/>
      </w:r>
      <w:r>
        <w:fldChar w:fldCharType="begin"/>
      </w:r>
      <w:r>
        <w:instrText xml:space="preserve"> PAGEREF _Toc536713205 \h </w:instrText>
      </w:r>
      <w:r>
        <w:fldChar w:fldCharType="separate"/>
      </w:r>
      <w:r>
        <w:t>1</w:t>
      </w:r>
      <w:r>
        <w:fldChar w:fldCharType="end"/>
      </w:r>
    </w:p>
    <w:p w14:paraId="2E45B61B" w14:textId="157770AA" w:rsidR="009D39BD" w:rsidRDefault="009D39BD">
      <w:pPr>
        <w:pStyle w:val="TOC3"/>
        <w:rPr>
          <w:rFonts w:asciiTheme="minorHAnsi" w:eastAsiaTheme="minorEastAsia" w:hAnsiTheme="minorHAnsi" w:cstheme="minorBidi"/>
          <w:kern w:val="0"/>
          <w:sz w:val="24"/>
          <w:szCs w:val="24"/>
          <w:lang w:eastAsia="en-US"/>
        </w:rPr>
      </w:pPr>
      <w:r w:rsidRPr="00E559AF">
        <w:rPr>
          <w:color w:val="0070C0"/>
        </w:rPr>
        <w:t>1.1.2</w:t>
      </w:r>
      <w:r>
        <w:rPr>
          <w:rFonts w:asciiTheme="minorHAnsi" w:eastAsiaTheme="minorEastAsia" w:hAnsiTheme="minorHAnsi" w:cstheme="minorBidi"/>
          <w:kern w:val="0"/>
          <w:sz w:val="24"/>
          <w:szCs w:val="24"/>
          <w:lang w:eastAsia="en-US"/>
        </w:rPr>
        <w:tab/>
      </w:r>
      <w:r w:rsidRPr="00E559AF">
        <w:rPr>
          <w:color w:val="0070C0"/>
        </w:rPr>
        <w:t>Users</w:t>
      </w:r>
      <w:r>
        <w:tab/>
      </w:r>
      <w:r>
        <w:fldChar w:fldCharType="begin"/>
      </w:r>
      <w:r>
        <w:instrText xml:space="preserve"> PAGEREF _Toc536713206 \h </w:instrText>
      </w:r>
      <w:r>
        <w:fldChar w:fldCharType="separate"/>
      </w:r>
      <w:r>
        <w:t>2</w:t>
      </w:r>
      <w:r>
        <w:fldChar w:fldCharType="end"/>
      </w:r>
    </w:p>
    <w:p w14:paraId="4367E860" w14:textId="4E7536D5" w:rsidR="009D39BD" w:rsidRDefault="009D39BD">
      <w:pPr>
        <w:pStyle w:val="TOC3"/>
        <w:rPr>
          <w:rFonts w:asciiTheme="minorHAnsi" w:eastAsiaTheme="minorEastAsia" w:hAnsiTheme="minorHAnsi" w:cstheme="minorBidi"/>
          <w:kern w:val="0"/>
          <w:sz w:val="24"/>
          <w:szCs w:val="24"/>
          <w:lang w:eastAsia="en-US"/>
        </w:rPr>
      </w:pPr>
      <w:r w:rsidRPr="00E559AF">
        <w:rPr>
          <w:color w:val="0070C0"/>
        </w:rPr>
        <w:t>1.1.3</w:t>
      </w:r>
      <w:r>
        <w:rPr>
          <w:rFonts w:asciiTheme="minorHAnsi" w:eastAsiaTheme="minorEastAsia" w:hAnsiTheme="minorHAnsi" w:cstheme="minorBidi"/>
          <w:kern w:val="0"/>
          <w:sz w:val="24"/>
          <w:szCs w:val="24"/>
          <w:lang w:eastAsia="en-US"/>
        </w:rPr>
        <w:tab/>
      </w:r>
      <w:r w:rsidRPr="00E559AF">
        <w:rPr>
          <w:color w:val="0070C0"/>
        </w:rPr>
        <w:t>Objectives</w:t>
      </w:r>
      <w:r>
        <w:tab/>
      </w:r>
      <w:r>
        <w:fldChar w:fldCharType="begin"/>
      </w:r>
      <w:r>
        <w:instrText xml:space="preserve"> PAGEREF _Toc536713207 \h </w:instrText>
      </w:r>
      <w:r>
        <w:fldChar w:fldCharType="separate"/>
      </w:r>
      <w:r>
        <w:t>2</w:t>
      </w:r>
      <w:r>
        <w:fldChar w:fldCharType="end"/>
      </w:r>
    </w:p>
    <w:p w14:paraId="044A780E" w14:textId="49AD3806" w:rsidR="009D39BD" w:rsidRDefault="009D39BD">
      <w:pPr>
        <w:pStyle w:val="TOC2"/>
        <w:rPr>
          <w:rFonts w:asciiTheme="minorHAnsi" w:eastAsiaTheme="minorEastAsia" w:hAnsiTheme="minorHAnsi" w:cstheme="minorBidi"/>
          <w:kern w:val="0"/>
          <w:sz w:val="24"/>
          <w:szCs w:val="24"/>
          <w:lang w:eastAsia="en-US"/>
        </w:rPr>
      </w:pPr>
      <w:r>
        <w:t>1.2</w:t>
      </w:r>
      <w:r>
        <w:rPr>
          <w:rFonts w:asciiTheme="minorHAnsi" w:eastAsiaTheme="minorEastAsia" w:hAnsiTheme="minorHAnsi" w:cstheme="minorBidi"/>
          <w:kern w:val="0"/>
          <w:sz w:val="24"/>
          <w:szCs w:val="24"/>
          <w:lang w:eastAsia="en-US"/>
        </w:rPr>
        <w:tab/>
      </w:r>
      <w:r>
        <w:t>Achievements</w:t>
      </w:r>
      <w:r>
        <w:tab/>
      </w:r>
      <w:r>
        <w:fldChar w:fldCharType="begin"/>
      </w:r>
      <w:r>
        <w:instrText xml:space="preserve"> PAGEREF _Toc536713208 \h </w:instrText>
      </w:r>
      <w:r>
        <w:fldChar w:fldCharType="separate"/>
      </w:r>
      <w:r>
        <w:t>2</w:t>
      </w:r>
      <w:r>
        <w:fldChar w:fldCharType="end"/>
      </w:r>
    </w:p>
    <w:p w14:paraId="37EC6802" w14:textId="75938607" w:rsidR="009D39BD" w:rsidRDefault="009D39BD">
      <w:pPr>
        <w:pStyle w:val="TOC2"/>
        <w:rPr>
          <w:rFonts w:asciiTheme="minorHAnsi" w:eastAsiaTheme="minorEastAsia" w:hAnsiTheme="minorHAnsi" w:cstheme="minorBidi"/>
          <w:kern w:val="0"/>
          <w:sz w:val="24"/>
          <w:szCs w:val="24"/>
          <w:lang w:eastAsia="en-US"/>
        </w:rPr>
      </w:pPr>
      <w:r>
        <w:t>1.3</w:t>
      </w:r>
      <w:r>
        <w:rPr>
          <w:rFonts w:asciiTheme="minorHAnsi" w:eastAsiaTheme="minorEastAsia" w:hAnsiTheme="minorHAnsi" w:cstheme="minorBidi"/>
          <w:kern w:val="0"/>
          <w:sz w:val="24"/>
          <w:szCs w:val="24"/>
          <w:lang w:eastAsia="en-US"/>
        </w:rPr>
        <w:tab/>
      </w:r>
      <w:r>
        <w:t>Overview of Dissertation</w:t>
      </w:r>
      <w:r>
        <w:tab/>
      </w:r>
      <w:r>
        <w:fldChar w:fldCharType="begin"/>
      </w:r>
      <w:r>
        <w:instrText xml:space="preserve"> PAGEREF _Toc536713209 \h </w:instrText>
      </w:r>
      <w:r>
        <w:fldChar w:fldCharType="separate"/>
      </w:r>
      <w:r>
        <w:t>3</w:t>
      </w:r>
      <w:r>
        <w:fldChar w:fldCharType="end"/>
      </w:r>
    </w:p>
    <w:p w14:paraId="035EF40A" w14:textId="3328D7D7" w:rsidR="009D39BD" w:rsidRDefault="009D39BD">
      <w:pPr>
        <w:pStyle w:val="TOC2"/>
        <w:rPr>
          <w:rFonts w:asciiTheme="minorHAnsi" w:eastAsiaTheme="minorEastAsia" w:hAnsiTheme="minorHAnsi" w:cstheme="minorBidi"/>
          <w:kern w:val="0"/>
          <w:sz w:val="24"/>
          <w:szCs w:val="24"/>
          <w:lang w:eastAsia="en-US"/>
        </w:rPr>
      </w:pPr>
      <w:r>
        <w:t>1.4</w:t>
      </w:r>
      <w:r>
        <w:rPr>
          <w:rFonts w:asciiTheme="minorHAnsi" w:eastAsiaTheme="minorEastAsia" w:hAnsiTheme="minorHAnsi" w:cstheme="minorBidi"/>
          <w:kern w:val="0"/>
          <w:sz w:val="24"/>
          <w:szCs w:val="24"/>
          <w:lang w:eastAsia="en-US"/>
        </w:rPr>
        <w:tab/>
      </w:r>
      <w:r>
        <w:t>Glossary</w:t>
      </w:r>
      <w:r>
        <w:tab/>
      </w:r>
      <w:r>
        <w:fldChar w:fldCharType="begin"/>
      </w:r>
      <w:r>
        <w:instrText xml:space="preserve"> PAGEREF _Toc536713210 \h </w:instrText>
      </w:r>
      <w:r>
        <w:fldChar w:fldCharType="separate"/>
      </w:r>
      <w:r>
        <w:t>3</w:t>
      </w:r>
      <w:r>
        <w:fldChar w:fldCharType="end"/>
      </w:r>
    </w:p>
    <w:p w14:paraId="6CC4D8E8" w14:textId="3D37C476" w:rsidR="009D39BD" w:rsidRDefault="009D39BD">
      <w:pPr>
        <w:pStyle w:val="TOC1"/>
        <w:rPr>
          <w:rFonts w:asciiTheme="minorHAnsi" w:eastAsiaTheme="minorEastAsia" w:hAnsiTheme="minorHAnsi" w:cstheme="minorBidi"/>
          <w:kern w:val="0"/>
          <w:sz w:val="24"/>
          <w:szCs w:val="24"/>
          <w:lang w:eastAsia="en-US"/>
        </w:rPr>
      </w:pPr>
      <w:r>
        <w:t>2</w:t>
      </w:r>
      <w:r>
        <w:rPr>
          <w:rFonts w:asciiTheme="minorHAnsi" w:eastAsiaTheme="minorEastAsia" w:hAnsiTheme="minorHAnsi" w:cstheme="minorBidi"/>
          <w:kern w:val="0"/>
          <w:sz w:val="24"/>
          <w:szCs w:val="24"/>
          <w:lang w:eastAsia="en-US"/>
        </w:rPr>
        <w:tab/>
      </w:r>
      <w:r>
        <w:t>State-of-The-Art</w:t>
      </w:r>
      <w:r>
        <w:tab/>
      </w:r>
      <w:r>
        <w:fldChar w:fldCharType="begin"/>
      </w:r>
      <w:r>
        <w:instrText xml:space="preserve"> PAGEREF _Toc536713211 \h </w:instrText>
      </w:r>
      <w:r>
        <w:fldChar w:fldCharType="separate"/>
      </w:r>
      <w:r>
        <w:t>4</w:t>
      </w:r>
      <w:r>
        <w:fldChar w:fldCharType="end"/>
      </w:r>
    </w:p>
    <w:p w14:paraId="56C21BBD" w14:textId="43D1ACEA" w:rsidR="009D39BD" w:rsidRDefault="009D39BD">
      <w:pPr>
        <w:pStyle w:val="TOC2"/>
        <w:rPr>
          <w:rFonts w:asciiTheme="minorHAnsi" w:eastAsiaTheme="minorEastAsia" w:hAnsiTheme="minorHAnsi" w:cstheme="minorBidi"/>
          <w:kern w:val="0"/>
          <w:sz w:val="24"/>
          <w:szCs w:val="24"/>
          <w:lang w:eastAsia="en-US"/>
        </w:rPr>
      </w:pPr>
      <w:r w:rsidRPr="00E559AF">
        <w:rPr>
          <w:color w:val="0070C0"/>
        </w:rPr>
        <w:t>2.1</w:t>
      </w:r>
      <w:r>
        <w:rPr>
          <w:rFonts w:asciiTheme="minorHAnsi" w:eastAsiaTheme="minorEastAsia" w:hAnsiTheme="minorHAnsi" w:cstheme="minorBidi"/>
          <w:kern w:val="0"/>
          <w:sz w:val="24"/>
          <w:szCs w:val="24"/>
          <w:lang w:eastAsia="en-US"/>
        </w:rPr>
        <w:tab/>
      </w:r>
      <w:r w:rsidRPr="00E559AF">
        <w:rPr>
          <w:color w:val="0070C0"/>
        </w:rPr>
        <w:t>Genetic Improvement</w:t>
      </w:r>
      <w:r>
        <w:tab/>
      </w:r>
      <w:r>
        <w:fldChar w:fldCharType="begin"/>
      </w:r>
      <w:r>
        <w:instrText xml:space="preserve"> PAGEREF _Toc536713212 \h </w:instrText>
      </w:r>
      <w:r>
        <w:fldChar w:fldCharType="separate"/>
      </w:r>
      <w:r>
        <w:t>4</w:t>
      </w:r>
      <w:r>
        <w:fldChar w:fldCharType="end"/>
      </w:r>
    </w:p>
    <w:p w14:paraId="6FAF0B62" w14:textId="5BE545CE" w:rsidR="009D39BD" w:rsidRDefault="009D39BD">
      <w:pPr>
        <w:pStyle w:val="TOC2"/>
        <w:rPr>
          <w:rFonts w:asciiTheme="minorHAnsi" w:eastAsiaTheme="minorEastAsia" w:hAnsiTheme="minorHAnsi" w:cstheme="minorBidi"/>
          <w:kern w:val="0"/>
          <w:sz w:val="24"/>
          <w:szCs w:val="24"/>
          <w:lang w:eastAsia="en-US"/>
        </w:rPr>
      </w:pPr>
      <w:r w:rsidRPr="00E559AF">
        <w:rPr>
          <w:color w:val="0070C0"/>
        </w:rPr>
        <w:t>2.2</w:t>
      </w:r>
      <w:r>
        <w:rPr>
          <w:rFonts w:asciiTheme="minorHAnsi" w:eastAsiaTheme="minorEastAsia" w:hAnsiTheme="minorHAnsi" w:cstheme="minorBidi"/>
          <w:kern w:val="0"/>
          <w:sz w:val="24"/>
          <w:szCs w:val="24"/>
          <w:lang w:eastAsia="en-US"/>
        </w:rPr>
        <w:tab/>
      </w:r>
      <w:r w:rsidRPr="00E559AF">
        <w:rPr>
          <w:color w:val="0070C0"/>
        </w:rPr>
        <w:t>GIN</w:t>
      </w:r>
      <w:r>
        <w:tab/>
      </w:r>
      <w:r>
        <w:fldChar w:fldCharType="begin"/>
      </w:r>
      <w:r>
        <w:instrText xml:space="preserve"> PAGEREF _Toc536713213 \h </w:instrText>
      </w:r>
      <w:r>
        <w:fldChar w:fldCharType="separate"/>
      </w:r>
      <w:r>
        <w:t>5</w:t>
      </w:r>
      <w:r>
        <w:fldChar w:fldCharType="end"/>
      </w:r>
    </w:p>
    <w:p w14:paraId="295493C2" w14:textId="7284155D" w:rsidR="009D39BD" w:rsidRDefault="009D39BD">
      <w:pPr>
        <w:pStyle w:val="TOC2"/>
        <w:rPr>
          <w:rFonts w:asciiTheme="minorHAnsi" w:eastAsiaTheme="minorEastAsia" w:hAnsiTheme="minorHAnsi" w:cstheme="minorBidi"/>
          <w:kern w:val="0"/>
          <w:sz w:val="24"/>
          <w:szCs w:val="24"/>
          <w:lang w:eastAsia="en-US"/>
        </w:rPr>
      </w:pPr>
      <w:r w:rsidRPr="00E559AF">
        <w:rPr>
          <w:color w:val="0070C0"/>
        </w:rPr>
        <w:t>2.3</w:t>
      </w:r>
      <w:r>
        <w:rPr>
          <w:rFonts w:asciiTheme="minorHAnsi" w:eastAsiaTheme="minorEastAsia" w:hAnsiTheme="minorHAnsi" w:cstheme="minorBidi"/>
          <w:kern w:val="0"/>
          <w:sz w:val="24"/>
          <w:szCs w:val="24"/>
          <w:lang w:eastAsia="en-US"/>
        </w:rPr>
        <w:tab/>
      </w:r>
      <w:r w:rsidRPr="00E559AF">
        <w:rPr>
          <w:color w:val="0070C0"/>
        </w:rPr>
        <w:t>GI In other Languages</w:t>
      </w:r>
      <w:r>
        <w:tab/>
      </w:r>
      <w:r>
        <w:fldChar w:fldCharType="begin"/>
      </w:r>
      <w:r>
        <w:instrText xml:space="preserve"> PAGEREF _Toc536713214 \h </w:instrText>
      </w:r>
      <w:r>
        <w:fldChar w:fldCharType="separate"/>
      </w:r>
      <w:r>
        <w:t>7</w:t>
      </w:r>
      <w:r>
        <w:fldChar w:fldCharType="end"/>
      </w:r>
    </w:p>
    <w:p w14:paraId="2CB53559" w14:textId="2E40587E" w:rsidR="009D39BD" w:rsidRDefault="009D39BD">
      <w:pPr>
        <w:pStyle w:val="TOC2"/>
        <w:rPr>
          <w:rFonts w:asciiTheme="minorHAnsi" w:eastAsiaTheme="minorEastAsia" w:hAnsiTheme="minorHAnsi" w:cstheme="minorBidi"/>
          <w:kern w:val="0"/>
          <w:sz w:val="24"/>
          <w:szCs w:val="24"/>
          <w:lang w:eastAsia="en-US"/>
        </w:rPr>
      </w:pPr>
      <w:r w:rsidRPr="00E559AF">
        <w:rPr>
          <w:color w:val="7030A0"/>
        </w:rPr>
        <w:t>2.4</w:t>
      </w:r>
      <w:r>
        <w:rPr>
          <w:rFonts w:asciiTheme="minorHAnsi" w:eastAsiaTheme="minorEastAsia" w:hAnsiTheme="minorHAnsi" w:cstheme="minorBidi"/>
          <w:kern w:val="0"/>
          <w:sz w:val="24"/>
          <w:szCs w:val="24"/>
          <w:lang w:eastAsia="en-US"/>
        </w:rPr>
        <w:tab/>
      </w:r>
      <w:r w:rsidRPr="00E559AF">
        <w:rPr>
          <w:color w:val="7030A0"/>
        </w:rPr>
        <w:t>TODO: Another GI example – Look at paper references</w:t>
      </w:r>
      <w:r>
        <w:tab/>
      </w:r>
      <w:r>
        <w:fldChar w:fldCharType="begin"/>
      </w:r>
      <w:r>
        <w:instrText xml:space="preserve"> PAGEREF _Toc536713215 \h </w:instrText>
      </w:r>
      <w:r>
        <w:fldChar w:fldCharType="separate"/>
      </w:r>
      <w:r>
        <w:t>8</w:t>
      </w:r>
      <w:r>
        <w:fldChar w:fldCharType="end"/>
      </w:r>
    </w:p>
    <w:p w14:paraId="3ECC4FD4" w14:textId="6FF2C44C" w:rsidR="009D39BD" w:rsidRDefault="009D39BD">
      <w:pPr>
        <w:pStyle w:val="TOC2"/>
        <w:rPr>
          <w:rFonts w:asciiTheme="minorHAnsi" w:eastAsiaTheme="minorEastAsia" w:hAnsiTheme="minorHAnsi" w:cstheme="minorBidi"/>
          <w:kern w:val="0"/>
          <w:sz w:val="24"/>
          <w:szCs w:val="24"/>
          <w:lang w:eastAsia="en-US"/>
        </w:rPr>
      </w:pPr>
      <w:r w:rsidRPr="00E559AF">
        <w:rPr>
          <w:color w:val="0070C0"/>
        </w:rPr>
        <w:t>2.5</w:t>
      </w:r>
      <w:r>
        <w:rPr>
          <w:rFonts w:asciiTheme="minorHAnsi" w:eastAsiaTheme="minorEastAsia" w:hAnsiTheme="minorHAnsi" w:cstheme="minorBidi"/>
          <w:kern w:val="0"/>
          <w:sz w:val="24"/>
          <w:szCs w:val="24"/>
          <w:lang w:eastAsia="en-US"/>
        </w:rPr>
        <w:tab/>
      </w:r>
      <w:r w:rsidRPr="00E559AF">
        <w:rPr>
          <w:color w:val="0070C0"/>
        </w:rPr>
        <w:t>Opacitor</w:t>
      </w:r>
      <w:r>
        <w:tab/>
      </w:r>
      <w:r>
        <w:fldChar w:fldCharType="begin"/>
      </w:r>
      <w:r>
        <w:instrText xml:space="preserve"> PAGEREF _Toc536713216 \h </w:instrText>
      </w:r>
      <w:r>
        <w:fldChar w:fldCharType="separate"/>
      </w:r>
      <w:r>
        <w:t>8</w:t>
      </w:r>
      <w:r>
        <w:fldChar w:fldCharType="end"/>
      </w:r>
    </w:p>
    <w:p w14:paraId="3F1F5035" w14:textId="6DDA5AA5" w:rsidR="009D39BD" w:rsidRDefault="009D39BD">
      <w:pPr>
        <w:pStyle w:val="TOC2"/>
        <w:rPr>
          <w:rFonts w:asciiTheme="minorHAnsi" w:eastAsiaTheme="minorEastAsia" w:hAnsiTheme="minorHAnsi" w:cstheme="minorBidi"/>
          <w:kern w:val="0"/>
          <w:sz w:val="24"/>
          <w:szCs w:val="24"/>
          <w:lang w:eastAsia="en-US"/>
        </w:rPr>
      </w:pPr>
      <w:r>
        <w:t>2.6</w:t>
      </w:r>
      <w:r>
        <w:rPr>
          <w:rFonts w:asciiTheme="minorHAnsi" w:eastAsiaTheme="minorEastAsia" w:hAnsiTheme="minorHAnsi" w:cstheme="minorBidi"/>
          <w:kern w:val="0"/>
          <w:sz w:val="24"/>
          <w:szCs w:val="24"/>
          <w:lang w:eastAsia="en-US"/>
        </w:rPr>
        <w:tab/>
      </w:r>
      <w:r>
        <w:t>Jalen</w:t>
      </w:r>
      <w:r>
        <w:tab/>
      </w:r>
      <w:r>
        <w:fldChar w:fldCharType="begin"/>
      </w:r>
      <w:r>
        <w:instrText xml:space="preserve"> PAGEREF _Toc536713217 \h </w:instrText>
      </w:r>
      <w:r>
        <w:fldChar w:fldCharType="separate"/>
      </w:r>
      <w:r>
        <w:t>9</w:t>
      </w:r>
      <w:r>
        <w:fldChar w:fldCharType="end"/>
      </w:r>
    </w:p>
    <w:p w14:paraId="2F54D314" w14:textId="0106A488" w:rsidR="009D39BD" w:rsidRDefault="009D39BD">
      <w:pPr>
        <w:pStyle w:val="TOC2"/>
        <w:rPr>
          <w:rFonts w:asciiTheme="minorHAnsi" w:eastAsiaTheme="minorEastAsia" w:hAnsiTheme="minorHAnsi" w:cstheme="minorBidi"/>
          <w:kern w:val="0"/>
          <w:sz w:val="24"/>
          <w:szCs w:val="24"/>
          <w:lang w:eastAsia="en-US"/>
        </w:rPr>
      </w:pPr>
      <w:r w:rsidRPr="00E559AF">
        <w:rPr>
          <w:color w:val="0070C0"/>
        </w:rPr>
        <w:t>2.7</w:t>
      </w:r>
      <w:r>
        <w:rPr>
          <w:rFonts w:asciiTheme="minorHAnsi" w:eastAsiaTheme="minorEastAsia" w:hAnsiTheme="minorHAnsi" w:cstheme="minorBidi"/>
          <w:kern w:val="0"/>
          <w:sz w:val="24"/>
          <w:szCs w:val="24"/>
          <w:lang w:eastAsia="en-US"/>
        </w:rPr>
        <w:tab/>
      </w:r>
      <w:r w:rsidRPr="00E559AF">
        <w:rPr>
          <w:color w:val="0070C0"/>
        </w:rPr>
        <w:t>Optimization Framework for Mobile Applications.</w:t>
      </w:r>
      <w:r>
        <w:tab/>
      </w:r>
      <w:r>
        <w:fldChar w:fldCharType="begin"/>
      </w:r>
      <w:r>
        <w:instrText xml:space="preserve"> PAGEREF _Toc536713218 \h </w:instrText>
      </w:r>
      <w:r>
        <w:fldChar w:fldCharType="separate"/>
      </w:r>
      <w:r>
        <w:t>10</w:t>
      </w:r>
      <w:r>
        <w:fldChar w:fldCharType="end"/>
      </w:r>
    </w:p>
    <w:p w14:paraId="6432673A" w14:textId="74AD9B04" w:rsidR="009D39BD" w:rsidRDefault="009D39BD">
      <w:pPr>
        <w:pStyle w:val="TOC2"/>
        <w:rPr>
          <w:rFonts w:asciiTheme="minorHAnsi" w:eastAsiaTheme="minorEastAsia" w:hAnsiTheme="minorHAnsi" w:cstheme="minorBidi"/>
          <w:kern w:val="0"/>
          <w:sz w:val="24"/>
          <w:szCs w:val="24"/>
          <w:lang w:eastAsia="en-US"/>
        </w:rPr>
      </w:pPr>
      <w:r w:rsidRPr="00E559AF">
        <w:rPr>
          <w:color w:val="0070C0"/>
          <w:lang w:eastAsia="en-US"/>
        </w:rPr>
        <w:t>2.8</w:t>
      </w:r>
      <w:r>
        <w:rPr>
          <w:rFonts w:asciiTheme="minorHAnsi" w:eastAsiaTheme="minorEastAsia" w:hAnsiTheme="minorHAnsi" w:cstheme="minorBidi"/>
          <w:kern w:val="0"/>
          <w:sz w:val="24"/>
          <w:szCs w:val="24"/>
          <w:lang w:eastAsia="en-US"/>
        </w:rPr>
        <w:tab/>
      </w:r>
      <w:r w:rsidRPr="00E559AF">
        <w:rPr>
          <w:color w:val="0070C0"/>
          <w:lang w:eastAsia="en-US"/>
        </w:rPr>
        <w:t>Code Refactoring’s effects on Energy Usage</w:t>
      </w:r>
      <w:r>
        <w:tab/>
      </w:r>
      <w:r>
        <w:fldChar w:fldCharType="begin"/>
      </w:r>
      <w:r>
        <w:instrText xml:space="preserve"> PAGEREF _Toc536713219 \h </w:instrText>
      </w:r>
      <w:r>
        <w:fldChar w:fldCharType="separate"/>
      </w:r>
      <w:r>
        <w:t>11</w:t>
      </w:r>
      <w:r>
        <w:fldChar w:fldCharType="end"/>
      </w:r>
    </w:p>
    <w:p w14:paraId="7CAF086A" w14:textId="676D563C" w:rsidR="009D39BD" w:rsidRDefault="009D39BD">
      <w:pPr>
        <w:pStyle w:val="TOC2"/>
        <w:rPr>
          <w:rFonts w:asciiTheme="minorHAnsi" w:eastAsiaTheme="minorEastAsia" w:hAnsiTheme="minorHAnsi" w:cstheme="minorBidi"/>
          <w:kern w:val="0"/>
          <w:sz w:val="24"/>
          <w:szCs w:val="24"/>
          <w:lang w:eastAsia="en-US"/>
        </w:rPr>
      </w:pPr>
      <w:r w:rsidRPr="00E559AF">
        <w:rPr>
          <w:color w:val="0070C0"/>
        </w:rPr>
        <w:t>2.9</w:t>
      </w:r>
      <w:r>
        <w:rPr>
          <w:rFonts w:asciiTheme="minorHAnsi" w:eastAsiaTheme="minorEastAsia" w:hAnsiTheme="minorHAnsi" w:cstheme="minorBidi"/>
          <w:kern w:val="0"/>
          <w:sz w:val="24"/>
          <w:szCs w:val="24"/>
          <w:lang w:eastAsia="en-US"/>
        </w:rPr>
        <w:tab/>
      </w:r>
      <w:r w:rsidRPr="00E559AF">
        <w:rPr>
          <w:color w:val="0070C0"/>
        </w:rPr>
        <w:t>Green Software Engineering</w:t>
      </w:r>
      <w:r>
        <w:tab/>
      </w:r>
      <w:r>
        <w:fldChar w:fldCharType="begin"/>
      </w:r>
      <w:r>
        <w:instrText xml:space="preserve"> PAGEREF _Toc536713220 \h </w:instrText>
      </w:r>
      <w:r>
        <w:fldChar w:fldCharType="separate"/>
      </w:r>
      <w:r>
        <w:t>12</w:t>
      </w:r>
      <w:r>
        <w:fldChar w:fldCharType="end"/>
      </w:r>
    </w:p>
    <w:p w14:paraId="61E2BD5F" w14:textId="510667CC" w:rsidR="009D39BD" w:rsidRDefault="009D39BD">
      <w:pPr>
        <w:pStyle w:val="TOC1"/>
        <w:rPr>
          <w:rFonts w:asciiTheme="minorHAnsi" w:eastAsiaTheme="minorEastAsia" w:hAnsiTheme="minorHAnsi" w:cstheme="minorBidi"/>
          <w:kern w:val="0"/>
          <w:sz w:val="24"/>
          <w:szCs w:val="24"/>
          <w:lang w:eastAsia="en-US"/>
        </w:rPr>
      </w:pPr>
      <w:r>
        <w:t>3</w:t>
      </w:r>
      <w:r>
        <w:rPr>
          <w:rFonts w:asciiTheme="minorHAnsi" w:eastAsiaTheme="minorEastAsia" w:hAnsiTheme="minorHAnsi" w:cstheme="minorBidi"/>
          <w:kern w:val="0"/>
          <w:sz w:val="24"/>
          <w:szCs w:val="24"/>
          <w:lang w:eastAsia="en-US"/>
        </w:rPr>
        <w:tab/>
      </w:r>
      <w:r>
        <w:t>Background</w:t>
      </w:r>
      <w:r>
        <w:tab/>
      </w:r>
      <w:r>
        <w:fldChar w:fldCharType="begin"/>
      </w:r>
      <w:r>
        <w:instrText xml:space="preserve"> PAGEREF _Toc536713221 \h </w:instrText>
      </w:r>
      <w:r>
        <w:fldChar w:fldCharType="separate"/>
      </w:r>
      <w:r>
        <w:t>14</w:t>
      </w:r>
      <w:r>
        <w:fldChar w:fldCharType="end"/>
      </w:r>
    </w:p>
    <w:p w14:paraId="5287D0E2" w14:textId="2A987663" w:rsidR="009D39BD" w:rsidRDefault="009D39BD">
      <w:pPr>
        <w:pStyle w:val="TOC2"/>
        <w:rPr>
          <w:rFonts w:asciiTheme="minorHAnsi" w:eastAsiaTheme="minorEastAsia" w:hAnsiTheme="minorHAnsi" w:cstheme="minorBidi"/>
          <w:kern w:val="0"/>
          <w:sz w:val="24"/>
          <w:szCs w:val="24"/>
          <w:lang w:eastAsia="en-US"/>
        </w:rPr>
      </w:pPr>
      <w:r>
        <w:t>3.1</w:t>
      </w:r>
      <w:r>
        <w:rPr>
          <w:rFonts w:asciiTheme="minorHAnsi" w:eastAsiaTheme="minorEastAsia" w:hAnsiTheme="minorHAnsi" w:cstheme="minorBidi"/>
          <w:kern w:val="0"/>
          <w:sz w:val="24"/>
          <w:szCs w:val="24"/>
          <w:lang w:eastAsia="en-US"/>
        </w:rPr>
        <w:tab/>
      </w:r>
      <w:r>
        <w:t>Optimisation regarding Java</w:t>
      </w:r>
      <w:r>
        <w:tab/>
      </w:r>
      <w:r>
        <w:fldChar w:fldCharType="begin"/>
      </w:r>
      <w:r>
        <w:instrText xml:space="preserve"> PAGEREF _Toc536713222 \h </w:instrText>
      </w:r>
      <w:r>
        <w:fldChar w:fldCharType="separate"/>
      </w:r>
      <w:r>
        <w:t>14</w:t>
      </w:r>
      <w:r>
        <w:fldChar w:fldCharType="end"/>
      </w:r>
    </w:p>
    <w:p w14:paraId="3F65531B" w14:textId="12BF409A" w:rsidR="009D39BD" w:rsidRDefault="009D39BD">
      <w:pPr>
        <w:pStyle w:val="TOC2"/>
        <w:rPr>
          <w:rFonts w:asciiTheme="minorHAnsi" w:eastAsiaTheme="minorEastAsia" w:hAnsiTheme="minorHAnsi" w:cstheme="minorBidi"/>
          <w:kern w:val="0"/>
          <w:sz w:val="24"/>
          <w:szCs w:val="24"/>
          <w:lang w:eastAsia="en-US"/>
        </w:rPr>
      </w:pPr>
      <w:r>
        <w:t>3.2</w:t>
      </w:r>
      <w:r>
        <w:rPr>
          <w:rFonts w:asciiTheme="minorHAnsi" w:eastAsiaTheme="minorEastAsia" w:hAnsiTheme="minorHAnsi" w:cstheme="minorBidi"/>
          <w:kern w:val="0"/>
          <w:sz w:val="24"/>
          <w:szCs w:val="24"/>
          <w:lang w:eastAsia="en-US"/>
        </w:rPr>
        <w:tab/>
      </w:r>
      <w:r>
        <w:t>Genetic Improvement</w:t>
      </w:r>
      <w:r>
        <w:tab/>
      </w:r>
      <w:r>
        <w:fldChar w:fldCharType="begin"/>
      </w:r>
      <w:r>
        <w:instrText xml:space="preserve"> PAGEREF _Toc536713223 \h </w:instrText>
      </w:r>
      <w:r>
        <w:fldChar w:fldCharType="separate"/>
      </w:r>
      <w:r>
        <w:t>14</w:t>
      </w:r>
      <w:r>
        <w:fldChar w:fldCharType="end"/>
      </w:r>
    </w:p>
    <w:p w14:paraId="2D3206F4" w14:textId="62482A8E" w:rsidR="009D39BD" w:rsidRDefault="009D39BD">
      <w:pPr>
        <w:pStyle w:val="TOC2"/>
        <w:rPr>
          <w:rFonts w:asciiTheme="minorHAnsi" w:eastAsiaTheme="minorEastAsia" w:hAnsiTheme="minorHAnsi" w:cstheme="minorBidi"/>
          <w:kern w:val="0"/>
          <w:sz w:val="24"/>
          <w:szCs w:val="24"/>
          <w:lang w:eastAsia="en-US"/>
        </w:rPr>
      </w:pPr>
      <w:r>
        <w:t>3.3</w:t>
      </w:r>
      <w:r>
        <w:rPr>
          <w:rFonts w:asciiTheme="minorHAnsi" w:eastAsiaTheme="minorEastAsia" w:hAnsiTheme="minorHAnsi" w:cstheme="minorBidi"/>
          <w:kern w:val="0"/>
          <w:sz w:val="24"/>
          <w:szCs w:val="24"/>
          <w:lang w:eastAsia="en-US"/>
        </w:rPr>
        <w:tab/>
      </w:r>
      <w:r>
        <w:t>Genetic Algorithms</w:t>
      </w:r>
      <w:r>
        <w:tab/>
      </w:r>
      <w:r>
        <w:fldChar w:fldCharType="begin"/>
      </w:r>
      <w:r>
        <w:instrText xml:space="preserve"> PAGEREF _Toc536713224 \h </w:instrText>
      </w:r>
      <w:r>
        <w:fldChar w:fldCharType="separate"/>
      </w:r>
      <w:r>
        <w:t>14</w:t>
      </w:r>
      <w:r>
        <w:fldChar w:fldCharType="end"/>
      </w:r>
    </w:p>
    <w:p w14:paraId="734197CD" w14:textId="5EEC18B0" w:rsidR="009D39BD" w:rsidRDefault="009D39BD">
      <w:pPr>
        <w:pStyle w:val="TOC2"/>
        <w:rPr>
          <w:rFonts w:asciiTheme="minorHAnsi" w:eastAsiaTheme="minorEastAsia" w:hAnsiTheme="minorHAnsi" w:cstheme="minorBidi"/>
          <w:kern w:val="0"/>
          <w:sz w:val="24"/>
          <w:szCs w:val="24"/>
          <w:lang w:eastAsia="en-US"/>
        </w:rPr>
      </w:pPr>
      <w:r>
        <w:t>3.4</w:t>
      </w:r>
      <w:r>
        <w:rPr>
          <w:rFonts w:asciiTheme="minorHAnsi" w:eastAsiaTheme="minorEastAsia" w:hAnsiTheme="minorHAnsi" w:cstheme="minorBidi"/>
          <w:kern w:val="0"/>
          <w:sz w:val="24"/>
          <w:szCs w:val="24"/>
          <w:lang w:eastAsia="en-US"/>
        </w:rPr>
        <w:tab/>
      </w:r>
      <w:r>
        <w:t>Fitness</w:t>
      </w:r>
      <w:r>
        <w:tab/>
      </w:r>
      <w:r>
        <w:fldChar w:fldCharType="begin"/>
      </w:r>
      <w:r>
        <w:instrText xml:space="preserve"> PAGEREF _Toc536713225 \h </w:instrText>
      </w:r>
      <w:r>
        <w:fldChar w:fldCharType="separate"/>
      </w:r>
      <w:r>
        <w:t>16</w:t>
      </w:r>
      <w:r>
        <w:fldChar w:fldCharType="end"/>
      </w:r>
    </w:p>
    <w:p w14:paraId="36699985" w14:textId="075AE32E" w:rsidR="009D39BD" w:rsidRDefault="009D39BD">
      <w:pPr>
        <w:pStyle w:val="TOC1"/>
        <w:rPr>
          <w:rFonts w:asciiTheme="minorHAnsi" w:eastAsiaTheme="minorEastAsia" w:hAnsiTheme="minorHAnsi" w:cstheme="minorBidi"/>
          <w:kern w:val="0"/>
          <w:sz w:val="24"/>
          <w:szCs w:val="24"/>
          <w:lang w:eastAsia="en-US"/>
        </w:rPr>
      </w:pPr>
      <w:r w:rsidRPr="00E559AF">
        <w:rPr>
          <w:snapToGrid w:val="0"/>
        </w:rPr>
        <w:t>4</w:t>
      </w:r>
      <w:r>
        <w:rPr>
          <w:rFonts w:asciiTheme="minorHAnsi" w:eastAsiaTheme="minorEastAsia" w:hAnsiTheme="minorHAnsi" w:cstheme="minorBidi"/>
          <w:kern w:val="0"/>
          <w:sz w:val="24"/>
          <w:szCs w:val="24"/>
          <w:lang w:eastAsia="en-US"/>
        </w:rPr>
        <w:tab/>
      </w:r>
      <w:r w:rsidRPr="00E559AF">
        <w:rPr>
          <w:snapToGrid w:val="0"/>
        </w:rPr>
        <w:t>Methodology</w:t>
      </w:r>
      <w:r>
        <w:tab/>
      </w:r>
      <w:r>
        <w:fldChar w:fldCharType="begin"/>
      </w:r>
      <w:r>
        <w:instrText xml:space="preserve"> PAGEREF _Toc536713226 \h </w:instrText>
      </w:r>
      <w:r>
        <w:fldChar w:fldCharType="separate"/>
      </w:r>
      <w:r>
        <w:t>17</w:t>
      </w:r>
      <w:r>
        <w:fldChar w:fldCharType="end"/>
      </w:r>
    </w:p>
    <w:p w14:paraId="0C335B83" w14:textId="1B662AC0" w:rsidR="009D39BD" w:rsidRDefault="009D39BD">
      <w:pPr>
        <w:pStyle w:val="TOC2"/>
        <w:rPr>
          <w:rFonts w:asciiTheme="minorHAnsi" w:eastAsiaTheme="minorEastAsia" w:hAnsiTheme="minorHAnsi" w:cstheme="minorBidi"/>
          <w:kern w:val="0"/>
          <w:sz w:val="24"/>
          <w:szCs w:val="24"/>
          <w:lang w:eastAsia="en-US"/>
        </w:rPr>
      </w:pPr>
      <w:r>
        <w:t>4.1</w:t>
      </w:r>
      <w:r>
        <w:rPr>
          <w:rFonts w:asciiTheme="minorHAnsi" w:eastAsiaTheme="minorEastAsia" w:hAnsiTheme="minorHAnsi" w:cstheme="minorBidi"/>
          <w:kern w:val="0"/>
          <w:sz w:val="24"/>
          <w:szCs w:val="24"/>
          <w:lang w:eastAsia="en-US"/>
        </w:rPr>
        <w:tab/>
      </w:r>
      <w:r>
        <w:t>First Section</w:t>
      </w:r>
      <w:r>
        <w:tab/>
      </w:r>
      <w:r>
        <w:fldChar w:fldCharType="begin"/>
      </w:r>
      <w:r>
        <w:instrText xml:space="preserve"> PAGEREF _Toc536713227 \h </w:instrText>
      </w:r>
      <w:r>
        <w:fldChar w:fldCharType="separate"/>
      </w:r>
      <w:r>
        <w:t>18</w:t>
      </w:r>
      <w:r>
        <w:fldChar w:fldCharType="end"/>
      </w:r>
    </w:p>
    <w:p w14:paraId="294A5C0D" w14:textId="30A5504D" w:rsidR="009D39BD" w:rsidRDefault="009D39BD">
      <w:pPr>
        <w:pStyle w:val="TOC3"/>
        <w:rPr>
          <w:rFonts w:asciiTheme="minorHAnsi" w:eastAsiaTheme="minorEastAsia" w:hAnsiTheme="minorHAnsi" w:cstheme="minorBidi"/>
          <w:kern w:val="0"/>
          <w:sz w:val="24"/>
          <w:szCs w:val="24"/>
          <w:lang w:eastAsia="en-US"/>
        </w:rPr>
      </w:pPr>
      <w:r>
        <w:t>4.1.1</w:t>
      </w:r>
      <w:r>
        <w:rPr>
          <w:rFonts w:asciiTheme="minorHAnsi" w:eastAsiaTheme="minorEastAsia" w:hAnsiTheme="minorHAnsi" w:cstheme="minorBidi"/>
          <w:kern w:val="0"/>
          <w:sz w:val="24"/>
          <w:szCs w:val="24"/>
          <w:lang w:eastAsia="en-US"/>
        </w:rPr>
        <w:tab/>
      </w:r>
      <w:r>
        <w:t>First Subsection</w:t>
      </w:r>
      <w:r>
        <w:tab/>
      </w:r>
      <w:r>
        <w:fldChar w:fldCharType="begin"/>
      </w:r>
      <w:r>
        <w:instrText xml:space="preserve"> PAGEREF _Toc536713228 \h </w:instrText>
      </w:r>
      <w:r>
        <w:fldChar w:fldCharType="separate"/>
      </w:r>
      <w:r>
        <w:t>18</w:t>
      </w:r>
      <w:r>
        <w:fldChar w:fldCharType="end"/>
      </w:r>
    </w:p>
    <w:p w14:paraId="24BA1FB0" w14:textId="47236A98" w:rsidR="009D39BD" w:rsidRDefault="009D39BD">
      <w:pPr>
        <w:pStyle w:val="TOC4"/>
        <w:rPr>
          <w:rFonts w:asciiTheme="minorHAnsi" w:eastAsiaTheme="minorEastAsia" w:hAnsiTheme="minorHAnsi" w:cstheme="minorBidi"/>
          <w:kern w:val="0"/>
          <w:sz w:val="24"/>
          <w:szCs w:val="24"/>
          <w:lang w:eastAsia="en-US"/>
        </w:rPr>
      </w:pPr>
      <w:r>
        <w:t>4.1.1.1</w:t>
      </w:r>
      <w:r>
        <w:rPr>
          <w:rFonts w:asciiTheme="minorHAnsi" w:eastAsiaTheme="minorEastAsia" w:hAnsiTheme="minorHAnsi" w:cstheme="minorBidi"/>
          <w:kern w:val="0"/>
          <w:sz w:val="24"/>
          <w:szCs w:val="24"/>
          <w:lang w:eastAsia="en-US"/>
        </w:rPr>
        <w:tab/>
      </w:r>
      <w:r>
        <w:t>First Subsubsection</w:t>
      </w:r>
      <w:r>
        <w:tab/>
      </w:r>
      <w:r>
        <w:fldChar w:fldCharType="begin"/>
      </w:r>
      <w:r>
        <w:instrText xml:space="preserve"> PAGEREF _Toc536713229 \h </w:instrText>
      </w:r>
      <w:r>
        <w:fldChar w:fldCharType="separate"/>
      </w:r>
      <w:r>
        <w:t>18</w:t>
      </w:r>
      <w:r>
        <w:fldChar w:fldCharType="end"/>
      </w:r>
    </w:p>
    <w:p w14:paraId="135E68EC" w14:textId="07940F1B" w:rsidR="009D39BD" w:rsidRDefault="009D39BD">
      <w:pPr>
        <w:pStyle w:val="TOC3"/>
        <w:rPr>
          <w:rFonts w:asciiTheme="minorHAnsi" w:eastAsiaTheme="minorEastAsia" w:hAnsiTheme="minorHAnsi" w:cstheme="minorBidi"/>
          <w:kern w:val="0"/>
          <w:sz w:val="24"/>
          <w:szCs w:val="24"/>
          <w:lang w:eastAsia="en-US"/>
        </w:rPr>
      </w:pPr>
      <w:r>
        <w:lastRenderedPageBreak/>
        <w:t>4.1.2</w:t>
      </w:r>
      <w:r>
        <w:rPr>
          <w:rFonts w:asciiTheme="minorHAnsi" w:eastAsiaTheme="minorEastAsia" w:hAnsiTheme="minorHAnsi" w:cstheme="minorBidi"/>
          <w:kern w:val="0"/>
          <w:sz w:val="24"/>
          <w:szCs w:val="24"/>
          <w:lang w:eastAsia="en-US"/>
        </w:rPr>
        <w:tab/>
      </w:r>
      <w:r>
        <w:t>Second Subsection</w:t>
      </w:r>
      <w:r>
        <w:tab/>
      </w:r>
      <w:r>
        <w:fldChar w:fldCharType="begin"/>
      </w:r>
      <w:r>
        <w:instrText xml:space="preserve"> PAGEREF _Toc536713230 \h </w:instrText>
      </w:r>
      <w:r>
        <w:fldChar w:fldCharType="separate"/>
      </w:r>
      <w:r>
        <w:t>18</w:t>
      </w:r>
      <w:r>
        <w:fldChar w:fldCharType="end"/>
      </w:r>
    </w:p>
    <w:p w14:paraId="27EBF23D" w14:textId="7DB7EAE6" w:rsidR="009D39BD" w:rsidRDefault="009D39BD">
      <w:pPr>
        <w:pStyle w:val="TOC2"/>
        <w:rPr>
          <w:rFonts w:asciiTheme="minorHAnsi" w:eastAsiaTheme="minorEastAsia" w:hAnsiTheme="minorHAnsi" w:cstheme="minorBidi"/>
          <w:kern w:val="0"/>
          <w:sz w:val="24"/>
          <w:szCs w:val="24"/>
          <w:lang w:eastAsia="en-US"/>
        </w:rPr>
      </w:pPr>
      <w:r>
        <w:t>4.2</w:t>
      </w:r>
      <w:r>
        <w:rPr>
          <w:rFonts w:asciiTheme="minorHAnsi" w:eastAsiaTheme="minorEastAsia" w:hAnsiTheme="minorHAnsi" w:cstheme="minorBidi"/>
          <w:kern w:val="0"/>
          <w:sz w:val="24"/>
          <w:szCs w:val="24"/>
          <w:lang w:eastAsia="en-US"/>
        </w:rPr>
        <w:tab/>
      </w:r>
      <w:r>
        <w:t>Second Section</w:t>
      </w:r>
      <w:r>
        <w:tab/>
      </w:r>
      <w:r>
        <w:fldChar w:fldCharType="begin"/>
      </w:r>
      <w:r>
        <w:instrText xml:space="preserve"> PAGEREF _Toc536713231 \h </w:instrText>
      </w:r>
      <w:r>
        <w:fldChar w:fldCharType="separate"/>
      </w:r>
      <w:r>
        <w:t>18</w:t>
      </w:r>
      <w:r>
        <w:fldChar w:fldCharType="end"/>
      </w:r>
    </w:p>
    <w:p w14:paraId="21B8D319" w14:textId="48E9877C" w:rsidR="009D39BD" w:rsidRDefault="009D39BD">
      <w:pPr>
        <w:pStyle w:val="TOC2"/>
        <w:rPr>
          <w:rFonts w:asciiTheme="minorHAnsi" w:eastAsiaTheme="minorEastAsia" w:hAnsiTheme="minorHAnsi" w:cstheme="minorBidi"/>
          <w:kern w:val="0"/>
          <w:sz w:val="24"/>
          <w:szCs w:val="24"/>
          <w:lang w:eastAsia="en-US"/>
        </w:rPr>
      </w:pPr>
      <w:r w:rsidRPr="00E559AF">
        <w:rPr>
          <w:color w:val="0070C0"/>
        </w:rPr>
        <w:t>4.3</w:t>
      </w:r>
      <w:r>
        <w:rPr>
          <w:rFonts w:asciiTheme="minorHAnsi" w:eastAsiaTheme="minorEastAsia" w:hAnsiTheme="minorHAnsi" w:cstheme="minorBidi"/>
          <w:kern w:val="0"/>
          <w:sz w:val="24"/>
          <w:szCs w:val="24"/>
          <w:lang w:eastAsia="en-US"/>
        </w:rPr>
        <w:tab/>
      </w:r>
      <w:r w:rsidRPr="00E559AF">
        <w:rPr>
          <w:color w:val="0070C0"/>
        </w:rPr>
        <w:t>JCodec</w:t>
      </w:r>
      <w:r>
        <w:tab/>
      </w:r>
      <w:r>
        <w:fldChar w:fldCharType="begin"/>
      </w:r>
      <w:r>
        <w:instrText xml:space="preserve"> PAGEREF _Toc536713232 \h </w:instrText>
      </w:r>
      <w:r>
        <w:fldChar w:fldCharType="separate"/>
      </w:r>
      <w:r>
        <w:t>18</w:t>
      </w:r>
      <w:r>
        <w:fldChar w:fldCharType="end"/>
      </w:r>
    </w:p>
    <w:p w14:paraId="4A871DC1" w14:textId="10053FD4" w:rsidR="009D39BD" w:rsidRDefault="009D39BD">
      <w:pPr>
        <w:pStyle w:val="TOC1"/>
        <w:rPr>
          <w:rFonts w:asciiTheme="minorHAnsi" w:eastAsiaTheme="minorEastAsia" w:hAnsiTheme="minorHAnsi" w:cstheme="minorBidi"/>
          <w:kern w:val="0"/>
          <w:sz w:val="24"/>
          <w:szCs w:val="24"/>
          <w:lang w:eastAsia="en-US"/>
        </w:rPr>
      </w:pPr>
      <w:r>
        <w:t>5</w:t>
      </w:r>
      <w:r>
        <w:rPr>
          <w:rFonts w:asciiTheme="minorHAnsi" w:eastAsiaTheme="minorEastAsia" w:hAnsiTheme="minorHAnsi" w:cstheme="minorBidi"/>
          <w:kern w:val="0"/>
          <w:sz w:val="24"/>
          <w:szCs w:val="24"/>
          <w:lang w:eastAsia="en-US"/>
        </w:rPr>
        <w:tab/>
      </w:r>
      <w:r>
        <w:t>Creation of Toolkit</w:t>
      </w:r>
      <w:r>
        <w:tab/>
      </w:r>
      <w:r>
        <w:fldChar w:fldCharType="begin"/>
      </w:r>
      <w:r>
        <w:instrText xml:space="preserve"> PAGEREF _Toc536713233 \h </w:instrText>
      </w:r>
      <w:r>
        <w:fldChar w:fldCharType="separate"/>
      </w:r>
      <w:r>
        <w:t>20</w:t>
      </w:r>
      <w:r>
        <w:fldChar w:fldCharType="end"/>
      </w:r>
    </w:p>
    <w:p w14:paraId="3C8D4D61" w14:textId="0D619381" w:rsidR="009D39BD" w:rsidRDefault="009D39BD">
      <w:pPr>
        <w:pStyle w:val="TOC2"/>
        <w:rPr>
          <w:rFonts w:asciiTheme="minorHAnsi" w:eastAsiaTheme="minorEastAsia" w:hAnsiTheme="minorHAnsi" w:cstheme="minorBidi"/>
          <w:kern w:val="0"/>
          <w:sz w:val="24"/>
          <w:szCs w:val="24"/>
          <w:lang w:eastAsia="en-US"/>
        </w:rPr>
      </w:pPr>
      <w:r>
        <w:t>5.1</w:t>
      </w:r>
      <w:r>
        <w:rPr>
          <w:rFonts w:asciiTheme="minorHAnsi" w:eastAsiaTheme="minorEastAsia" w:hAnsiTheme="minorHAnsi" w:cstheme="minorBidi"/>
          <w:kern w:val="0"/>
          <w:sz w:val="24"/>
          <w:szCs w:val="24"/>
          <w:lang w:eastAsia="en-US"/>
        </w:rPr>
        <w:tab/>
      </w:r>
      <w:r>
        <w:t>Tools Used</w:t>
      </w:r>
      <w:r>
        <w:tab/>
      </w:r>
      <w:r>
        <w:fldChar w:fldCharType="begin"/>
      </w:r>
      <w:r>
        <w:instrText xml:space="preserve"> PAGEREF _Toc536713234 \h </w:instrText>
      </w:r>
      <w:r>
        <w:fldChar w:fldCharType="separate"/>
      </w:r>
      <w:r>
        <w:t>20</w:t>
      </w:r>
      <w:r>
        <w:fldChar w:fldCharType="end"/>
      </w:r>
    </w:p>
    <w:p w14:paraId="13DE5B08" w14:textId="2FCD054D" w:rsidR="009D39BD" w:rsidRDefault="009D39BD">
      <w:pPr>
        <w:pStyle w:val="TOC3"/>
        <w:rPr>
          <w:rFonts w:asciiTheme="minorHAnsi" w:eastAsiaTheme="minorEastAsia" w:hAnsiTheme="minorHAnsi" w:cstheme="minorBidi"/>
          <w:kern w:val="0"/>
          <w:sz w:val="24"/>
          <w:szCs w:val="24"/>
          <w:lang w:eastAsia="en-US"/>
        </w:rPr>
      </w:pPr>
      <w:r>
        <w:t>5.1.1</w:t>
      </w:r>
      <w:r>
        <w:rPr>
          <w:rFonts w:asciiTheme="minorHAnsi" w:eastAsiaTheme="minorEastAsia" w:hAnsiTheme="minorHAnsi" w:cstheme="minorBidi"/>
          <w:kern w:val="0"/>
          <w:sz w:val="24"/>
          <w:szCs w:val="24"/>
          <w:lang w:eastAsia="en-US"/>
        </w:rPr>
        <w:tab/>
      </w:r>
      <w:r>
        <w:t>Opacitor</w:t>
      </w:r>
      <w:r>
        <w:tab/>
      </w:r>
      <w:r>
        <w:fldChar w:fldCharType="begin"/>
      </w:r>
      <w:r>
        <w:instrText xml:space="preserve"> PAGEREF _Toc536713235 \h </w:instrText>
      </w:r>
      <w:r>
        <w:fldChar w:fldCharType="separate"/>
      </w:r>
      <w:r>
        <w:t>20</w:t>
      </w:r>
      <w:r>
        <w:fldChar w:fldCharType="end"/>
      </w:r>
    </w:p>
    <w:p w14:paraId="5456FEBF" w14:textId="0D74E35F" w:rsidR="009D39BD" w:rsidRDefault="009D39BD">
      <w:pPr>
        <w:pStyle w:val="TOC3"/>
        <w:rPr>
          <w:rFonts w:asciiTheme="minorHAnsi" w:eastAsiaTheme="minorEastAsia" w:hAnsiTheme="minorHAnsi" w:cstheme="minorBidi"/>
          <w:kern w:val="0"/>
          <w:sz w:val="24"/>
          <w:szCs w:val="24"/>
          <w:lang w:eastAsia="en-US"/>
        </w:rPr>
      </w:pPr>
      <w:r>
        <w:t>5.1.2</w:t>
      </w:r>
      <w:r>
        <w:rPr>
          <w:rFonts w:asciiTheme="minorHAnsi" w:eastAsiaTheme="minorEastAsia" w:hAnsiTheme="minorHAnsi" w:cstheme="minorBidi"/>
          <w:kern w:val="0"/>
          <w:sz w:val="24"/>
          <w:szCs w:val="24"/>
          <w:lang w:eastAsia="en-US"/>
        </w:rPr>
        <w:tab/>
      </w:r>
      <w:r>
        <w:t>Fitness</w:t>
      </w:r>
      <w:r>
        <w:tab/>
      </w:r>
      <w:r>
        <w:fldChar w:fldCharType="begin"/>
      </w:r>
      <w:r>
        <w:instrText xml:space="preserve"> PAGEREF _Toc536713236 \h </w:instrText>
      </w:r>
      <w:r>
        <w:fldChar w:fldCharType="separate"/>
      </w:r>
      <w:r>
        <w:t>20</w:t>
      </w:r>
      <w:r>
        <w:fldChar w:fldCharType="end"/>
      </w:r>
    </w:p>
    <w:p w14:paraId="2877D21C" w14:textId="67033166" w:rsidR="009D39BD" w:rsidRDefault="009D39BD">
      <w:pPr>
        <w:pStyle w:val="TOC3"/>
        <w:rPr>
          <w:rFonts w:asciiTheme="minorHAnsi" w:eastAsiaTheme="minorEastAsia" w:hAnsiTheme="minorHAnsi" w:cstheme="minorBidi"/>
          <w:kern w:val="0"/>
          <w:sz w:val="24"/>
          <w:szCs w:val="24"/>
          <w:lang w:eastAsia="en-US"/>
        </w:rPr>
      </w:pPr>
      <w:r>
        <w:t>5.1.3</w:t>
      </w:r>
      <w:r>
        <w:rPr>
          <w:rFonts w:asciiTheme="minorHAnsi" w:eastAsiaTheme="minorEastAsia" w:hAnsiTheme="minorHAnsi" w:cstheme="minorBidi"/>
          <w:kern w:val="0"/>
          <w:sz w:val="24"/>
          <w:szCs w:val="24"/>
          <w:lang w:eastAsia="en-US"/>
        </w:rPr>
        <w:tab/>
      </w:r>
      <w:r>
        <w:t>Unit tests</w:t>
      </w:r>
      <w:r>
        <w:tab/>
      </w:r>
      <w:r>
        <w:fldChar w:fldCharType="begin"/>
      </w:r>
      <w:r>
        <w:instrText xml:space="preserve"> PAGEREF _Toc536713237 \h </w:instrText>
      </w:r>
      <w:r>
        <w:fldChar w:fldCharType="separate"/>
      </w:r>
      <w:r>
        <w:t>20</w:t>
      </w:r>
      <w:r>
        <w:fldChar w:fldCharType="end"/>
      </w:r>
    </w:p>
    <w:p w14:paraId="17C44528" w14:textId="4C0E2E19" w:rsidR="009D39BD" w:rsidRDefault="009D39BD">
      <w:pPr>
        <w:pStyle w:val="TOC3"/>
        <w:rPr>
          <w:rFonts w:asciiTheme="minorHAnsi" w:eastAsiaTheme="minorEastAsia" w:hAnsiTheme="minorHAnsi" w:cstheme="minorBidi"/>
          <w:kern w:val="0"/>
          <w:sz w:val="24"/>
          <w:szCs w:val="24"/>
          <w:lang w:eastAsia="en-US"/>
        </w:rPr>
      </w:pPr>
      <w:r>
        <w:t>5.1.4</w:t>
      </w:r>
      <w:r>
        <w:rPr>
          <w:rFonts w:asciiTheme="minorHAnsi" w:eastAsiaTheme="minorEastAsia" w:hAnsiTheme="minorHAnsi" w:cstheme="minorBidi"/>
          <w:kern w:val="0"/>
          <w:sz w:val="24"/>
          <w:szCs w:val="24"/>
          <w:lang w:eastAsia="en-US"/>
        </w:rPr>
        <w:tab/>
      </w:r>
      <w:r>
        <w:t>Maven</w:t>
      </w:r>
      <w:r>
        <w:tab/>
      </w:r>
      <w:r>
        <w:fldChar w:fldCharType="begin"/>
      </w:r>
      <w:r>
        <w:instrText xml:space="preserve"> PAGEREF _Toc536713238 \h </w:instrText>
      </w:r>
      <w:r>
        <w:fldChar w:fldCharType="separate"/>
      </w:r>
      <w:r>
        <w:t>20</w:t>
      </w:r>
      <w:r>
        <w:fldChar w:fldCharType="end"/>
      </w:r>
    </w:p>
    <w:p w14:paraId="5F9DBFDC" w14:textId="579BAB34" w:rsidR="009D39BD" w:rsidRDefault="009D39BD">
      <w:pPr>
        <w:pStyle w:val="TOC3"/>
        <w:rPr>
          <w:rFonts w:asciiTheme="minorHAnsi" w:eastAsiaTheme="minorEastAsia" w:hAnsiTheme="minorHAnsi" w:cstheme="minorBidi"/>
          <w:kern w:val="0"/>
          <w:sz w:val="24"/>
          <w:szCs w:val="24"/>
          <w:lang w:eastAsia="en-US"/>
        </w:rPr>
      </w:pPr>
      <w:r w:rsidRPr="00E559AF">
        <w:rPr>
          <w:color w:val="0070C0"/>
        </w:rPr>
        <w:t>5.1.5</w:t>
      </w:r>
      <w:r>
        <w:rPr>
          <w:rFonts w:asciiTheme="minorHAnsi" w:eastAsiaTheme="minorEastAsia" w:hAnsiTheme="minorHAnsi" w:cstheme="minorBidi"/>
          <w:kern w:val="0"/>
          <w:sz w:val="24"/>
          <w:szCs w:val="24"/>
          <w:lang w:eastAsia="en-US"/>
        </w:rPr>
        <w:tab/>
      </w:r>
      <w:r w:rsidRPr="00E559AF">
        <w:rPr>
          <w:color w:val="0070C0"/>
        </w:rPr>
        <w:t>Spring</w:t>
      </w:r>
      <w:r>
        <w:tab/>
      </w:r>
      <w:r>
        <w:fldChar w:fldCharType="begin"/>
      </w:r>
      <w:r>
        <w:instrText xml:space="preserve"> PAGEREF _Toc536713239 \h </w:instrText>
      </w:r>
      <w:r>
        <w:fldChar w:fldCharType="separate"/>
      </w:r>
      <w:r>
        <w:t>20</w:t>
      </w:r>
      <w:r>
        <w:fldChar w:fldCharType="end"/>
      </w:r>
    </w:p>
    <w:p w14:paraId="41D63AD5" w14:textId="01F2C3D2" w:rsidR="009D39BD" w:rsidRDefault="009D39BD">
      <w:pPr>
        <w:pStyle w:val="TOC2"/>
        <w:rPr>
          <w:rFonts w:asciiTheme="minorHAnsi" w:eastAsiaTheme="minorEastAsia" w:hAnsiTheme="minorHAnsi" w:cstheme="minorBidi"/>
          <w:kern w:val="0"/>
          <w:sz w:val="24"/>
          <w:szCs w:val="24"/>
          <w:lang w:eastAsia="en-US"/>
        </w:rPr>
      </w:pPr>
      <w:r w:rsidRPr="00E559AF">
        <w:rPr>
          <w:color w:val="0070C0"/>
        </w:rPr>
        <w:t>5.2</w:t>
      </w:r>
      <w:r>
        <w:rPr>
          <w:rFonts w:asciiTheme="minorHAnsi" w:eastAsiaTheme="minorEastAsia" w:hAnsiTheme="minorHAnsi" w:cstheme="minorBidi"/>
          <w:kern w:val="0"/>
          <w:sz w:val="24"/>
          <w:szCs w:val="24"/>
          <w:lang w:eastAsia="en-US"/>
        </w:rPr>
        <w:tab/>
      </w:r>
      <w:r w:rsidRPr="00E559AF">
        <w:rPr>
          <w:color w:val="0070C0"/>
        </w:rPr>
        <w:t>Development of Toolkit</w:t>
      </w:r>
      <w:r>
        <w:tab/>
      </w:r>
      <w:r>
        <w:fldChar w:fldCharType="begin"/>
      </w:r>
      <w:r>
        <w:instrText xml:space="preserve"> PAGEREF _Toc536713240 \h </w:instrText>
      </w:r>
      <w:r>
        <w:fldChar w:fldCharType="separate"/>
      </w:r>
      <w:r>
        <w:t>21</w:t>
      </w:r>
      <w:r>
        <w:fldChar w:fldCharType="end"/>
      </w:r>
    </w:p>
    <w:p w14:paraId="529BC409" w14:textId="088C3946" w:rsidR="009D39BD" w:rsidRDefault="009D39BD">
      <w:pPr>
        <w:pStyle w:val="TOC3"/>
        <w:rPr>
          <w:rFonts w:asciiTheme="minorHAnsi" w:eastAsiaTheme="minorEastAsia" w:hAnsiTheme="minorHAnsi" w:cstheme="minorBidi"/>
          <w:kern w:val="0"/>
          <w:sz w:val="24"/>
          <w:szCs w:val="24"/>
          <w:lang w:eastAsia="en-US"/>
        </w:rPr>
      </w:pPr>
      <w:r w:rsidRPr="00E559AF">
        <w:rPr>
          <w:color w:val="0070C0"/>
        </w:rPr>
        <w:t>5.2.1</w:t>
      </w:r>
      <w:r>
        <w:rPr>
          <w:rFonts w:asciiTheme="minorHAnsi" w:eastAsiaTheme="minorEastAsia" w:hAnsiTheme="minorHAnsi" w:cstheme="minorBidi"/>
          <w:kern w:val="0"/>
          <w:sz w:val="24"/>
          <w:szCs w:val="24"/>
          <w:lang w:eastAsia="en-US"/>
        </w:rPr>
        <w:tab/>
      </w:r>
      <w:r w:rsidRPr="00E559AF">
        <w:rPr>
          <w:color w:val="0070C0"/>
        </w:rPr>
        <w:t>Gin-Main</w:t>
      </w:r>
      <w:r>
        <w:tab/>
      </w:r>
      <w:r>
        <w:fldChar w:fldCharType="begin"/>
      </w:r>
      <w:r>
        <w:instrText xml:space="preserve"> PAGEREF _Toc536713241 \h </w:instrText>
      </w:r>
      <w:r>
        <w:fldChar w:fldCharType="separate"/>
      </w:r>
      <w:r>
        <w:t>22</w:t>
      </w:r>
      <w:r>
        <w:fldChar w:fldCharType="end"/>
      </w:r>
    </w:p>
    <w:p w14:paraId="3CBC7220" w14:textId="519EB9BA" w:rsidR="009D39BD" w:rsidRDefault="009D39BD">
      <w:pPr>
        <w:pStyle w:val="TOC4"/>
        <w:rPr>
          <w:rFonts w:asciiTheme="minorHAnsi" w:eastAsiaTheme="minorEastAsia" w:hAnsiTheme="minorHAnsi" w:cstheme="minorBidi"/>
          <w:kern w:val="0"/>
          <w:sz w:val="24"/>
          <w:szCs w:val="24"/>
          <w:lang w:eastAsia="en-US"/>
        </w:rPr>
      </w:pPr>
      <w:r w:rsidRPr="00E559AF">
        <w:rPr>
          <w:color w:val="0070C0"/>
        </w:rPr>
        <w:t>5.2.1.1</w:t>
      </w:r>
      <w:r>
        <w:rPr>
          <w:rFonts w:asciiTheme="minorHAnsi" w:eastAsiaTheme="minorEastAsia" w:hAnsiTheme="minorHAnsi" w:cstheme="minorBidi"/>
          <w:kern w:val="0"/>
          <w:sz w:val="24"/>
          <w:szCs w:val="24"/>
          <w:lang w:eastAsia="en-US"/>
        </w:rPr>
        <w:tab/>
      </w:r>
      <w:r w:rsidRPr="00E559AF">
        <w:rPr>
          <w:color w:val="0070C0"/>
        </w:rPr>
        <w:t>Patch</w:t>
      </w:r>
      <w:r>
        <w:tab/>
      </w:r>
      <w:r>
        <w:fldChar w:fldCharType="begin"/>
      </w:r>
      <w:r>
        <w:instrText xml:space="preserve"> PAGEREF _Toc536713242 \h </w:instrText>
      </w:r>
      <w:r>
        <w:fldChar w:fldCharType="separate"/>
      </w:r>
      <w:r>
        <w:t>22</w:t>
      </w:r>
      <w:r>
        <w:fldChar w:fldCharType="end"/>
      </w:r>
    </w:p>
    <w:p w14:paraId="2472FBD6" w14:textId="31ED7DB3" w:rsidR="009D39BD" w:rsidRDefault="009D39BD">
      <w:pPr>
        <w:pStyle w:val="TOC4"/>
        <w:rPr>
          <w:rFonts w:asciiTheme="minorHAnsi" w:eastAsiaTheme="minorEastAsia" w:hAnsiTheme="minorHAnsi" w:cstheme="minorBidi"/>
          <w:kern w:val="0"/>
          <w:sz w:val="24"/>
          <w:szCs w:val="24"/>
          <w:lang w:eastAsia="en-US"/>
        </w:rPr>
      </w:pPr>
      <w:r w:rsidRPr="00E559AF">
        <w:rPr>
          <w:color w:val="0070C0"/>
        </w:rPr>
        <w:t>5.2.1.2</w:t>
      </w:r>
      <w:r>
        <w:rPr>
          <w:rFonts w:asciiTheme="minorHAnsi" w:eastAsiaTheme="minorEastAsia" w:hAnsiTheme="minorHAnsi" w:cstheme="minorBidi"/>
          <w:kern w:val="0"/>
          <w:sz w:val="24"/>
          <w:szCs w:val="24"/>
          <w:lang w:eastAsia="en-US"/>
        </w:rPr>
        <w:tab/>
      </w:r>
      <w:r w:rsidRPr="00E559AF">
        <w:rPr>
          <w:color w:val="0070C0"/>
        </w:rPr>
        <w:t>Edits</w:t>
      </w:r>
      <w:r>
        <w:tab/>
      </w:r>
      <w:r>
        <w:fldChar w:fldCharType="begin"/>
      </w:r>
      <w:r>
        <w:instrText xml:space="preserve"> PAGEREF _Toc536713243 \h </w:instrText>
      </w:r>
      <w:r>
        <w:fldChar w:fldCharType="separate"/>
      </w:r>
      <w:r>
        <w:t>22</w:t>
      </w:r>
      <w:r>
        <w:fldChar w:fldCharType="end"/>
      </w:r>
    </w:p>
    <w:p w14:paraId="6A33FBC9" w14:textId="2CE33A17" w:rsidR="009D39BD" w:rsidRDefault="009D39BD">
      <w:pPr>
        <w:pStyle w:val="TOC3"/>
        <w:rPr>
          <w:rFonts w:asciiTheme="minorHAnsi" w:eastAsiaTheme="minorEastAsia" w:hAnsiTheme="minorHAnsi" w:cstheme="minorBidi"/>
          <w:kern w:val="0"/>
          <w:sz w:val="24"/>
          <w:szCs w:val="24"/>
          <w:lang w:eastAsia="en-US"/>
        </w:rPr>
      </w:pPr>
      <w:r w:rsidRPr="00E559AF">
        <w:rPr>
          <w:color w:val="0070C0"/>
        </w:rPr>
        <w:t>5.2.2</w:t>
      </w:r>
      <w:r>
        <w:rPr>
          <w:rFonts w:asciiTheme="minorHAnsi" w:eastAsiaTheme="minorEastAsia" w:hAnsiTheme="minorHAnsi" w:cstheme="minorBidi"/>
          <w:kern w:val="0"/>
          <w:sz w:val="24"/>
          <w:szCs w:val="24"/>
          <w:lang w:eastAsia="en-US"/>
        </w:rPr>
        <w:tab/>
      </w:r>
      <w:r w:rsidRPr="00E559AF">
        <w:rPr>
          <w:color w:val="0070C0"/>
        </w:rPr>
        <w:t>Test-Runner</w:t>
      </w:r>
      <w:r>
        <w:tab/>
      </w:r>
      <w:r>
        <w:fldChar w:fldCharType="begin"/>
      </w:r>
      <w:r>
        <w:instrText xml:space="preserve"> PAGEREF _Toc536713244 \h </w:instrText>
      </w:r>
      <w:r>
        <w:fldChar w:fldCharType="separate"/>
      </w:r>
      <w:r>
        <w:t>22</w:t>
      </w:r>
      <w:r>
        <w:fldChar w:fldCharType="end"/>
      </w:r>
    </w:p>
    <w:p w14:paraId="674F2CF4" w14:textId="353E929B" w:rsidR="009D39BD" w:rsidRDefault="009D39BD">
      <w:pPr>
        <w:pStyle w:val="TOC3"/>
        <w:rPr>
          <w:rFonts w:asciiTheme="minorHAnsi" w:eastAsiaTheme="minorEastAsia" w:hAnsiTheme="minorHAnsi" w:cstheme="minorBidi"/>
          <w:kern w:val="0"/>
          <w:sz w:val="24"/>
          <w:szCs w:val="24"/>
          <w:lang w:eastAsia="en-US"/>
        </w:rPr>
      </w:pPr>
      <w:r w:rsidRPr="00E559AF">
        <w:rPr>
          <w:color w:val="0070C0"/>
        </w:rPr>
        <w:t>5.2.3</w:t>
      </w:r>
      <w:r>
        <w:rPr>
          <w:rFonts w:asciiTheme="minorHAnsi" w:eastAsiaTheme="minorEastAsia" w:hAnsiTheme="minorHAnsi" w:cstheme="minorBidi"/>
          <w:kern w:val="0"/>
          <w:sz w:val="24"/>
          <w:szCs w:val="24"/>
          <w:lang w:eastAsia="en-US"/>
        </w:rPr>
        <w:tab/>
      </w:r>
      <w:r w:rsidRPr="00E559AF">
        <w:rPr>
          <w:color w:val="0070C0"/>
        </w:rPr>
        <w:t>Opacitor</w:t>
      </w:r>
      <w:r>
        <w:tab/>
      </w:r>
      <w:r>
        <w:fldChar w:fldCharType="begin"/>
      </w:r>
      <w:r>
        <w:instrText xml:space="preserve"> PAGEREF _Toc536713245 \h </w:instrText>
      </w:r>
      <w:r>
        <w:fldChar w:fldCharType="separate"/>
      </w:r>
      <w:r>
        <w:t>22</w:t>
      </w:r>
      <w:r>
        <w:fldChar w:fldCharType="end"/>
      </w:r>
    </w:p>
    <w:p w14:paraId="637C6BCC" w14:textId="04104216" w:rsidR="009D39BD" w:rsidRDefault="009D39BD">
      <w:pPr>
        <w:pStyle w:val="TOC3"/>
        <w:rPr>
          <w:rFonts w:asciiTheme="minorHAnsi" w:eastAsiaTheme="minorEastAsia" w:hAnsiTheme="minorHAnsi" w:cstheme="minorBidi"/>
          <w:kern w:val="0"/>
          <w:sz w:val="24"/>
          <w:szCs w:val="24"/>
          <w:lang w:eastAsia="en-US"/>
        </w:rPr>
      </w:pPr>
      <w:r w:rsidRPr="00E559AF">
        <w:rPr>
          <w:color w:val="0070C0"/>
        </w:rPr>
        <w:t>5.2.4</w:t>
      </w:r>
      <w:r>
        <w:rPr>
          <w:rFonts w:asciiTheme="minorHAnsi" w:eastAsiaTheme="minorEastAsia" w:hAnsiTheme="minorHAnsi" w:cstheme="minorBidi"/>
          <w:kern w:val="0"/>
          <w:sz w:val="24"/>
          <w:szCs w:val="24"/>
          <w:lang w:eastAsia="en-US"/>
        </w:rPr>
        <w:tab/>
      </w:r>
      <w:r w:rsidRPr="00E559AF">
        <w:rPr>
          <w:color w:val="0070C0"/>
        </w:rPr>
        <w:t>Genetic Algorithm</w:t>
      </w:r>
      <w:r>
        <w:tab/>
      </w:r>
      <w:r>
        <w:fldChar w:fldCharType="begin"/>
      </w:r>
      <w:r>
        <w:instrText xml:space="preserve"> PAGEREF _Toc536713246 \h </w:instrText>
      </w:r>
      <w:r>
        <w:fldChar w:fldCharType="separate"/>
      </w:r>
      <w:r>
        <w:t>22</w:t>
      </w:r>
      <w:r>
        <w:fldChar w:fldCharType="end"/>
      </w:r>
    </w:p>
    <w:p w14:paraId="3740652D" w14:textId="4E9397FD" w:rsidR="009D39BD" w:rsidRDefault="009D39BD">
      <w:pPr>
        <w:pStyle w:val="TOC3"/>
        <w:rPr>
          <w:rFonts w:asciiTheme="minorHAnsi" w:eastAsiaTheme="minorEastAsia" w:hAnsiTheme="minorHAnsi" w:cstheme="minorBidi"/>
          <w:kern w:val="0"/>
          <w:sz w:val="24"/>
          <w:szCs w:val="24"/>
          <w:lang w:eastAsia="en-US"/>
        </w:rPr>
      </w:pPr>
      <w:r w:rsidRPr="00E559AF">
        <w:rPr>
          <w:color w:val="0070C0"/>
        </w:rPr>
        <w:t>5.2.5</w:t>
      </w:r>
      <w:r>
        <w:rPr>
          <w:rFonts w:asciiTheme="minorHAnsi" w:eastAsiaTheme="minorEastAsia" w:hAnsiTheme="minorHAnsi" w:cstheme="minorBidi"/>
          <w:kern w:val="0"/>
          <w:sz w:val="24"/>
          <w:szCs w:val="24"/>
          <w:lang w:eastAsia="en-US"/>
        </w:rPr>
        <w:tab/>
      </w:r>
      <w:r w:rsidRPr="00E559AF">
        <w:rPr>
          <w:color w:val="0070C0"/>
        </w:rPr>
        <w:t>Hill- Climbing</w:t>
      </w:r>
      <w:r>
        <w:tab/>
      </w:r>
      <w:r>
        <w:fldChar w:fldCharType="begin"/>
      </w:r>
      <w:r>
        <w:instrText xml:space="preserve"> PAGEREF _Toc536713247 \h </w:instrText>
      </w:r>
      <w:r>
        <w:fldChar w:fldCharType="separate"/>
      </w:r>
      <w:r>
        <w:t>22</w:t>
      </w:r>
      <w:r>
        <w:fldChar w:fldCharType="end"/>
      </w:r>
    </w:p>
    <w:p w14:paraId="3C7630B0" w14:textId="15BDBF8E" w:rsidR="009D39BD" w:rsidRDefault="009D39BD">
      <w:pPr>
        <w:pStyle w:val="TOC3"/>
        <w:rPr>
          <w:rFonts w:asciiTheme="minorHAnsi" w:eastAsiaTheme="minorEastAsia" w:hAnsiTheme="minorHAnsi" w:cstheme="minorBidi"/>
          <w:kern w:val="0"/>
          <w:sz w:val="24"/>
          <w:szCs w:val="24"/>
          <w:lang w:eastAsia="en-US"/>
        </w:rPr>
      </w:pPr>
      <w:r w:rsidRPr="00E559AF">
        <w:rPr>
          <w:color w:val="0070C0"/>
        </w:rPr>
        <w:t>5.2.6</w:t>
      </w:r>
      <w:r>
        <w:rPr>
          <w:rFonts w:asciiTheme="minorHAnsi" w:eastAsiaTheme="minorEastAsia" w:hAnsiTheme="minorHAnsi" w:cstheme="minorBidi"/>
          <w:kern w:val="0"/>
          <w:sz w:val="24"/>
          <w:szCs w:val="24"/>
          <w:lang w:eastAsia="en-US"/>
        </w:rPr>
        <w:tab/>
      </w:r>
      <w:r w:rsidRPr="00E559AF">
        <w:rPr>
          <w:color w:val="0070C0"/>
        </w:rPr>
        <w:t>Testing</w:t>
      </w:r>
      <w:r>
        <w:tab/>
      </w:r>
      <w:r>
        <w:fldChar w:fldCharType="begin"/>
      </w:r>
      <w:r>
        <w:instrText xml:space="preserve"> PAGEREF _Toc536713248 \h </w:instrText>
      </w:r>
      <w:r>
        <w:fldChar w:fldCharType="separate"/>
      </w:r>
      <w:r>
        <w:t>22</w:t>
      </w:r>
      <w:r>
        <w:fldChar w:fldCharType="end"/>
      </w:r>
    </w:p>
    <w:p w14:paraId="1D369267" w14:textId="3C6E5801" w:rsidR="009D39BD" w:rsidRDefault="009D39BD">
      <w:pPr>
        <w:pStyle w:val="TOC4"/>
        <w:rPr>
          <w:rFonts w:asciiTheme="minorHAnsi" w:eastAsiaTheme="minorEastAsia" w:hAnsiTheme="minorHAnsi" w:cstheme="minorBidi"/>
          <w:kern w:val="0"/>
          <w:sz w:val="24"/>
          <w:szCs w:val="24"/>
          <w:lang w:eastAsia="en-US"/>
        </w:rPr>
      </w:pPr>
      <w:r w:rsidRPr="00E559AF">
        <w:rPr>
          <w:color w:val="0070C0"/>
        </w:rPr>
        <w:t>5.2.6.1</w:t>
      </w:r>
      <w:r>
        <w:rPr>
          <w:rFonts w:asciiTheme="minorHAnsi" w:eastAsiaTheme="minorEastAsia" w:hAnsiTheme="minorHAnsi" w:cstheme="minorBidi"/>
          <w:kern w:val="0"/>
          <w:sz w:val="24"/>
          <w:szCs w:val="24"/>
          <w:lang w:eastAsia="en-US"/>
        </w:rPr>
        <w:tab/>
      </w:r>
      <w:r w:rsidRPr="00E559AF">
        <w:rPr>
          <w:color w:val="0070C0"/>
        </w:rPr>
        <w:t>Test Driven Development</w:t>
      </w:r>
      <w:r>
        <w:tab/>
      </w:r>
      <w:r>
        <w:fldChar w:fldCharType="begin"/>
      </w:r>
      <w:r>
        <w:instrText xml:space="preserve"> PAGEREF _Toc536713249 \h </w:instrText>
      </w:r>
      <w:r>
        <w:fldChar w:fldCharType="separate"/>
      </w:r>
      <w:r>
        <w:t>22</w:t>
      </w:r>
      <w:r>
        <w:fldChar w:fldCharType="end"/>
      </w:r>
    </w:p>
    <w:p w14:paraId="519B3150" w14:textId="65F28F87" w:rsidR="009D39BD" w:rsidRDefault="009D39BD">
      <w:pPr>
        <w:pStyle w:val="TOC2"/>
        <w:rPr>
          <w:rFonts w:asciiTheme="minorHAnsi" w:eastAsiaTheme="minorEastAsia" w:hAnsiTheme="minorHAnsi" w:cstheme="minorBidi"/>
          <w:kern w:val="0"/>
          <w:sz w:val="24"/>
          <w:szCs w:val="24"/>
          <w:lang w:eastAsia="en-US"/>
        </w:rPr>
      </w:pPr>
      <w:r>
        <w:t>5.3</w:t>
      </w:r>
      <w:r>
        <w:rPr>
          <w:rFonts w:asciiTheme="minorHAnsi" w:eastAsiaTheme="minorEastAsia" w:hAnsiTheme="minorHAnsi" w:cstheme="minorBidi"/>
          <w:kern w:val="0"/>
          <w:sz w:val="24"/>
          <w:szCs w:val="24"/>
          <w:lang w:eastAsia="en-US"/>
        </w:rPr>
        <w:tab/>
      </w:r>
      <w:r>
        <w:t>Structure</w:t>
      </w:r>
      <w:r>
        <w:tab/>
      </w:r>
      <w:r>
        <w:fldChar w:fldCharType="begin"/>
      </w:r>
      <w:r>
        <w:instrText xml:space="preserve"> PAGEREF _Toc536713250 \h </w:instrText>
      </w:r>
      <w:r>
        <w:fldChar w:fldCharType="separate"/>
      </w:r>
      <w:r>
        <w:t>22</w:t>
      </w:r>
      <w:r>
        <w:fldChar w:fldCharType="end"/>
      </w:r>
    </w:p>
    <w:p w14:paraId="49BFB73C" w14:textId="1AD6C6F2" w:rsidR="009D39BD" w:rsidRDefault="009D39BD">
      <w:pPr>
        <w:pStyle w:val="TOC3"/>
        <w:rPr>
          <w:rFonts w:asciiTheme="minorHAnsi" w:eastAsiaTheme="minorEastAsia" w:hAnsiTheme="minorHAnsi" w:cstheme="minorBidi"/>
          <w:kern w:val="0"/>
          <w:sz w:val="24"/>
          <w:szCs w:val="24"/>
          <w:lang w:eastAsia="en-US"/>
        </w:rPr>
      </w:pPr>
      <w:r>
        <w:t>5.3.1</w:t>
      </w:r>
      <w:r>
        <w:rPr>
          <w:rFonts w:asciiTheme="minorHAnsi" w:eastAsiaTheme="minorEastAsia" w:hAnsiTheme="minorHAnsi" w:cstheme="minorBidi"/>
          <w:kern w:val="0"/>
          <w:sz w:val="24"/>
          <w:szCs w:val="24"/>
          <w:lang w:eastAsia="en-US"/>
        </w:rPr>
        <w:tab/>
      </w:r>
      <w:r>
        <w:t>Overview</w:t>
      </w:r>
      <w:r>
        <w:tab/>
      </w:r>
      <w:r>
        <w:fldChar w:fldCharType="begin"/>
      </w:r>
      <w:r>
        <w:instrText xml:space="preserve"> PAGEREF _Toc536713251 \h </w:instrText>
      </w:r>
      <w:r>
        <w:fldChar w:fldCharType="separate"/>
      </w:r>
      <w:r>
        <w:t>22</w:t>
      </w:r>
      <w:r>
        <w:fldChar w:fldCharType="end"/>
      </w:r>
    </w:p>
    <w:p w14:paraId="5AE54539" w14:textId="7203F564" w:rsidR="009D39BD" w:rsidRDefault="009D39BD">
      <w:pPr>
        <w:pStyle w:val="TOC1"/>
        <w:rPr>
          <w:rFonts w:asciiTheme="minorHAnsi" w:eastAsiaTheme="minorEastAsia" w:hAnsiTheme="minorHAnsi" w:cstheme="minorBidi"/>
          <w:kern w:val="0"/>
          <w:sz w:val="24"/>
          <w:szCs w:val="24"/>
          <w:lang w:eastAsia="en-US"/>
        </w:rPr>
      </w:pPr>
      <w:r>
        <w:t>6</w:t>
      </w:r>
      <w:r>
        <w:rPr>
          <w:rFonts w:asciiTheme="minorHAnsi" w:eastAsiaTheme="minorEastAsia" w:hAnsiTheme="minorHAnsi" w:cstheme="minorBidi"/>
          <w:kern w:val="0"/>
          <w:sz w:val="24"/>
          <w:szCs w:val="24"/>
          <w:lang w:eastAsia="en-US"/>
        </w:rPr>
        <w:tab/>
      </w:r>
      <w:r>
        <w:t>Experiments</w:t>
      </w:r>
      <w:r>
        <w:tab/>
      </w:r>
      <w:r>
        <w:fldChar w:fldCharType="begin"/>
      </w:r>
      <w:r>
        <w:instrText xml:space="preserve"> PAGEREF _Toc536713252 \h </w:instrText>
      </w:r>
      <w:r>
        <w:fldChar w:fldCharType="separate"/>
      </w:r>
      <w:r>
        <w:t>23</w:t>
      </w:r>
      <w:r>
        <w:fldChar w:fldCharType="end"/>
      </w:r>
    </w:p>
    <w:p w14:paraId="289D800A" w14:textId="20C07C99" w:rsidR="009D39BD" w:rsidRDefault="009D39BD">
      <w:pPr>
        <w:pStyle w:val="TOC2"/>
        <w:rPr>
          <w:rFonts w:asciiTheme="minorHAnsi" w:eastAsiaTheme="minorEastAsia" w:hAnsiTheme="minorHAnsi" w:cstheme="minorBidi"/>
          <w:kern w:val="0"/>
          <w:sz w:val="24"/>
          <w:szCs w:val="24"/>
          <w:lang w:eastAsia="en-US"/>
        </w:rPr>
      </w:pPr>
      <w:r w:rsidRPr="00E559AF">
        <w:rPr>
          <w:color w:val="0070C0"/>
        </w:rPr>
        <w:t>6.1</w:t>
      </w:r>
      <w:r>
        <w:rPr>
          <w:rFonts w:asciiTheme="minorHAnsi" w:eastAsiaTheme="minorEastAsia" w:hAnsiTheme="minorHAnsi" w:cstheme="minorBidi"/>
          <w:kern w:val="0"/>
          <w:sz w:val="24"/>
          <w:szCs w:val="24"/>
          <w:lang w:eastAsia="en-US"/>
        </w:rPr>
        <w:tab/>
      </w:r>
      <w:r w:rsidRPr="00E559AF">
        <w:rPr>
          <w:color w:val="0070C0"/>
        </w:rPr>
        <w:t>Recursive vs Iterative Loops</w:t>
      </w:r>
      <w:r>
        <w:tab/>
      </w:r>
      <w:r>
        <w:fldChar w:fldCharType="begin"/>
      </w:r>
      <w:r>
        <w:instrText xml:space="preserve"> PAGEREF _Toc536713253 \h </w:instrText>
      </w:r>
      <w:r>
        <w:fldChar w:fldCharType="separate"/>
      </w:r>
      <w:r>
        <w:t>23</w:t>
      </w:r>
      <w:r>
        <w:fldChar w:fldCharType="end"/>
      </w:r>
    </w:p>
    <w:p w14:paraId="3D45BB6D" w14:textId="2FFEDB61" w:rsidR="009D39BD" w:rsidRDefault="009D39BD">
      <w:pPr>
        <w:pStyle w:val="TOC3"/>
        <w:rPr>
          <w:rFonts w:asciiTheme="minorHAnsi" w:eastAsiaTheme="minorEastAsia" w:hAnsiTheme="minorHAnsi" w:cstheme="minorBidi"/>
          <w:kern w:val="0"/>
          <w:sz w:val="24"/>
          <w:szCs w:val="24"/>
          <w:lang w:eastAsia="en-US"/>
        </w:rPr>
      </w:pPr>
      <w:r w:rsidRPr="00E559AF">
        <w:rPr>
          <w:color w:val="0070C0"/>
        </w:rPr>
        <w:t>6.1.1</w:t>
      </w:r>
      <w:r>
        <w:rPr>
          <w:rFonts w:asciiTheme="minorHAnsi" w:eastAsiaTheme="minorEastAsia" w:hAnsiTheme="minorHAnsi" w:cstheme="minorBidi"/>
          <w:kern w:val="0"/>
          <w:sz w:val="24"/>
          <w:szCs w:val="24"/>
          <w:lang w:eastAsia="en-US"/>
        </w:rPr>
        <w:tab/>
      </w:r>
      <w:r w:rsidRPr="00E559AF">
        <w:rPr>
          <w:color w:val="0070C0"/>
        </w:rPr>
        <w:t>Introduction</w:t>
      </w:r>
      <w:r>
        <w:tab/>
      </w:r>
      <w:r>
        <w:fldChar w:fldCharType="begin"/>
      </w:r>
      <w:r>
        <w:instrText xml:space="preserve"> PAGEREF _Toc536713254 \h </w:instrText>
      </w:r>
      <w:r>
        <w:fldChar w:fldCharType="separate"/>
      </w:r>
      <w:r>
        <w:t>23</w:t>
      </w:r>
      <w:r>
        <w:fldChar w:fldCharType="end"/>
      </w:r>
    </w:p>
    <w:p w14:paraId="37341C7D" w14:textId="217A7B1C" w:rsidR="009D39BD" w:rsidRDefault="009D39BD">
      <w:pPr>
        <w:pStyle w:val="TOC3"/>
        <w:rPr>
          <w:rFonts w:asciiTheme="minorHAnsi" w:eastAsiaTheme="minorEastAsia" w:hAnsiTheme="minorHAnsi" w:cstheme="minorBidi"/>
          <w:kern w:val="0"/>
          <w:sz w:val="24"/>
          <w:szCs w:val="24"/>
          <w:lang w:eastAsia="en-US"/>
        </w:rPr>
      </w:pPr>
      <w:r w:rsidRPr="00E559AF">
        <w:rPr>
          <w:color w:val="0070C0"/>
        </w:rPr>
        <w:t>6.1.2</w:t>
      </w:r>
      <w:r>
        <w:rPr>
          <w:rFonts w:asciiTheme="minorHAnsi" w:eastAsiaTheme="minorEastAsia" w:hAnsiTheme="minorHAnsi" w:cstheme="minorBidi"/>
          <w:kern w:val="0"/>
          <w:sz w:val="24"/>
          <w:szCs w:val="24"/>
          <w:lang w:eastAsia="en-US"/>
        </w:rPr>
        <w:tab/>
      </w:r>
      <w:r w:rsidRPr="00E559AF">
        <w:rPr>
          <w:color w:val="0070C0"/>
        </w:rPr>
        <w:t>Method</w:t>
      </w:r>
      <w:r>
        <w:tab/>
      </w:r>
      <w:r>
        <w:fldChar w:fldCharType="begin"/>
      </w:r>
      <w:r>
        <w:instrText xml:space="preserve"> PAGEREF _Toc536713255 \h </w:instrText>
      </w:r>
      <w:r>
        <w:fldChar w:fldCharType="separate"/>
      </w:r>
      <w:r>
        <w:t>23</w:t>
      </w:r>
      <w:r>
        <w:fldChar w:fldCharType="end"/>
      </w:r>
    </w:p>
    <w:p w14:paraId="6535C3B8" w14:textId="03811712" w:rsidR="009D39BD" w:rsidRDefault="009D39BD">
      <w:pPr>
        <w:pStyle w:val="TOC3"/>
        <w:rPr>
          <w:rFonts w:asciiTheme="minorHAnsi" w:eastAsiaTheme="minorEastAsia" w:hAnsiTheme="minorHAnsi" w:cstheme="minorBidi"/>
          <w:kern w:val="0"/>
          <w:sz w:val="24"/>
          <w:szCs w:val="24"/>
          <w:lang w:eastAsia="en-US"/>
        </w:rPr>
      </w:pPr>
      <w:r w:rsidRPr="00E559AF">
        <w:rPr>
          <w:color w:val="0070C0"/>
        </w:rPr>
        <w:t>6.1.3</w:t>
      </w:r>
      <w:r>
        <w:rPr>
          <w:rFonts w:asciiTheme="minorHAnsi" w:eastAsiaTheme="minorEastAsia" w:hAnsiTheme="minorHAnsi" w:cstheme="minorBidi"/>
          <w:kern w:val="0"/>
          <w:sz w:val="24"/>
          <w:szCs w:val="24"/>
          <w:lang w:eastAsia="en-US"/>
        </w:rPr>
        <w:tab/>
      </w:r>
      <w:r w:rsidRPr="00E559AF">
        <w:rPr>
          <w:color w:val="0070C0"/>
        </w:rPr>
        <w:t>Results</w:t>
      </w:r>
      <w:r>
        <w:tab/>
      </w:r>
      <w:r>
        <w:fldChar w:fldCharType="begin"/>
      </w:r>
      <w:r>
        <w:instrText xml:space="preserve"> PAGEREF _Toc536713256 \h </w:instrText>
      </w:r>
      <w:r>
        <w:fldChar w:fldCharType="separate"/>
      </w:r>
      <w:r>
        <w:t>23</w:t>
      </w:r>
      <w:r>
        <w:fldChar w:fldCharType="end"/>
      </w:r>
    </w:p>
    <w:p w14:paraId="5AA261A7" w14:textId="4DFFBDF1" w:rsidR="009D39BD" w:rsidRDefault="009D39BD">
      <w:pPr>
        <w:pStyle w:val="TOC3"/>
        <w:rPr>
          <w:rFonts w:asciiTheme="minorHAnsi" w:eastAsiaTheme="minorEastAsia" w:hAnsiTheme="minorHAnsi" w:cstheme="minorBidi"/>
          <w:kern w:val="0"/>
          <w:sz w:val="24"/>
          <w:szCs w:val="24"/>
          <w:lang w:eastAsia="en-US"/>
        </w:rPr>
      </w:pPr>
      <w:r w:rsidRPr="00E559AF">
        <w:rPr>
          <w:color w:val="0070C0"/>
        </w:rPr>
        <w:t>6.1.4</w:t>
      </w:r>
      <w:r>
        <w:rPr>
          <w:rFonts w:asciiTheme="minorHAnsi" w:eastAsiaTheme="minorEastAsia" w:hAnsiTheme="minorHAnsi" w:cstheme="minorBidi"/>
          <w:kern w:val="0"/>
          <w:sz w:val="24"/>
          <w:szCs w:val="24"/>
          <w:lang w:eastAsia="en-US"/>
        </w:rPr>
        <w:tab/>
      </w:r>
      <w:r w:rsidRPr="00E559AF">
        <w:rPr>
          <w:color w:val="0070C0"/>
        </w:rPr>
        <w:t>Conclusion</w:t>
      </w:r>
      <w:r>
        <w:tab/>
      </w:r>
      <w:r>
        <w:fldChar w:fldCharType="begin"/>
      </w:r>
      <w:r>
        <w:instrText xml:space="preserve"> PAGEREF _Toc536713257 \h </w:instrText>
      </w:r>
      <w:r>
        <w:fldChar w:fldCharType="separate"/>
      </w:r>
      <w:r>
        <w:t>23</w:t>
      </w:r>
      <w:r>
        <w:fldChar w:fldCharType="end"/>
      </w:r>
    </w:p>
    <w:p w14:paraId="22892E85" w14:textId="34BE68EE" w:rsidR="009D39BD" w:rsidRDefault="009D39BD">
      <w:pPr>
        <w:pStyle w:val="TOC4"/>
        <w:rPr>
          <w:rFonts w:asciiTheme="minorHAnsi" w:eastAsiaTheme="minorEastAsia" w:hAnsiTheme="minorHAnsi" w:cstheme="minorBidi"/>
          <w:kern w:val="0"/>
          <w:sz w:val="24"/>
          <w:szCs w:val="24"/>
          <w:lang w:eastAsia="en-US"/>
        </w:rPr>
      </w:pPr>
      <w:r w:rsidRPr="00E559AF">
        <w:rPr>
          <w:color w:val="0070C0"/>
        </w:rPr>
        <w:t>6.1.4.1</w:t>
      </w:r>
      <w:r>
        <w:rPr>
          <w:rFonts w:asciiTheme="minorHAnsi" w:eastAsiaTheme="minorEastAsia" w:hAnsiTheme="minorHAnsi" w:cstheme="minorBidi"/>
          <w:kern w:val="0"/>
          <w:sz w:val="24"/>
          <w:szCs w:val="24"/>
          <w:lang w:eastAsia="en-US"/>
        </w:rPr>
        <w:tab/>
      </w:r>
      <w:r w:rsidRPr="00E559AF">
        <w:rPr>
          <w:color w:val="0070C0"/>
        </w:rPr>
        <w:t>Further Work</w:t>
      </w:r>
      <w:r>
        <w:tab/>
      </w:r>
      <w:r>
        <w:fldChar w:fldCharType="begin"/>
      </w:r>
      <w:r>
        <w:instrText xml:space="preserve"> PAGEREF _Toc536713258 \h </w:instrText>
      </w:r>
      <w:r>
        <w:fldChar w:fldCharType="separate"/>
      </w:r>
      <w:r>
        <w:t>23</w:t>
      </w:r>
      <w:r>
        <w:fldChar w:fldCharType="end"/>
      </w:r>
    </w:p>
    <w:p w14:paraId="03CA588C" w14:textId="128B20F2" w:rsidR="009D39BD" w:rsidRDefault="009D39BD">
      <w:pPr>
        <w:pStyle w:val="TOC1"/>
        <w:rPr>
          <w:rFonts w:asciiTheme="minorHAnsi" w:eastAsiaTheme="minorEastAsia" w:hAnsiTheme="minorHAnsi" w:cstheme="minorBidi"/>
          <w:kern w:val="0"/>
          <w:sz w:val="24"/>
          <w:szCs w:val="24"/>
          <w:lang w:eastAsia="en-US"/>
        </w:rPr>
      </w:pPr>
      <w:r>
        <w:t>7</w:t>
      </w:r>
      <w:r>
        <w:rPr>
          <w:rFonts w:asciiTheme="minorHAnsi" w:eastAsiaTheme="minorEastAsia" w:hAnsiTheme="minorHAnsi" w:cstheme="minorBidi"/>
          <w:kern w:val="0"/>
          <w:sz w:val="24"/>
          <w:szCs w:val="24"/>
          <w:lang w:eastAsia="en-US"/>
        </w:rPr>
        <w:tab/>
      </w:r>
      <w:r>
        <w:t>Use Cases</w:t>
      </w:r>
      <w:r>
        <w:tab/>
      </w:r>
      <w:r>
        <w:fldChar w:fldCharType="begin"/>
      </w:r>
      <w:r>
        <w:instrText xml:space="preserve"> PAGEREF _Toc536713259 \h </w:instrText>
      </w:r>
      <w:r>
        <w:fldChar w:fldCharType="separate"/>
      </w:r>
      <w:r>
        <w:t>25</w:t>
      </w:r>
      <w:r>
        <w:fldChar w:fldCharType="end"/>
      </w:r>
    </w:p>
    <w:p w14:paraId="04B39721" w14:textId="4B3F3E8A" w:rsidR="009D39BD" w:rsidRDefault="009D39BD">
      <w:pPr>
        <w:pStyle w:val="TOC1"/>
        <w:rPr>
          <w:rFonts w:asciiTheme="minorHAnsi" w:eastAsiaTheme="minorEastAsia" w:hAnsiTheme="minorHAnsi" w:cstheme="minorBidi"/>
          <w:kern w:val="0"/>
          <w:sz w:val="24"/>
          <w:szCs w:val="24"/>
          <w:lang w:eastAsia="en-US"/>
        </w:rPr>
      </w:pPr>
      <w:r>
        <w:t>8</w:t>
      </w:r>
      <w:r>
        <w:rPr>
          <w:rFonts w:asciiTheme="minorHAnsi" w:eastAsiaTheme="minorEastAsia" w:hAnsiTheme="minorHAnsi" w:cstheme="minorBidi"/>
          <w:kern w:val="0"/>
          <w:sz w:val="24"/>
          <w:szCs w:val="24"/>
          <w:lang w:eastAsia="en-US"/>
        </w:rPr>
        <w:tab/>
      </w:r>
      <w:r>
        <w:t>Results</w:t>
      </w:r>
      <w:r>
        <w:tab/>
      </w:r>
      <w:r>
        <w:fldChar w:fldCharType="begin"/>
      </w:r>
      <w:r>
        <w:instrText xml:space="preserve"> PAGEREF _Toc536713260 \h </w:instrText>
      </w:r>
      <w:r>
        <w:fldChar w:fldCharType="separate"/>
      </w:r>
      <w:r>
        <w:t>26</w:t>
      </w:r>
      <w:r>
        <w:fldChar w:fldCharType="end"/>
      </w:r>
    </w:p>
    <w:p w14:paraId="78B97D2A" w14:textId="09852CFE" w:rsidR="009D39BD" w:rsidRDefault="009D39BD">
      <w:pPr>
        <w:pStyle w:val="TOC1"/>
        <w:rPr>
          <w:rFonts w:asciiTheme="minorHAnsi" w:eastAsiaTheme="minorEastAsia" w:hAnsiTheme="minorHAnsi" w:cstheme="minorBidi"/>
          <w:kern w:val="0"/>
          <w:sz w:val="24"/>
          <w:szCs w:val="24"/>
          <w:lang w:eastAsia="en-US"/>
        </w:rPr>
      </w:pPr>
      <w:r>
        <w:t>9</w:t>
      </w:r>
      <w:r>
        <w:rPr>
          <w:rFonts w:asciiTheme="minorHAnsi" w:eastAsiaTheme="minorEastAsia" w:hAnsiTheme="minorHAnsi" w:cstheme="minorBidi"/>
          <w:kern w:val="0"/>
          <w:sz w:val="24"/>
          <w:szCs w:val="24"/>
          <w:lang w:eastAsia="en-US"/>
        </w:rPr>
        <w:tab/>
      </w:r>
      <w:r>
        <w:t>Conclusion</w:t>
      </w:r>
      <w:r>
        <w:tab/>
      </w:r>
      <w:r>
        <w:fldChar w:fldCharType="begin"/>
      </w:r>
      <w:r>
        <w:instrText xml:space="preserve"> PAGEREF _Toc536713261 \h </w:instrText>
      </w:r>
      <w:r>
        <w:fldChar w:fldCharType="separate"/>
      </w:r>
      <w:r>
        <w:t>27</w:t>
      </w:r>
      <w:r>
        <w:fldChar w:fldCharType="end"/>
      </w:r>
    </w:p>
    <w:p w14:paraId="7F03AC97" w14:textId="756EDA9F" w:rsidR="009D39BD" w:rsidRDefault="009D39BD">
      <w:pPr>
        <w:pStyle w:val="TOC2"/>
        <w:rPr>
          <w:rFonts w:asciiTheme="minorHAnsi" w:eastAsiaTheme="minorEastAsia" w:hAnsiTheme="minorHAnsi" w:cstheme="minorBidi"/>
          <w:kern w:val="0"/>
          <w:sz w:val="24"/>
          <w:szCs w:val="24"/>
          <w:lang w:eastAsia="en-US"/>
        </w:rPr>
      </w:pPr>
      <w:r>
        <w:t>9.1</w:t>
      </w:r>
      <w:r>
        <w:rPr>
          <w:rFonts w:asciiTheme="minorHAnsi" w:eastAsiaTheme="minorEastAsia" w:hAnsiTheme="minorHAnsi" w:cstheme="minorBidi"/>
          <w:kern w:val="0"/>
          <w:sz w:val="24"/>
          <w:szCs w:val="24"/>
          <w:lang w:eastAsia="en-US"/>
        </w:rPr>
        <w:tab/>
      </w:r>
      <w:r>
        <w:t>Summary</w:t>
      </w:r>
      <w:r>
        <w:tab/>
      </w:r>
      <w:r>
        <w:fldChar w:fldCharType="begin"/>
      </w:r>
      <w:r>
        <w:instrText xml:space="preserve"> PAGEREF _Toc536713262 \h </w:instrText>
      </w:r>
      <w:r>
        <w:fldChar w:fldCharType="separate"/>
      </w:r>
      <w:r>
        <w:t>27</w:t>
      </w:r>
      <w:r>
        <w:fldChar w:fldCharType="end"/>
      </w:r>
    </w:p>
    <w:p w14:paraId="4B011245" w14:textId="1D5D79C2" w:rsidR="009D39BD" w:rsidRDefault="009D39BD">
      <w:pPr>
        <w:pStyle w:val="TOC2"/>
        <w:rPr>
          <w:rFonts w:asciiTheme="minorHAnsi" w:eastAsiaTheme="minorEastAsia" w:hAnsiTheme="minorHAnsi" w:cstheme="minorBidi"/>
          <w:kern w:val="0"/>
          <w:sz w:val="24"/>
          <w:szCs w:val="24"/>
          <w:lang w:eastAsia="en-US"/>
        </w:rPr>
      </w:pPr>
      <w:r>
        <w:t>9.2</w:t>
      </w:r>
      <w:r>
        <w:rPr>
          <w:rFonts w:asciiTheme="minorHAnsi" w:eastAsiaTheme="minorEastAsia" w:hAnsiTheme="minorHAnsi" w:cstheme="minorBidi"/>
          <w:kern w:val="0"/>
          <w:sz w:val="24"/>
          <w:szCs w:val="24"/>
          <w:lang w:eastAsia="en-US"/>
        </w:rPr>
        <w:tab/>
      </w:r>
      <w:r>
        <w:t>Evaluation</w:t>
      </w:r>
      <w:r>
        <w:tab/>
      </w:r>
      <w:r>
        <w:fldChar w:fldCharType="begin"/>
      </w:r>
      <w:r>
        <w:instrText xml:space="preserve"> PAGEREF _Toc536713263 \h </w:instrText>
      </w:r>
      <w:r>
        <w:fldChar w:fldCharType="separate"/>
      </w:r>
      <w:r>
        <w:t>27</w:t>
      </w:r>
      <w:r>
        <w:fldChar w:fldCharType="end"/>
      </w:r>
    </w:p>
    <w:p w14:paraId="0326ACD3" w14:textId="48085C2D" w:rsidR="009D39BD" w:rsidRDefault="009D39BD">
      <w:pPr>
        <w:pStyle w:val="TOC2"/>
        <w:rPr>
          <w:rFonts w:asciiTheme="minorHAnsi" w:eastAsiaTheme="minorEastAsia" w:hAnsiTheme="minorHAnsi" w:cstheme="minorBidi"/>
          <w:kern w:val="0"/>
          <w:sz w:val="24"/>
          <w:szCs w:val="24"/>
          <w:lang w:eastAsia="en-US"/>
        </w:rPr>
      </w:pPr>
      <w:r>
        <w:t>9.3</w:t>
      </w:r>
      <w:r>
        <w:rPr>
          <w:rFonts w:asciiTheme="minorHAnsi" w:eastAsiaTheme="minorEastAsia" w:hAnsiTheme="minorHAnsi" w:cstheme="minorBidi"/>
          <w:kern w:val="0"/>
          <w:sz w:val="24"/>
          <w:szCs w:val="24"/>
          <w:lang w:eastAsia="en-US"/>
        </w:rPr>
        <w:tab/>
      </w:r>
      <w:r>
        <w:t>Future Work</w:t>
      </w:r>
      <w:r>
        <w:tab/>
      </w:r>
      <w:r>
        <w:fldChar w:fldCharType="begin"/>
      </w:r>
      <w:r>
        <w:instrText xml:space="preserve"> PAGEREF _Toc536713264 \h </w:instrText>
      </w:r>
      <w:r>
        <w:fldChar w:fldCharType="separate"/>
      </w:r>
      <w:r>
        <w:t>27</w:t>
      </w:r>
      <w:r>
        <w:fldChar w:fldCharType="end"/>
      </w:r>
    </w:p>
    <w:p w14:paraId="7DC0C043" w14:textId="733CCA19" w:rsidR="009D39BD" w:rsidRDefault="009D39BD">
      <w:pPr>
        <w:pStyle w:val="TOC1"/>
        <w:rPr>
          <w:rFonts w:asciiTheme="minorHAnsi" w:eastAsiaTheme="minorEastAsia" w:hAnsiTheme="minorHAnsi" w:cstheme="minorBidi"/>
          <w:kern w:val="0"/>
          <w:sz w:val="24"/>
          <w:szCs w:val="24"/>
          <w:lang w:eastAsia="en-US"/>
        </w:rPr>
      </w:pPr>
      <w:r>
        <w:t>10</w:t>
      </w:r>
      <w:r>
        <w:rPr>
          <w:rFonts w:asciiTheme="minorHAnsi" w:eastAsiaTheme="minorEastAsia" w:hAnsiTheme="minorHAnsi" w:cstheme="minorBidi"/>
          <w:kern w:val="0"/>
          <w:sz w:val="24"/>
          <w:szCs w:val="24"/>
          <w:lang w:eastAsia="en-US"/>
        </w:rPr>
        <w:tab/>
      </w:r>
      <w:r>
        <w:t>Glossary</w:t>
      </w:r>
      <w:r>
        <w:tab/>
      </w:r>
      <w:r>
        <w:fldChar w:fldCharType="begin"/>
      </w:r>
      <w:r>
        <w:instrText xml:space="preserve"> PAGEREF _Toc536713265 \h </w:instrText>
      </w:r>
      <w:r>
        <w:fldChar w:fldCharType="separate"/>
      </w:r>
      <w:r>
        <w:t>29</w:t>
      </w:r>
      <w:r>
        <w:fldChar w:fldCharType="end"/>
      </w:r>
    </w:p>
    <w:p w14:paraId="669CD196" w14:textId="5BC578D1" w:rsidR="009D39BD" w:rsidRDefault="009D39BD">
      <w:pPr>
        <w:pStyle w:val="TOC1"/>
        <w:rPr>
          <w:rFonts w:asciiTheme="minorHAnsi" w:eastAsiaTheme="minorEastAsia" w:hAnsiTheme="minorHAnsi" w:cstheme="minorBidi"/>
          <w:kern w:val="0"/>
          <w:sz w:val="24"/>
          <w:szCs w:val="24"/>
          <w:lang w:eastAsia="en-US"/>
        </w:rPr>
      </w:pPr>
      <w:r>
        <w:t>References</w:t>
      </w:r>
      <w:r>
        <w:tab/>
      </w:r>
      <w:r>
        <w:fldChar w:fldCharType="begin"/>
      </w:r>
      <w:r>
        <w:instrText xml:space="preserve"> PAGEREF _Toc536713266 \h </w:instrText>
      </w:r>
      <w:r>
        <w:fldChar w:fldCharType="separate"/>
      </w:r>
      <w:r>
        <w:t>30</w:t>
      </w:r>
      <w:r>
        <w:fldChar w:fldCharType="end"/>
      </w:r>
    </w:p>
    <w:p w14:paraId="29215304" w14:textId="05E1A1E8" w:rsidR="009D39BD" w:rsidRDefault="009D39BD">
      <w:pPr>
        <w:pStyle w:val="TOC1"/>
        <w:rPr>
          <w:rFonts w:asciiTheme="minorHAnsi" w:eastAsiaTheme="minorEastAsia" w:hAnsiTheme="minorHAnsi" w:cstheme="minorBidi"/>
          <w:kern w:val="0"/>
          <w:sz w:val="24"/>
          <w:szCs w:val="24"/>
          <w:lang w:eastAsia="en-US"/>
        </w:rPr>
      </w:pPr>
      <w:r>
        <w:t>Appendix 1</w:t>
      </w:r>
      <w:r>
        <w:tab/>
      </w:r>
      <w:r>
        <w:fldChar w:fldCharType="begin"/>
      </w:r>
      <w:r>
        <w:instrText xml:space="preserve"> PAGEREF _Toc536713267 \h </w:instrText>
      </w:r>
      <w:r>
        <w:fldChar w:fldCharType="separate"/>
      </w:r>
      <w:r>
        <w:t>32</w:t>
      </w:r>
      <w:r>
        <w:fldChar w:fldCharType="end"/>
      </w:r>
    </w:p>
    <w:p w14:paraId="7E7A8D07" w14:textId="69B144A9" w:rsidR="009D39BD" w:rsidRDefault="009D39BD">
      <w:pPr>
        <w:pStyle w:val="TOC1"/>
        <w:rPr>
          <w:rFonts w:asciiTheme="minorHAnsi" w:eastAsiaTheme="minorEastAsia" w:hAnsiTheme="minorHAnsi" w:cstheme="minorBidi"/>
          <w:kern w:val="0"/>
          <w:sz w:val="24"/>
          <w:szCs w:val="24"/>
          <w:lang w:eastAsia="en-US"/>
        </w:rPr>
      </w:pPr>
      <w:r>
        <w:lastRenderedPageBreak/>
        <w:t>Appendix 2 – User guide</w:t>
      </w:r>
      <w:r>
        <w:tab/>
      </w:r>
      <w:r>
        <w:fldChar w:fldCharType="begin"/>
      </w:r>
      <w:r>
        <w:instrText xml:space="preserve"> PAGEREF _Toc536713268 \h </w:instrText>
      </w:r>
      <w:r>
        <w:fldChar w:fldCharType="separate"/>
      </w:r>
      <w:r>
        <w:t>33</w:t>
      </w:r>
      <w:r>
        <w:fldChar w:fldCharType="end"/>
      </w:r>
    </w:p>
    <w:p w14:paraId="3E8137CF" w14:textId="72FBF348" w:rsidR="009D39BD" w:rsidRDefault="009D39BD">
      <w:pPr>
        <w:pStyle w:val="TOC1"/>
        <w:rPr>
          <w:rFonts w:asciiTheme="minorHAnsi" w:eastAsiaTheme="minorEastAsia" w:hAnsiTheme="minorHAnsi" w:cstheme="minorBidi"/>
          <w:kern w:val="0"/>
          <w:sz w:val="24"/>
          <w:szCs w:val="24"/>
          <w:lang w:eastAsia="en-US"/>
        </w:rPr>
      </w:pPr>
      <w:r>
        <w:t>Appendix 3 – Installation guide</w:t>
      </w:r>
      <w:r>
        <w:tab/>
      </w:r>
      <w:r>
        <w:fldChar w:fldCharType="begin"/>
      </w:r>
      <w:r>
        <w:instrText xml:space="preserve"> PAGEREF _Toc536713269 \h </w:instrText>
      </w:r>
      <w:r>
        <w:fldChar w:fldCharType="separate"/>
      </w:r>
      <w:r>
        <w:t>34</w:t>
      </w:r>
      <w:r>
        <w:fldChar w:fldCharType="end"/>
      </w:r>
    </w:p>
    <w:p w14:paraId="4B6349EC" w14:textId="2D11AEA6" w:rsidR="00CB76FF" w:rsidRPr="001765A6" w:rsidRDefault="00946A62">
      <w:r w:rsidRPr="001765A6">
        <w:fldChar w:fldCharType="end"/>
      </w:r>
    </w:p>
    <w:p w14:paraId="3B17CB7C" w14:textId="77777777" w:rsidR="00CB76FF" w:rsidRPr="00554B20" w:rsidRDefault="00946A62">
      <w:pPr>
        <w:pStyle w:val="Unnumbered1"/>
        <w:rPr>
          <w:color w:val="0070C0"/>
        </w:rPr>
      </w:pPr>
      <w:bookmarkStart w:id="27" w:name="_Toc536543205"/>
      <w:bookmarkStart w:id="28" w:name="_Toc536543434"/>
      <w:bookmarkStart w:id="29" w:name="_Toc15893760"/>
      <w:bookmarkStart w:id="30" w:name="_Toc536713201"/>
      <w:r w:rsidRPr="00554B20">
        <w:rPr>
          <w:color w:val="0070C0"/>
        </w:rPr>
        <w:lastRenderedPageBreak/>
        <w:t>List of Figures</w:t>
      </w:r>
      <w:bookmarkEnd w:id="27"/>
      <w:bookmarkEnd w:id="28"/>
      <w:bookmarkEnd w:id="29"/>
      <w:bookmarkEnd w:id="30"/>
    </w:p>
    <w:p w14:paraId="4DCDA5E2" w14:textId="1A7BA92E" w:rsidR="0039442D" w:rsidRDefault="00E11A5C">
      <w:pPr>
        <w:pStyle w:val="TableofFigures"/>
        <w:tabs>
          <w:tab w:val="right" w:leader="dot" w:pos="8212"/>
        </w:tabs>
        <w:rPr>
          <w:rFonts w:asciiTheme="minorHAnsi" w:eastAsiaTheme="minorEastAsia" w:hAnsiTheme="minorHAnsi" w:cstheme="minorBidi"/>
          <w:noProof/>
          <w:kern w:val="0"/>
          <w:sz w:val="24"/>
          <w:szCs w:val="24"/>
          <w:lang w:eastAsia="en-US"/>
        </w:rPr>
      </w:pPr>
      <w:r w:rsidRPr="00554B20">
        <w:rPr>
          <w:color w:val="0070C0"/>
          <w:rPrChange w:id="31" w:author="Anna Rasburn" w:date="2019-01-10T16:20:00Z">
            <w:rPr/>
          </w:rPrChange>
        </w:rPr>
        <w:fldChar w:fldCharType="begin"/>
      </w:r>
      <w:r w:rsidRPr="00554B20">
        <w:rPr>
          <w:color w:val="0070C0"/>
          <w:rPrChange w:id="32" w:author="Anna Rasburn" w:date="2019-01-10T16:20:00Z">
            <w:rPr/>
          </w:rPrChange>
        </w:rPr>
        <w:instrText xml:space="preserve"> TOC \h \z \c "Figure" </w:instrText>
      </w:r>
      <w:r w:rsidRPr="00554B20">
        <w:rPr>
          <w:color w:val="0070C0"/>
          <w:rPrChange w:id="33" w:author="Anna Rasburn" w:date="2019-01-10T16:20:00Z">
            <w:rPr/>
          </w:rPrChange>
        </w:rPr>
        <w:fldChar w:fldCharType="separate"/>
      </w:r>
      <w:hyperlink w:anchor="_Toc536712252" w:history="1">
        <w:r w:rsidR="0039442D" w:rsidRPr="00B046D7">
          <w:rPr>
            <w:rStyle w:val="Hyperlink"/>
            <w:b/>
            <w:noProof/>
          </w:rPr>
          <w:t>Figure 2.1</w:t>
        </w:r>
        <w:r w:rsidR="0039442D" w:rsidRPr="00B046D7">
          <w:rPr>
            <w:rStyle w:val="Hyperlink"/>
            <w:noProof/>
          </w:rPr>
          <w:t xml:space="preserve"> Flow Diagram of a Genetic Algorithm</w:t>
        </w:r>
        <w:r w:rsidR="0039442D">
          <w:rPr>
            <w:noProof/>
            <w:webHidden/>
          </w:rPr>
          <w:tab/>
        </w:r>
        <w:r w:rsidR="0039442D">
          <w:rPr>
            <w:noProof/>
            <w:webHidden/>
          </w:rPr>
          <w:fldChar w:fldCharType="begin"/>
        </w:r>
        <w:r w:rsidR="0039442D">
          <w:rPr>
            <w:noProof/>
            <w:webHidden/>
          </w:rPr>
          <w:instrText xml:space="preserve"> PAGEREF _Toc536712252 \h </w:instrText>
        </w:r>
        <w:r w:rsidR="0039442D">
          <w:rPr>
            <w:noProof/>
            <w:webHidden/>
          </w:rPr>
        </w:r>
        <w:r w:rsidR="0039442D">
          <w:rPr>
            <w:noProof/>
            <w:webHidden/>
          </w:rPr>
          <w:fldChar w:fldCharType="separate"/>
        </w:r>
        <w:r w:rsidR="0039442D">
          <w:rPr>
            <w:noProof/>
            <w:webHidden/>
          </w:rPr>
          <w:t>5</w:t>
        </w:r>
        <w:r w:rsidR="0039442D">
          <w:rPr>
            <w:noProof/>
            <w:webHidden/>
          </w:rPr>
          <w:fldChar w:fldCharType="end"/>
        </w:r>
      </w:hyperlink>
    </w:p>
    <w:p w14:paraId="6561BA3F" w14:textId="6528A125" w:rsidR="0039442D" w:rsidRDefault="0039442D">
      <w:pPr>
        <w:pStyle w:val="TableofFigures"/>
        <w:tabs>
          <w:tab w:val="right" w:leader="dot" w:pos="8212"/>
        </w:tabs>
        <w:rPr>
          <w:rFonts w:asciiTheme="minorHAnsi" w:eastAsiaTheme="minorEastAsia" w:hAnsiTheme="minorHAnsi" w:cstheme="minorBidi"/>
          <w:noProof/>
          <w:kern w:val="0"/>
          <w:sz w:val="24"/>
          <w:szCs w:val="24"/>
          <w:lang w:eastAsia="en-US"/>
        </w:rPr>
      </w:pPr>
      <w:hyperlink w:anchor="_Toc536712253" w:history="1">
        <w:r w:rsidRPr="00B046D7">
          <w:rPr>
            <w:rStyle w:val="Hyperlink"/>
            <w:b/>
            <w:noProof/>
          </w:rPr>
          <w:t>Figure 3.1</w:t>
        </w:r>
        <w:r w:rsidRPr="00B046D7">
          <w:rPr>
            <w:rStyle w:val="Hyperlink"/>
            <w:noProof/>
          </w:rPr>
          <w:t xml:space="preserve"> Diagram of changing code lifecycle with Genetic Improvement</w:t>
        </w:r>
        <w:r>
          <w:rPr>
            <w:noProof/>
            <w:webHidden/>
          </w:rPr>
          <w:tab/>
        </w:r>
        <w:r>
          <w:rPr>
            <w:noProof/>
            <w:webHidden/>
          </w:rPr>
          <w:fldChar w:fldCharType="begin"/>
        </w:r>
        <w:r>
          <w:rPr>
            <w:noProof/>
            <w:webHidden/>
          </w:rPr>
          <w:instrText xml:space="preserve"> PAGEREF _Toc536712253 \h </w:instrText>
        </w:r>
        <w:r>
          <w:rPr>
            <w:noProof/>
            <w:webHidden/>
          </w:rPr>
        </w:r>
        <w:r>
          <w:rPr>
            <w:noProof/>
            <w:webHidden/>
          </w:rPr>
          <w:fldChar w:fldCharType="separate"/>
        </w:r>
        <w:r>
          <w:rPr>
            <w:noProof/>
            <w:webHidden/>
          </w:rPr>
          <w:t>8</w:t>
        </w:r>
        <w:r>
          <w:rPr>
            <w:noProof/>
            <w:webHidden/>
          </w:rPr>
          <w:fldChar w:fldCharType="end"/>
        </w:r>
      </w:hyperlink>
    </w:p>
    <w:p w14:paraId="7132F958" w14:textId="2B355100" w:rsidR="0039442D" w:rsidRDefault="0039442D">
      <w:pPr>
        <w:pStyle w:val="TableofFigures"/>
        <w:tabs>
          <w:tab w:val="right" w:leader="dot" w:pos="8212"/>
        </w:tabs>
        <w:rPr>
          <w:rFonts w:asciiTheme="minorHAnsi" w:eastAsiaTheme="minorEastAsia" w:hAnsiTheme="minorHAnsi" w:cstheme="minorBidi"/>
          <w:noProof/>
          <w:kern w:val="0"/>
          <w:sz w:val="24"/>
          <w:szCs w:val="24"/>
          <w:lang w:eastAsia="en-US"/>
        </w:rPr>
      </w:pPr>
      <w:hyperlink w:anchor="_Toc536712254" w:history="1">
        <w:r w:rsidRPr="00B046D7">
          <w:rPr>
            <w:rStyle w:val="Hyperlink"/>
            <w:b/>
            <w:noProof/>
          </w:rPr>
          <w:t>Figure 3.2</w:t>
        </w:r>
        <w:r w:rsidRPr="00B046D7">
          <w:rPr>
            <w:rStyle w:val="Hyperlink"/>
            <w:noProof/>
          </w:rPr>
          <w:t xml:space="preserve"> Example of GIN output</w:t>
        </w:r>
        <w:r>
          <w:rPr>
            <w:noProof/>
            <w:webHidden/>
          </w:rPr>
          <w:tab/>
        </w:r>
        <w:r>
          <w:rPr>
            <w:noProof/>
            <w:webHidden/>
          </w:rPr>
          <w:fldChar w:fldCharType="begin"/>
        </w:r>
        <w:r>
          <w:rPr>
            <w:noProof/>
            <w:webHidden/>
          </w:rPr>
          <w:instrText xml:space="preserve"> PAGEREF _Toc536712254 \h </w:instrText>
        </w:r>
        <w:r>
          <w:rPr>
            <w:noProof/>
            <w:webHidden/>
          </w:rPr>
        </w:r>
        <w:r>
          <w:rPr>
            <w:noProof/>
            <w:webHidden/>
          </w:rPr>
          <w:fldChar w:fldCharType="separate"/>
        </w:r>
        <w:r>
          <w:rPr>
            <w:noProof/>
            <w:webHidden/>
          </w:rPr>
          <w:t>9</w:t>
        </w:r>
        <w:r>
          <w:rPr>
            <w:noProof/>
            <w:webHidden/>
          </w:rPr>
          <w:fldChar w:fldCharType="end"/>
        </w:r>
      </w:hyperlink>
    </w:p>
    <w:p w14:paraId="4B94ABD7" w14:textId="058177DE" w:rsidR="0039442D" w:rsidRDefault="0039442D">
      <w:pPr>
        <w:pStyle w:val="TableofFigures"/>
        <w:tabs>
          <w:tab w:val="right" w:leader="dot" w:pos="8212"/>
        </w:tabs>
        <w:rPr>
          <w:rFonts w:asciiTheme="minorHAnsi" w:eastAsiaTheme="minorEastAsia" w:hAnsiTheme="minorHAnsi" w:cstheme="minorBidi"/>
          <w:noProof/>
          <w:kern w:val="0"/>
          <w:sz w:val="24"/>
          <w:szCs w:val="24"/>
          <w:lang w:eastAsia="en-US"/>
        </w:rPr>
      </w:pPr>
      <w:hyperlink w:anchor="_Toc536712255" w:history="1">
        <w:r w:rsidRPr="00B046D7">
          <w:rPr>
            <w:rStyle w:val="Hyperlink"/>
            <w:b/>
            <w:noProof/>
          </w:rPr>
          <w:t>Figure 3.3</w:t>
        </w:r>
        <w:r w:rsidRPr="00B046D7">
          <w:rPr>
            <w:rStyle w:val="Hyperlink"/>
            <w:noProof/>
          </w:rPr>
          <w:t xml:space="preserve"> UML diagram of how GIN works</w:t>
        </w:r>
        <w:r>
          <w:rPr>
            <w:noProof/>
            <w:webHidden/>
          </w:rPr>
          <w:tab/>
        </w:r>
        <w:r>
          <w:rPr>
            <w:noProof/>
            <w:webHidden/>
          </w:rPr>
          <w:fldChar w:fldCharType="begin"/>
        </w:r>
        <w:r>
          <w:rPr>
            <w:noProof/>
            <w:webHidden/>
          </w:rPr>
          <w:instrText xml:space="preserve"> PAGEREF _Toc536712255 \h </w:instrText>
        </w:r>
        <w:r>
          <w:rPr>
            <w:noProof/>
            <w:webHidden/>
          </w:rPr>
        </w:r>
        <w:r>
          <w:rPr>
            <w:noProof/>
            <w:webHidden/>
          </w:rPr>
          <w:fldChar w:fldCharType="separate"/>
        </w:r>
        <w:r>
          <w:rPr>
            <w:noProof/>
            <w:webHidden/>
          </w:rPr>
          <w:t>9</w:t>
        </w:r>
        <w:r>
          <w:rPr>
            <w:noProof/>
            <w:webHidden/>
          </w:rPr>
          <w:fldChar w:fldCharType="end"/>
        </w:r>
      </w:hyperlink>
    </w:p>
    <w:p w14:paraId="21912F26" w14:textId="61E0A2D0" w:rsidR="0039442D" w:rsidRDefault="0039442D">
      <w:pPr>
        <w:pStyle w:val="TableofFigures"/>
        <w:tabs>
          <w:tab w:val="right" w:leader="dot" w:pos="8212"/>
        </w:tabs>
        <w:rPr>
          <w:rFonts w:asciiTheme="minorHAnsi" w:eastAsiaTheme="minorEastAsia" w:hAnsiTheme="minorHAnsi" w:cstheme="minorBidi"/>
          <w:noProof/>
          <w:kern w:val="0"/>
          <w:sz w:val="24"/>
          <w:szCs w:val="24"/>
          <w:lang w:eastAsia="en-US"/>
        </w:rPr>
      </w:pPr>
      <w:hyperlink w:anchor="_Toc536712256" w:history="1">
        <w:r w:rsidRPr="00B046D7">
          <w:rPr>
            <w:rStyle w:val="Hyperlink"/>
            <w:b/>
            <w:noProof/>
          </w:rPr>
          <w:t>Figure 3.4</w:t>
        </w:r>
        <w:r w:rsidRPr="00B046D7">
          <w:rPr>
            <w:rStyle w:val="Hyperlink"/>
            <w:noProof/>
          </w:rPr>
          <w:t xml:space="preserve"> Architecture of Jalen</w:t>
        </w:r>
        <w:r>
          <w:rPr>
            <w:noProof/>
            <w:webHidden/>
          </w:rPr>
          <w:tab/>
        </w:r>
        <w:r>
          <w:rPr>
            <w:noProof/>
            <w:webHidden/>
          </w:rPr>
          <w:fldChar w:fldCharType="begin"/>
        </w:r>
        <w:r>
          <w:rPr>
            <w:noProof/>
            <w:webHidden/>
          </w:rPr>
          <w:instrText xml:space="preserve"> PAGEREF _Toc536712256 \h </w:instrText>
        </w:r>
        <w:r>
          <w:rPr>
            <w:noProof/>
            <w:webHidden/>
          </w:rPr>
        </w:r>
        <w:r>
          <w:rPr>
            <w:noProof/>
            <w:webHidden/>
          </w:rPr>
          <w:fldChar w:fldCharType="separate"/>
        </w:r>
        <w:r>
          <w:rPr>
            <w:noProof/>
            <w:webHidden/>
          </w:rPr>
          <w:t>13</w:t>
        </w:r>
        <w:r>
          <w:rPr>
            <w:noProof/>
            <w:webHidden/>
          </w:rPr>
          <w:fldChar w:fldCharType="end"/>
        </w:r>
      </w:hyperlink>
    </w:p>
    <w:p w14:paraId="59CA88B0" w14:textId="4F54E0B3" w:rsidR="0039442D" w:rsidRDefault="0039442D">
      <w:pPr>
        <w:pStyle w:val="TableofFigures"/>
        <w:tabs>
          <w:tab w:val="right" w:leader="dot" w:pos="8212"/>
        </w:tabs>
        <w:rPr>
          <w:rFonts w:asciiTheme="minorHAnsi" w:eastAsiaTheme="minorEastAsia" w:hAnsiTheme="minorHAnsi" w:cstheme="minorBidi"/>
          <w:noProof/>
          <w:kern w:val="0"/>
          <w:sz w:val="24"/>
          <w:szCs w:val="24"/>
          <w:lang w:eastAsia="en-US"/>
        </w:rPr>
      </w:pPr>
      <w:hyperlink w:anchor="_Toc536712257" w:history="1">
        <w:r w:rsidRPr="00B046D7">
          <w:rPr>
            <w:rStyle w:val="Hyperlink"/>
            <w:b/>
            <w:noProof/>
          </w:rPr>
          <w:t>Figure 3.5</w:t>
        </w:r>
        <w:r w:rsidRPr="00B046D7">
          <w:rPr>
            <w:rStyle w:val="Hyperlink"/>
            <w:noProof/>
          </w:rPr>
          <w:t xml:space="preserve"> Ratings for Mobile applications</w:t>
        </w:r>
        <w:r>
          <w:rPr>
            <w:noProof/>
            <w:webHidden/>
          </w:rPr>
          <w:tab/>
        </w:r>
        <w:r>
          <w:rPr>
            <w:noProof/>
            <w:webHidden/>
          </w:rPr>
          <w:fldChar w:fldCharType="begin"/>
        </w:r>
        <w:r>
          <w:rPr>
            <w:noProof/>
            <w:webHidden/>
          </w:rPr>
          <w:instrText xml:space="preserve"> PAGEREF _Toc536712257 \h </w:instrText>
        </w:r>
        <w:r>
          <w:rPr>
            <w:noProof/>
            <w:webHidden/>
          </w:rPr>
        </w:r>
        <w:r>
          <w:rPr>
            <w:noProof/>
            <w:webHidden/>
          </w:rPr>
          <w:fldChar w:fldCharType="separate"/>
        </w:r>
        <w:r>
          <w:rPr>
            <w:noProof/>
            <w:webHidden/>
          </w:rPr>
          <w:t>16</w:t>
        </w:r>
        <w:r>
          <w:rPr>
            <w:noProof/>
            <w:webHidden/>
          </w:rPr>
          <w:fldChar w:fldCharType="end"/>
        </w:r>
      </w:hyperlink>
    </w:p>
    <w:p w14:paraId="49EAB781" w14:textId="46064422" w:rsidR="0039442D" w:rsidRDefault="0039442D">
      <w:pPr>
        <w:pStyle w:val="TableofFigures"/>
        <w:tabs>
          <w:tab w:val="right" w:leader="dot" w:pos="8212"/>
        </w:tabs>
        <w:rPr>
          <w:rFonts w:asciiTheme="minorHAnsi" w:eastAsiaTheme="minorEastAsia" w:hAnsiTheme="minorHAnsi" w:cstheme="minorBidi"/>
          <w:noProof/>
          <w:kern w:val="0"/>
          <w:sz w:val="24"/>
          <w:szCs w:val="24"/>
          <w:lang w:eastAsia="en-US"/>
        </w:rPr>
      </w:pPr>
      <w:hyperlink w:anchor="_Toc536712258" w:history="1">
        <w:r w:rsidRPr="00B046D7">
          <w:rPr>
            <w:rStyle w:val="Hyperlink"/>
            <w:b/>
            <w:noProof/>
          </w:rPr>
          <w:t>Figure 5.1</w:t>
        </w:r>
        <w:r w:rsidRPr="00B046D7">
          <w:rPr>
            <w:rStyle w:val="Hyperlink"/>
            <w:noProof/>
          </w:rPr>
          <w:t xml:space="preserve"> Example of a Bean for a removeLineEdit</w:t>
        </w:r>
        <w:r>
          <w:rPr>
            <w:noProof/>
            <w:webHidden/>
          </w:rPr>
          <w:tab/>
        </w:r>
        <w:r>
          <w:rPr>
            <w:noProof/>
            <w:webHidden/>
          </w:rPr>
          <w:fldChar w:fldCharType="begin"/>
        </w:r>
        <w:r>
          <w:rPr>
            <w:noProof/>
            <w:webHidden/>
          </w:rPr>
          <w:instrText xml:space="preserve"> PAGEREF _Toc536712258 \h </w:instrText>
        </w:r>
        <w:r>
          <w:rPr>
            <w:noProof/>
            <w:webHidden/>
          </w:rPr>
        </w:r>
        <w:r>
          <w:rPr>
            <w:noProof/>
            <w:webHidden/>
          </w:rPr>
          <w:fldChar w:fldCharType="separate"/>
        </w:r>
        <w:r>
          <w:rPr>
            <w:noProof/>
            <w:webHidden/>
          </w:rPr>
          <w:t>21</w:t>
        </w:r>
        <w:r>
          <w:rPr>
            <w:noProof/>
            <w:webHidden/>
          </w:rPr>
          <w:fldChar w:fldCharType="end"/>
        </w:r>
      </w:hyperlink>
    </w:p>
    <w:p w14:paraId="14EE9118" w14:textId="1D07C2EC" w:rsidR="000A57A9" w:rsidRPr="00554B20" w:rsidRDefault="00E11A5C" w:rsidP="000A57A9">
      <w:pPr>
        <w:pStyle w:val="BodyText"/>
        <w:rPr>
          <w:b/>
          <w:color w:val="0070C0"/>
          <w:kern w:val="0"/>
        </w:rPr>
      </w:pPr>
      <w:r w:rsidRPr="00554B20">
        <w:rPr>
          <w:color w:val="0070C0"/>
          <w:rPrChange w:id="34" w:author="Anna Rasburn" w:date="2019-01-10T16:20:00Z">
            <w:rPr/>
          </w:rPrChange>
        </w:rPr>
        <w:fldChar w:fldCharType="end"/>
      </w:r>
    </w:p>
    <w:p w14:paraId="1F40F5AD" w14:textId="77777777" w:rsidR="008D6BCE" w:rsidRPr="00554B20" w:rsidRDefault="008D6BCE" w:rsidP="000A57A9">
      <w:pPr>
        <w:pStyle w:val="BodyText"/>
        <w:rPr>
          <w:b/>
          <w:color w:val="0070C0"/>
          <w:kern w:val="0"/>
        </w:rPr>
      </w:pPr>
    </w:p>
    <w:p w14:paraId="1A1DAAEB" w14:textId="77777777" w:rsidR="008D6BCE" w:rsidRPr="00554B20" w:rsidRDefault="008D6BCE" w:rsidP="0051315B">
      <w:pPr>
        <w:pStyle w:val="BodyText"/>
        <w:ind w:firstLine="0"/>
        <w:rPr>
          <w:b/>
          <w:color w:val="0070C0"/>
          <w:kern w:val="0"/>
          <w:sz w:val="32"/>
        </w:rPr>
      </w:pPr>
    </w:p>
    <w:p w14:paraId="280438E9" w14:textId="77777777" w:rsidR="000A3BFF" w:rsidRDefault="000A3BFF">
      <w:pPr>
        <w:rPr>
          <w:ins w:id="35" w:author="Anna Rasburn [2]" w:date="2019-01-19T17:13:00Z"/>
          <w:b/>
          <w:color w:val="0070C0"/>
          <w:sz w:val="32"/>
          <w:szCs w:val="20"/>
          <w:lang w:eastAsia="en-GB"/>
        </w:rPr>
      </w:pPr>
      <w:ins w:id="36" w:author="Anna Rasburn [2]" w:date="2019-01-19T17:13:00Z">
        <w:r>
          <w:rPr>
            <w:b/>
            <w:color w:val="0070C0"/>
            <w:sz w:val="32"/>
          </w:rPr>
          <w:br w:type="page"/>
        </w:r>
      </w:ins>
    </w:p>
    <w:p w14:paraId="7F32AE44" w14:textId="6A5DB561" w:rsidR="0051315B" w:rsidRPr="000A3BFF" w:rsidRDefault="0051315B">
      <w:pPr>
        <w:pStyle w:val="Heading1"/>
        <w:numPr>
          <w:ilvl w:val="0"/>
          <w:numId w:val="0"/>
        </w:numPr>
        <w:ind w:left="432" w:hanging="432"/>
        <w:rPr>
          <w:b w:val="0"/>
          <w:color w:val="0070C0"/>
          <w:rPrChange w:id="37" w:author="Anna Rasburn [2]" w:date="2019-01-19T17:14:00Z">
            <w:rPr>
              <w:b/>
            </w:rPr>
          </w:rPrChange>
        </w:rPr>
        <w:pPrChange w:id="38" w:author="Anna Rasburn [2]" w:date="2019-01-19T17:14:00Z">
          <w:pPr>
            <w:pStyle w:val="BodyText"/>
            <w:ind w:firstLine="0"/>
          </w:pPr>
        </w:pPrChange>
      </w:pPr>
      <w:bookmarkStart w:id="39" w:name="_Toc536713202"/>
      <w:r w:rsidRPr="000A3BFF">
        <w:rPr>
          <w:color w:val="0070C0"/>
          <w:rPrChange w:id="40" w:author="Anna Rasburn [2]" w:date="2019-01-19T17:14:00Z">
            <w:rPr>
              <w:b/>
            </w:rPr>
          </w:rPrChange>
        </w:rPr>
        <w:lastRenderedPageBreak/>
        <w:t>List of Tables</w:t>
      </w:r>
      <w:bookmarkEnd w:id="39"/>
    </w:p>
    <w:p w14:paraId="5654700C" w14:textId="77777777" w:rsidR="0051315B" w:rsidRPr="00554B20" w:rsidRDefault="0051315B" w:rsidP="0051315B">
      <w:pPr>
        <w:pStyle w:val="BodyText"/>
        <w:ind w:firstLine="0"/>
        <w:rPr>
          <w:b/>
          <w:color w:val="0070C0"/>
          <w:kern w:val="0"/>
        </w:rPr>
      </w:pPr>
    </w:p>
    <w:p w14:paraId="005B5441" w14:textId="77777777" w:rsidR="0051315B" w:rsidRPr="00554B20" w:rsidRDefault="0051315B">
      <w:pPr>
        <w:pStyle w:val="TableofFigures"/>
        <w:tabs>
          <w:tab w:val="right" w:leader="dot" w:pos="8212"/>
        </w:tabs>
        <w:rPr>
          <w:rFonts w:asciiTheme="minorHAnsi" w:eastAsiaTheme="minorEastAsia" w:hAnsiTheme="minorHAnsi" w:cstheme="minorBidi"/>
          <w:noProof/>
          <w:color w:val="0070C0"/>
          <w:kern w:val="0"/>
          <w:sz w:val="24"/>
          <w:szCs w:val="24"/>
          <w:lang w:eastAsia="en-US"/>
        </w:rPr>
      </w:pPr>
      <w:r w:rsidRPr="00554B20">
        <w:rPr>
          <w:b/>
          <w:color w:val="0070C0"/>
          <w:kern w:val="0"/>
        </w:rPr>
        <w:fldChar w:fldCharType="begin"/>
      </w:r>
      <w:r w:rsidRPr="00554B20">
        <w:rPr>
          <w:b/>
          <w:color w:val="0070C0"/>
          <w:kern w:val="0"/>
        </w:rPr>
        <w:instrText xml:space="preserve"> TOC \h \z \c "Table" </w:instrText>
      </w:r>
      <w:r w:rsidRPr="00554B20">
        <w:rPr>
          <w:b/>
          <w:color w:val="0070C0"/>
          <w:kern w:val="0"/>
        </w:rPr>
        <w:fldChar w:fldCharType="separate"/>
      </w:r>
      <w:hyperlink w:anchor="_Toc534297458" w:history="1">
        <w:r w:rsidRPr="00554B20">
          <w:rPr>
            <w:rStyle w:val="Hyperlink"/>
            <w:b/>
            <w:noProof/>
            <w:color w:val="0070C0"/>
          </w:rPr>
          <w:t>Table 1</w:t>
        </w:r>
        <w:r w:rsidRPr="00554B20">
          <w:rPr>
            <w:rStyle w:val="Hyperlink"/>
            <w:noProof/>
            <w:color w:val="0070C0"/>
          </w:rPr>
          <w:t xml:space="preserve"> Example to Demonstrate the levels of Fitness</w:t>
        </w:r>
        <w:r w:rsidRPr="00554B20">
          <w:rPr>
            <w:noProof/>
            <w:webHidden/>
            <w:color w:val="0070C0"/>
          </w:rPr>
          <w:tab/>
        </w:r>
        <w:r w:rsidRPr="00554B20">
          <w:rPr>
            <w:noProof/>
            <w:webHidden/>
            <w:color w:val="0070C0"/>
          </w:rPr>
          <w:fldChar w:fldCharType="begin"/>
        </w:r>
        <w:r w:rsidRPr="00554B20">
          <w:rPr>
            <w:noProof/>
            <w:webHidden/>
            <w:color w:val="0070C0"/>
          </w:rPr>
          <w:instrText xml:space="preserve"> PAGEREF _Toc534297458 \h </w:instrText>
        </w:r>
        <w:r w:rsidRPr="00554B20">
          <w:rPr>
            <w:noProof/>
            <w:webHidden/>
            <w:color w:val="0070C0"/>
          </w:rPr>
        </w:r>
        <w:r w:rsidRPr="00554B20">
          <w:rPr>
            <w:noProof/>
            <w:webHidden/>
            <w:color w:val="0070C0"/>
          </w:rPr>
          <w:fldChar w:fldCharType="separate"/>
        </w:r>
        <w:r w:rsidRPr="00554B20">
          <w:rPr>
            <w:noProof/>
            <w:webHidden/>
            <w:color w:val="0070C0"/>
          </w:rPr>
          <w:t>3</w:t>
        </w:r>
        <w:r w:rsidRPr="00554B20">
          <w:rPr>
            <w:noProof/>
            <w:webHidden/>
            <w:color w:val="0070C0"/>
          </w:rPr>
          <w:fldChar w:fldCharType="end"/>
        </w:r>
      </w:hyperlink>
    </w:p>
    <w:p w14:paraId="4ABBF790" w14:textId="77777777" w:rsidR="0051315B" w:rsidRPr="001765A6" w:rsidRDefault="0051315B" w:rsidP="00555C9E">
      <w:pPr>
        <w:pStyle w:val="BodyText"/>
        <w:ind w:firstLine="0"/>
        <w:rPr>
          <w:b/>
          <w:kern w:val="0"/>
        </w:rPr>
        <w:sectPr w:rsidR="0051315B" w:rsidRPr="001765A6" w:rsidSect="009E2B48">
          <w:footerReference w:type="default" r:id="rId13"/>
          <w:type w:val="continuous"/>
          <w:pgSz w:w="11906" w:h="16838" w:code="9"/>
          <w:pgMar w:top="1440" w:right="1841" w:bottom="1440" w:left="1843" w:header="720" w:footer="720" w:gutter="0"/>
          <w:pgNumType w:fmt="lowerRoman" w:start="1"/>
          <w:cols w:space="720"/>
        </w:sectPr>
      </w:pPr>
      <w:r w:rsidRPr="00554B20">
        <w:rPr>
          <w:b/>
          <w:color w:val="0070C0"/>
          <w:kern w:val="0"/>
        </w:rPr>
        <w:fldChar w:fldCharType="end"/>
      </w:r>
    </w:p>
    <w:p w14:paraId="281520C3" w14:textId="77777777" w:rsidR="00CB76FF" w:rsidRPr="001765A6" w:rsidRDefault="00946A62" w:rsidP="000A57A9">
      <w:pPr>
        <w:pStyle w:val="Heading1"/>
      </w:pPr>
      <w:bookmarkStart w:id="44" w:name="_Toc536543206"/>
      <w:bookmarkStart w:id="45" w:name="_Toc536543435"/>
      <w:bookmarkStart w:id="46" w:name="_Toc15893761"/>
      <w:bookmarkStart w:id="47" w:name="_Toc536713203"/>
      <w:r w:rsidRPr="001765A6">
        <w:lastRenderedPageBreak/>
        <w:t>Introduction</w:t>
      </w:r>
      <w:bookmarkEnd w:id="44"/>
      <w:bookmarkEnd w:id="45"/>
      <w:bookmarkEnd w:id="46"/>
      <w:bookmarkEnd w:id="47"/>
    </w:p>
    <w:p w14:paraId="4D96ABB6" w14:textId="77777777" w:rsidR="007066B6" w:rsidRPr="00C457E2" w:rsidRDefault="00946A62" w:rsidP="007066B6">
      <w:pPr>
        <w:pStyle w:val="BodyFirst"/>
        <w:rPr>
          <w:color w:val="FF0000"/>
        </w:rPr>
      </w:pPr>
      <w:r w:rsidRPr="00C457E2">
        <w:rPr>
          <w:color w:val="FF0000"/>
        </w:rPr>
        <w:t xml:space="preserve">For editorial consistency, it is important to use Word styles properly. Word 2003 onwards has so-called quick styles. If the styles referred to below are not visible on the </w:t>
      </w:r>
      <w:r w:rsidRPr="00C457E2">
        <w:rPr>
          <w:i/>
          <w:color w:val="FF0000"/>
        </w:rPr>
        <w:t>Home</w:t>
      </w:r>
      <w:r w:rsidRPr="00C457E2">
        <w:rPr>
          <w:color w:val="FF0000"/>
        </w:rPr>
        <w:t xml:space="preserve"> ribbon in the </w:t>
      </w:r>
      <w:r w:rsidRPr="00C457E2">
        <w:rPr>
          <w:i/>
          <w:color w:val="FF0000"/>
        </w:rPr>
        <w:t>Styles</w:t>
      </w:r>
      <w:r w:rsidRPr="00C457E2">
        <w:rPr>
          <w:color w:val="FF0000"/>
        </w:rPr>
        <w:t xml:space="preserve"> category, choose </w:t>
      </w:r>
      <w:r w:rsidRPr="00C457E2">
        <w:rPr>
          <w:i/>
          <w:color w:val="FF0000"/>
        </w:rPr>
        <w:t>Apply Styles</w:t>
      </w:r>
      <w:r w:rsidRPr="00C457E2">
        <w:rPr>
          <w:color w:val="FF0000"/>
        </w:rPr>
        <w:t xml:space="preserve"> from the down arrow at the bottom right of the </w:t>
      </w:r>
      <w:r w:rsidRPr="00C457E2">
        <w:rPr>
          <w:i/>
          <w:color w:val="FF0000"/>
        </w:rPr>
        <w:t>Styles</w:t>
      </w:r>
      <w:r w:rsidRPr="00C457E2">
        <w:rPr>
          <w:color w:val="FF0000"/>
        </w:rPr>
        <w:t xml:space="preserve"> category. Styles can then be applied from the drop-down box. To make a style visible as a quick style, choose </w:t>
      </w:r>
      <w:r w:rsidRPr="00C457E2">
        <w:rPr>
          <w:i/>
          <w:color w:val="FF0000"/>
        </w:rPr>
        <w:t>Apply Styles</w:t>
      </w:r>
      <w:r w:rsidRPr="00C457E2">
        <w:rPr>
          <w:color w:val="FF0000"/>
        </w:rPr>
        <w:t xml:space="preserve">, then click </w:t>
      </w:r>
      <w:r w:rsidRPr="00C457E2">
        <w:rPr>
          <w:i/>
          <w:color w:val="FF0000"/>
        </w:rPr>
        <w:t>Styles</w:t>
      </w:r>
      <w:r w:rsidRPr="00C457E2">
        <w:rPr>
          <w:color w:val="FF0000"/>
        </w:rPr>
        <w:t xml:space="preserve"> (the </w:t>
      </w:r>
      <w:r w:rsidRPr="00C457E2">
        <w:rPr>
          <w:i/>
          <w:color w:val="FF0000"/>
        </w:rPr>
        <w:t>AA</w:t>
      </w:r>
      <w:r w:rsidRPr="00C457E2">
        <w:rPr>
          <w:color w:val="FF0000"/>
        </w:rPr>
        <w:t xml:space="preserve"> icon), then click on the drop-down list for a style, and then </w:t>
      </w:r>
      <w:r w:rsidRPr="00C457E2">
        <w:rPr>
          <w:i/>
          <w:color w:val="FF0000"/>
        </w:rPr>
        <w:t>Add to Quick Style Gallery</w:t>
      </w:r>
      <w:r w:rsidRPr="00C457E2">
        <w:rPr>
          <w:color w:val="FF0000"/>
        </w:rPr>
        <w:t>.</w:t>
      </w:r>
    </w:p>
    <w:p w14:paraId="28463AE9" w14:textId="77777777" w:rsidR="00CB76FF" w:rsidRPr="00C457E2" w:rsidRDefault="00946A62" w:rsidP="007066B6">
      <w:pPr>
        <w:pStyle w:val="BodyText"/>
        <w:rPr>
          <w:color w:val="FF0000"/>
        </w:rPr>
      </w:pPr>
      <w:r w:rsidRPr="00C457E2">
        <w:rPr>
          <w:color w:val="FF0000"/>
        </w:rPr>
        <w:t xml:space="preserve">Chapters are entered using the Heading 1 paragraph style. The Heading 1 style automatically moves to the start of a new page and supplies the next chapter number. The new paragraph when you press Return after a heading automatically uses the </w:t>
      </w:r>
      <w:r w:rsidRPr="00C457E2">
        <w:rPr>
          <w:i/>
          <w:color w:val="FF0000"/>
        </w:rPr>
        <w:t>Body First</w:t>
      </w:r>
      <w:r w:rsidRPr="00C457E2">
        <w:rPr>
          <w:color w:val="FF0000"/>
        </w:rPr>
        <w:t xml:space="preserve"> paragraph style (like this one, with no indent on the first line).</w:t>
      </w:r>
    </w:p>
    <w:p w14:paraId="294ED5A9" w14:textId="77777777" w:rsidR="00CB76FF" w:rsidRPr="00C457E2" w:rsidRDefault="00946A62" w:rsidP="007066B6">
      <w:pPr>
        <w:pStyle w:val="BodyText"/>
        <w:rPr>
          <w:color w:val="FF0000"/>
        </w:rPr>
      </w:pPr>
      <w:r w:rsidRPr="00C457E2">
        <w:rPr>
          <w:color w:val="FF0000"/>
        </w:rPr>
        <w:t>However, the most text uses the Body Text paragraph style (like this one, with 11 point Times New Roman, 1.5 line spacing, single-sided pages). Enter most text using the Body Text paragraph style. The new paragraph when you press Return after a Body First paragraph automatically uses the Body Text paragraph style.</w:t>
      </w:r>
    </w:p>
    <w:p w14:paraId="50678624" w14:textId="77777777" w:rsidR="00CB76FF" w:rsidRPr="00C457E2" w:rsidRDefault="00946A62">
      <w:pPr>
        <w:pStyle w:val="BodyText"/>
        <w:rPr>
          <w:color w:val="FF0000"/>
        </w:rPr>
      </w:pPr>
      <w:r w:rsidRPr="00C457E2">
        <w:rPr>
          <w:color w:val="FF0000"/>
        </w:rPr>
        <w:t>In general, use the default spacing that headings and paragraphs give you. Avoid using new-lines or spaces to format text. If you need to use quotes, preferably use single curly quotes ‘…’.</w:t>
      </w:r>
      <w:r w:rsidR="006E15B2" w:rsidRPr="00C457E2">
        <w:rPr>
          <w:color w:val="FF0000"/>
        </w:rPr>
        <w:t xml:space="preserve"> If you wish to emphasise something, usually use </w:t>
      </w:r>
      <w:r w:rsidR="006E15B2" w:rsidRPr="00C457E2">
        <w:rPr>
          <w:i/>
          <w:color w:val="FF0000"/>
        </w:rPr>
        <w:t>italic font</w:t>
      </w:r>
      <w:r w:rsidR="006E15B2" w:rsidRPr="00C457E2">
        <w:rPr>
          <w:color w:val="FF0000"/>
        </w:rPr>
        <w:t>.</w:t>
      </w:r>
    </w:p>
    <w:p w14:paraId="2E91F370" w14:textId="77777777" w:rsidR="00CB76FF" w:rsidRPr="00C457E2" w:rsidRDefault="00946A62">
      <w:pPr>
        <w:pStyle w:val="BodyText"/>
        <w:rPr>
          <w:b/>
          <w:color w:val="FF0000"/>
        </w:rPr>
      </w:pPr>
      <w:r w:rsidRPr="00C457E2">
        <w:rPr>
          <w:b/>
          <w:color w:val="FF0000"/>
        </w:rPr>
        <w:t>Remember to Save frequently while you are working!</w:t>
      </w:r>
    </w:p>
    <w:p w14:paraId="3034D9CB" w14:textId="2413EF2E" w:rsidR="00CB76FF" w:rsidRPr="001765A6" w:rsidRDefault="00CB76FF" w:rsidP="000042CF">
      <w:pPr>
        <w:pStyle w:val="Heading2"/>
        <w:numPr>
          <w:ilvl w:val="0"/>
          <w:numId w:val="0"/>
        </w:numPr>
      </w:pPr>
    </w:p>
    <w:p w14:paraId="76940CDF" w14:textId="77777777" w:rsidR="00CB76FF" w:rsidRPr="00C457E2" w:rsidRDefault="00946A62">
      <w:pPr>
        <w:pStyle w:val="BodyFirst"/>
        <w:rPr>
          <w:color w:val="FF0000"/>
        </w:rPr>
      </w:pPr>
      <w:r w:rsidRPr="00C457E2">
        <w:rPr>
          <w:color w:val="FF0000"/>
        </w:rPr>
        <w:t xml:space="preserve">Give the background to your project and context of what you have done. Sections are entered using the </w:t>
      </w:r>
      <w:r w:rsidRPr="00C457E2">
        <w:rPr>
          <w:i/>
          <w:color w:val="FF0000"/>
        </w:rPr>
        <w:t>Heading 2</w:t>
      </w:r>
      <w:r w:rsidRPr="00C457E2">
        <w:rPr>
          <w:color w:val="FF0000"/>
        </w:rPr>
        <w:t xml:space="preserve"> paragraph style – th</w:t>
      </w:r>
      <w:r w:rsidRPr="00C457E2">
        <w:rPr>
          <w:i/>
          <w:color w:val="FF0000"/>
        </w:rPr>
        <w:t>e Heading 2</w:t>
      </w:r>
      <w:r w:rsidRPr="00C457E2">
        <w:rPr>
          <w:color w:val="FF0000"/>
        </w:rPr>
        <w:t xml:space="preserve"> style automatically supplies the next section number.</w:t>
      </w:r>
    </w:p>
    <w:p w14:paraId="28BEB5D5" w14:textId="27BD90DD" w:rsidR="00D24CDC" w:rsidRPr="00555C9E" w:rsidDel="000042CF" w:rsidRDefault="00946A62">
      <w:pPr>
        <w:pStyle w:val="BodyText"/>
        <w:ind w:firstLine="0"/>
        <w:jc w:val="both"/>
        <w:rPr>
          <w:del w:id="48" w:author="Anna Rasburn" w:date="2019-01-31T14:52:00Z"/>
          <w:color w:val="0070C0"/>
        </w:rPr>
        <w:pPrChange w:id="49" w:author="Anna Rasburn" w:date="2019-01-03T16:47:00Z">
          <w:pPr>
            <w:pStyle w:val="BodyText"/>
            <w:spacing w:line="240" w:lineRule="auto"/>
            <w:ind w:firstLine="0"/>
          </w:pPr>
        </w:pPrChange>
      </w:pPr>
      <w:del w:id="50" w:author="Anna Rasburn" w:date="2019-01-31T14:52:00Z">
        <w:r w:rsidRPr="00555C9E" w:rsidDel="000042CF">
          <w:rPr>
            <w:color w:val="0070C0"/>
          </w:rPr>
          <w:delText>A large proportion of this research is building on research previously cond</w:delText>
        </w:r>
        <w:r w:rsidR="003D2B04" w:rsidDel="000042CF">
          <w:rPr>
            <w:color w:val="0070C0"/>
          </w:rPr>
          <w:delText>ucted by Dr Alexander Brownlee</w:delText>
        </w:r>
      </w:del>
      <w:customXmlDelRangeStart w:id="51" w:author="Anna Rasburn" w:date="2019-01-31T14:52:00Z"/>
      <w:sdt>
        <w:sdtPr>
          <w:rPr>
            <w:color w:val="0070C0"/>
          </w:rPr>
          <w:id w:val="562603619"/>
          <w:citation/>
        </w:sdtPr>
        <w:sdtContent>
          <w:customXmlDelRangeEnd w:id="51"/>
          <w:del w:id="52" w:author="Anna Rasburn" w:date="2019-01-31T14:52:00Z">
            <w:r w:rsidR="00905B36" w:rsidDel="000042CF">
              <w:rPr>
                <w:color w:val="0070C0"/>
              </w:rPr>
              <w:fldChar w:fldCharType="begin"/>
            </w:r>
            <w:r w:rsidR="00905B36" w:rsidDel="000042CF">
              <w:rPr>
                <w:color w:val="0070C0"/>
              </w:rPr>
              <w:delInstrText xml:space="preserve"> CITATION ABr17 \l 2057 </w:delInstrText>
            </w:r>
            <w:r w:rsidR="00905B36" w:rsidDel="000042CF">
              <w:rPr>
                <w:color w:val="0070C0"/>
              </w:rPr>
              <w:fldChar w:fldCharType="separate"/>
            </w:r>
            <w:r w:rsidR="000042CF" w:rsidDel="000042CF">
              <w:rPr>
                <w:noProof/>
                <w:color w:val="0070C0"/>
              </w:rPr>
              <w:delText xml:space="preserve"> </w:delText>
            </w:r>
            <w:r w:rsidR="000042CF" w:rsidRPr="000042CF" w:rsidDel="000042CF">
              <w:rPr>
                <w:noProof/>
                <w:color w:val="0070C0"/>
              </w:rPr>
              <w:delText>[1]</w:delText>
            </w:r>
            <w:r w:rsidR="00905B36" w:rsidDel="000042CF">
              <w:rPr>
                <w:color w:val="0070C0"/>
              </w:rPr>
              <w:fldChar w:fldCharType="end"/>
            </w:r>
          </w:del>
          <w:customXmlDelRangeStart w:id="53" w:author="Anna Rasburn" w:date="2019-01-31T14:52:00Z"/>
        </w:sdtContent>
      </w:sdt>
      <w:customXmlDelRangeEnd w:id="53"/>
      <w:del w:id="54" w:author="Anna Rasburn" w:date="2019-01-31T14:52:00Z">
        <w:r w:rsidR="00905B36" w:rsidDel="000042CF">
          <w:rPr>
            <w:color w:val="0070C0"/>
          </w:rPr>
          <w:delText xml:space="preserve"> and Dr David White</w:delText>
        </w:r>
      </w:del>
      <w:customXmlDelRangeStart w:id="55" w:author="Anna Rasburn" w:date="2019-01-31T14:52:00Z"/>
      <w:sdt>
        <w:sdtPr>
          <w:rPr>
            <w:color w:val="0070C0"/>
          </w:rPr>
          <w:id w:val="1631430182"/>
          <w:citation/>
        </w:sdtPr>
        <w:sdtContent>
          <w:customXmlDelRangeEnd w:id="55"/>
          <w:del w:id="56" w:author="Anna Rasburn" w:date="2019-01-31T14:52:00Z">
            <w:r w:rsidR="00905B36" w:rsidDel="000042CF">
              <w:rPr>
                <w:color w:val="0070C0"/>
              </w:rPr>
              <w:fldChar w:fldCharType="begin"/>
            </w:r>
            <w:r w:rsidR="00905B36" w:rsidDel="000042CF">
              <w:rPr>
                <w:color w:val="0070C0"/>
              </w:rPr>
              <w:delInstrText xml:space="preserve"> CITATION DWh17 \l 2057 </w:delInstrText>
            </w:r>
            <w:r w:rsidR="00905B36" w:rsidDel="000042CF">
              <w:rPr>
                <w:color w:val="0070C0"/>
              </w:rPr>
              <w:fldChar w:fldCharType="separate"/>
            </w:r>
            <w:r w:rsidR="000042CF" w:rsidDel="000042CF">
              <w:rPr>
                <w:noProof/>
                <w:color w:val="0070C0"/>
              </w:rPr>
              <w:delText xml:space="preserve"> </w:delText>
            </w:r>
            <w:r w:rsidR="000042CF" w:rsidRPr="000042CF" w:rsidDel="000042CF">
              <w:rPr>
                <w:noProof/>
                <w:color w:val="0070C0"/>
              </w:rPr>
              <w:delText>[2]</w:delText>
            </w:r>
            <w:r w:rsidR="00905B36" w:rsidDel="000042CF">
              <w:rPr>
                <w:color w:val="0070C0"/>
              </w:rPr>
              <w:fldChar w:fldCharType="end"/>
            </w:r>
          </w:del>
          <w:customXmlDelRangeStart w:id="57" w:author="Anna Rasburn" w:date="2019-01-31T14:52:00Z"/>
        </w:sdtContent>
      </w:sdt>
      <w:customXmlDelRangeEnd w:id="57"/>
      <w:del w:id="58" w:author="Anna Rasburn" w:date="2019-01-31T14:52:00Z">
        <w:r w:rsidR="000F28AF" w:rsidRPr="00555C9E" w:rsidDel="000042CF">
          <w:rPr>
            <w:color w:val="0070C0"/>
          </w:rPr>
          <w:delText xml:space="preserve">which focuses on methods used to </w:delText>
        </w:r>
        <w:r w:rsidRPr="00555C9E" w:rsidDel="000042CF">
          <w:rPr>
            <w:color w:val="0070C0"/>
          </w:rPr>
          <w:delText xml:space="preserve">optimise source code without losing any functionality through Genetic </w:delText>
        </w:r>
        <w:r w:rsidR="00E11A5C" w:rsidRPr="00555C9E" w:rsidDel="000042CF">
          <w:rPr>
            <w:color w:val="0070C0"/>
          </w:rPr>
          <w:delText>I</w:delText>
        </w:r>
        <w:r w:rsidRPr="00555C9E" w:rsidDel="000042CF">
          <w:rPr>
            <w:color w:val="0070C0"/>
          </w:rPr>
          <w:delText>mprovement. This research also</w:delText>
        </w:r>
      </w:del>
      <w:del w:id="59" w:author="Anna Rasburn" w:date="2019-01-31T14:50:00Z">
        <w:r w:rsidRPr="00555C9E" w:rsidDel="000042CF">
          <w:rPr>
            <w:color w:val="0070C0"/>
          </w:rPr>
          <w:delText xml:space="preserve"> requires the use of previously undertaken </w:delText>
        </w:r>
      </w:del>
      <w:del w:id="60" w:author="Anna Rasburn" w:date="2019-01-31T14:52:00Z">
        <w:r w:rsidRPr="00555C9E" w:rsidDel="000042CF">
          <w:rPr>
            <w:color w:val="0070C0"/>
          </w:rPr>
          <w:delText xml:space="preserve">research by Bruce et al </w:delText>
        </w:r>
      </w:del>
      <w:customXmlInsRangeStart w:id="61" w:author="Anna Rasburn [2]" w:date="2019-01-24T14:19:00Z"/>
      <w:customXmlDelRangeStart w:id="62" w:author="Anna Rasburn" w:date="2019-01-31T14:52:00Z"/>
      <w:sdt>
        <w:sdtPr>
          <w:rPr>
            <w:color w:val="0070C0"/>
          </w:rPr>
          <w:id w:val="239527230"/>
          <w:citation/>
        </w:sdtPr>
        <w:sdtContent>
          <w:customXmlInsRangeEnd w:id="61"/>
          <w:customXmlDelRangeEnd w:id="62"/>
          <w:ins w:id="63" w:author="Anna Rasburn [2]" w:date="2019-01-24T14:19:00Z">
            <w:del w:id="64" w:author="Anna Rasburn" w:date="2019-01-31T14:52:00Z">
              <w:r w:rsidR="001F5944" w:rsidDel="000042CF">
                <w:rPr>
                  <w:color w:val="0070C0"/>
                </w:rPr>
                <w:fldChar w:fldCharType="begin"/>
              </w:r>
              <w:r w:rsidR="001F5944" w:rsidDel="000042CF">
                <w:rPr>
                  <w:color w:val="0070C0"/>
                </w:rPr>
                <w:delInstrText xml:space="preserve"> CITATION BBr15 \l 2057 </w:delInstrText>
              </w:r>
            </w:del>
          </w:ins>
          <w:del w:id="65" w:author="Anna Rasburn" w:date="2019-01-31T14:52:00Z">
            <w:r w:rsidR="001F5944" w:rsidDel="000042CF">
              <w:rPr>
                <w:color w:val="0070C0"/>
              </w:rPr>
              <w:fldChar w:fldCharType="separate"/>
            </w:r>
            <w:r w:rsidR="000042CF" w:rsidRPr="000042CF" w:rsidDel="000042CF">
              <w:rPr>
                <w:noProof/>
                <w:color w:val="0070C0"/>
              </w:rPr>
              <w:delText>[3]</w:delText>
            </w:r>
          </w:del>
          <w:ins w:id="66" w:author="Anna Rasburn [2]" w:date="2019-01-24T14:19:00Z">
            <w:del w:id="67" w:author="Anna Rasburn" w:date="2019-01-31T14:52:00Z">
              <w:r w:rsidR="001F5944" w:rsidDel="000042CF">
                <w:rPr>
                  <w:color w:val="0070C0"/>
                </w:rPr>
                <w:fldChar w:fldCharType="end"/>
              </w:r>
            </w:del>
          </w:ins>
          <w:customXmlInsRangeStart w:id="68" w:author="Anna Rasburn [2]" w:date="2019-01-24T14:19:00Z"/>
          <w:customXmlDelRangeStart w:id="69" w:author="Anna Rasburn" w:date="2019-01-31T14:52:00Z"/>
        </w:sdtContent>
      </w:sdt>
      <w:customXmlInsRangeEnd w:id="68"/>
      <w:customXmlDelRangeEnd w:id="69"/>
      <w:del w:id="70" w:author="Anna Rasburn" w:date="2019-01-31T14:52:00Z">
        <w:r w:rsidRPr="00555C9E" w:rsidDel="000042CF">
          <w:rPr>
            <w:color w:val="0070C0"/>
          </w:rPr>
          <w:delText xml:space="preserve">[REFERENCE], which </w:delText>
        </w:r>
        <w:r w:rsidR="000F28AF" w:rsidRPr="00555C9E" w:rsidDel="000042CF">
          <w:rPr>
            <w:color w:val="0070C0"/>
          </w:rPr>
          <w:delText>considered methods to automatically change source code in order to</w:delText>
        </w:r>
      </w:del>
      <w:ins w:id="71" w:author="Anna Rasburn [2]" w:date="2019-01-24T14:19:00Z">
        <w:del w:id="72" w:author="Anna Rasburn" w:date="2019-01-31T14:52:00Z">
          <w:r w:rsidR="001F5944" w:rsidRPr="00555C9E" w:rsidDel="000042CF">
            <w:rPr>
              <w:color w:val="0070C0"/>
            </w:rPr>
            <w:delText>to</w:delText>
          </w:r>
        </w:del>
      </w:ins>
      <w:del w:id="73" w:author="Anna Rasburn" w:date="2019-01-31T14:52:00Z">
        <w:r w:rsidR="000F28AF" w:rsidRPr="00555C9E" w:rsidDel="000042CF">
          <w:rPr>
            <w:color w:val="0070C0"/>
          </w:rPr>
          <w:delText xml:space="preserve"> reduce energy usage. </w:delText>
        </w:r>
      </w:del>
    </w:p>
    <w:p w14:paraId="375278BB" w14:textId="49391635" w:rsidR="00C457E2" w:rsidRPr="000C333D" w:rsidDel="000042CF" w:rsidRDefault="00946A62" w:rsidP="000C333D">
      <w:pPr>
        <w:pStyle w:val="Heading3"/>
        <w:rPr>
          <w:del w:id="74" w:author="Anna Rasburn" w:date="2019-01-31T14:52:00Z"/>
          <w:color w:val="0070C0"/>
        </w:rPr>
      </w:pPr>
      <w:del w:id="75" w:author="Anna Rasburn" w:date="2019-01-31T14:52:00Z">
        <w:r w:rsidRPr="000C333D" w:rsidDel="000042CF">
          <w:rPr>
            <w:color w:val="0070C0"/>
          </w:rPr>
          <w:delText>Optimisation</w:delText>
        </w:r>
        <w:r w:rsidR="00F30306" w:rsidRPr="000C333D" w:rsidDel="000042CF">
          <w:rPr>
            <w:color w:val="0070C0"/>
          </w:rPr>
          <w:delText xml:space="preserve"> regarding Java</w:delText>
        </w:r>
      </w:del>
    </w:p>
    <w:p w14:paraId="71EE7B4B" w14:textId="409679D3" w:rsidR="00F30306" w:rsidRPr="00D03914" w:rsidDel="000042CF" w:rsidRDefault="00946A62">
      <w:pPr>
        <w:pStyle w:val="BodyText"/>
        <w:ind w:firstLine="0"/>
        <w:jc w:val="both"/>
        <w:rPr>
          <w:del w:id="76" w:author="Anna Rasburn" w:date="2019-01-31T14:52:00Z"/>
          <w:color w:val="0070C0"/>
          <w:rPrChange w:id="77" w:author="Anna Rasburn" w:date="2019-01-28T23:41:00Z">
            <w:rPr>
              <w:del w:id="78" w:author="Anna Rasburn" w:date="2019-01-31T14:52:00Z"/>
              <w:color w:val="0070C0"/>
              <w:sz w:val="24"/>
            </w:rPr>
          </w:rPrChange>
        </w:rPr>
        <w:pPrChange w:id="79" w:author="Anna Rasburn" w:date="2019-01-28T23:41:00Z">
          <w:pPr>
            <w:pStyle w:val="BodyText"/>
            <w:spacing w:line="240" w:lineRule="auto"/>
            <w:ind w:firstLine="0"/>
          </w:pPr>
        </w:pPrChange>
      </w:pPr>
      <w:del w:id="80" w:author="Anna Rasburn" w:date="2019-01-31T14:52:00Z">
        <w:r w:rsidRPr="00D03914" w:rsidDel="000042CF">
          <w:rPr>
            <w:color w:val="0070C0"/>
            <w:rPrChange w:id="81" w:author="Anna Rasburn" w:date="2019-01-28T23:41:00Z">
              <w:rPr>
                <w:color w:val="0070C0"/>
                <w:sz w:val="24"/>
              </w:rPr>
            </w:rPrChange>
          </w:rPr>
          <w:delText xml:space="preserve">Optimisation is ‘the act of making the best or most effective use of a situation or resource'. Optimisation in Java focuses on goals within </w:delText>
        </w:r>
      </w:del>
      <w:ins w:id="82" w:author="Alexander Brownlee" w:date="2019-01-31T10:51:00Z">
        <w:del w:id="83" w:author="Anna Rasburn" w:date="2019-01-31T14:52:00Z">
          <w:r w:rsidR="00E94F91" w:rsidDel="000042CF">
            <w:rPr>
              <w:color w:val="0070C0"/>
            </w:rPr>
            <w:delText xml:space="preserve">or related to </w:delText>
          </w:r>
        </w:del>
      </w:ins>
      <w:del w:id="84" w:author="Anna Rasburn" w:date="2019-01-31T14:52:00Z">
        <w:r w:rsidRPr="00D03914" w:rsidDel="000042CF">
          <w:rPr>
            <w:color w:val="0070C0"/>
            <w:rPrChange w:id="85" w:author="Anna Rasburn" w:date="2019-01-28T23:41:00Z">
              <w:rPr>
                <w:color w:val="0070C0"/>
                <w:sz w:val="24"/>
              </w:rPr>
            </w:rPrChange>
          </w:rPr>
          <w:delText xml:space="preserve">the source code that we can optimise [REFERENCE]. This research focuses on changing Java code and </w:delText>
        </w:r>
        <w:r w:rsidR="00194116" w:rsidRPr="00D03914" w:rsidDel="000042CF">
          <w:rPr>
            <w:color w:val="0070C0"/>
            <w:rPrChange w:id="86" w:author="Anna Rasburn" w:date="2019-01-28T23:41:00Z">
              <w:rPr>
                <w:color w:val="0070C0"/>
                <w:sz w:val="24"/>
              </w:rPr>
            </w:rPrChange>
          </w:rPr>
          <w:delText xml:space="preserve">Java </w:delText>
        </w:r>
        <w:r w:rsidRPr="00D03914" w:rsidDel="000042CF">
          <w:rPr>
            <w:color w:val="0070C0"/>
            <w:rPrChange w:id="87" w:author="Anna Rasburn" w:date="2019-01-28T23:41:00Z">
              <w:rPr>
                <w:color w:val="0070C0"/>
                <w:sz w:val="24"/>
              </w:rPr>
            </w:rPrChange>
          </w:rPr>
          <w:delText>Projects that can be used to improve an application</w:delText>
        </w:r>
        <w:r w:rsidR="00194116" w:rsidRPr="00D03914" w:rsidDel="000042CF">
          <w:rPr>
            <w:color w:val="0070C0"/>
            <w:rPrChange w:id="88" w:author="Anna Rasburn" w:date="2019-01-28T23:41:00Z">
              <w:rPr>
                <w:color w:val="0070C0"/>
                <w:sz w:val="24"/>
              </w:rPr>
            </w:rPrChange>
          </w:rPr>
          <w:delText>’</w:delText>
        </w:r>
        <w:r w:rsidRPr="00D03914" w:rsidDel="000042CF">
          <w:rPr>
            <w:color w:val="0070C0"/>
            <w:rPrChange w:id="89" w:author="Anna Rasburn" w:date="2019-01-28T23:41:00Z">
              <w:rPr>
                <w:color w:val="0070C0"/>
                <w:sz w:val="24"/>
              </w:rPr>
            </w:rPrChange>
          </w:rPr>
          <w:delText xml:space="preserve">s execution time and reduce an application’s requirement </w:delText>
        </w:r>
        <w:r w:rsidR="00194116" w:rsidRPr="00D03914" w:rsidDel="000042CF">
          <w:rPr>
            <w:color w:val="0070C0"/>
            <w:rPrChange w:id="90" w:author="Anna Rasburn" w:date="2019-01-28T23:41:00Z">
              <w:rPr>
                <w:color w:val="0070C0"/>
                <w:sz w:val="24"/>
              </w:rPr>
            </w:rPrChange>
          </w:rPr>
          <w:delText xml:space="preserve">for the </w:delText>
        </w:r>
        <w:r w:rsidRPr="00D03914" w:rsidDel="000042CF">
          <w:rPr>
            <w:color w:val="0070C0"/>
            <w:rPrChange w:id="91" w:author="Anna Rasburn" w:date="2019-01-28T23:41:00Z">
              <w:rPr>
                <w:color w:val="0070C0"/>
                <w:sz w:val="24"/>
              </w:rPr>
            </w:rPrChange>
          </w:rPr>
          <w:delText xml:space="preserve">energy </w:delText>
        </w:r>
        <w:r w:rsidR="00194116" w:rsidRPr="00D03914" w:rsidDel="000042CF">
          <w:rPr>
            <w:color w:val="0070C0"/>
            <w:rPrChange w:id="92" w:author="Anna Rasburn" w:date="2019-01-28T23:41:00Z">
              <w:rPr>
                <w:color w:val="0070C0"/>
                <w:sz w:val="24"/>
              </w:rPr>
            </w:rPrChange>
          </w:rPr>
          <w:delText xml:space="preserve">it </w:delText>
        </w:r>
        <w:r w:rsidRPr="00D03914" w:rsidDel="000042CF">
          <w:rPr>
            <w:color w:val="0070C0"/>
            <w:rPrChange w:id="93" w:author="Anna Rasburn" w:date="2019-01-28T23:41:00Z">
              <w:rPr>
                <w:color w:val="0070C0"/>
                <w:sz w:val="24"/>
              </w:rPr>
            </w:rPrChange>
          </w:rPr>
          <w:delText>need</w:delText>
        </w:r>
        <w:r w:rsidR="00194116" w:rsidRPr="00D03914" w:rsidDel="000042CF">
          <w:rPr>
            <w:color w:val="0070C0"/>
            <w:rPrChange w:id="94" w:author="Anna Rasburn" w:date="2019-01-28T23:41:00Z">
              <w:rPr>
                <w:color w:val="0070C0"/>
                <w:sz w:val="24"/>
              </w:rPr>
            </w:rPrChange>
          </w:rPr>
          <w:delText>s</w:delText>
        </w:r>
        <w:r w:rsidRPr="00D03914" w:rsidDel="000042CF">
          <w:rPr>
            <w:color w:val="0070C0"/>
            <w:rPrChange w:id="95" w:author="Anna Rasburn" w:date="2019-01-28T23:41:00Z">
              <w:rPr>
                <w:color w:val="0070C0"/>
                <w:sz w:val="24"/>
              </w:rPr>
            </w:rPrChange>
          </w:rPr>
          <w:delText xml:space="preserve"> to run. </w:delText>
        </w:r>
      </w:del>
    </w:p>
    <w:p w14:paraId="64FCD285" w14:textId="0552AC8B" w:rsidR="00F30306" w:rsidRPr="00D03914" w:rsidDel="000042CF" w:rsidRDefault="00946A62">
      <w:pPr>
        <w:pStyle w:val="BodyText"/>
        <w:ind w:firstLine="0"/>
        <w:jc w:val="both"/>
        <w:rPr>
          <w:del w:id="96" w:author="Anna Rasburn" w:date="2019-01-31T14:52:00Z"/>
          <w:color w:val="0070C0"/>
          <w:rPrChange w:id="97" w:author="Anna Rasburn" w:date="2019-01-28T23:41:00Z">
            <w:rPr>
              <w:del w:id="98" w:author="Anna Rasburn" w:date="2019-01-31T14:52:00Z"/>
              <w:color w:val="0070C0"/>
              <w:sz w:val="24"/>
            </w:rPr>
          </w:rPrChange>
        </w:rPr>
        <w:pPrChange w:id="99" w:author="Anna Rasburn" w:date="2019-01-28T23:41:00Z">
          <w:pPr>
            <w:pStyle w:val="BodyText"/>
            <w:spacing w:line="240" w:lineRule="auto"/>
            <w:ind w:firstLine="0"/>
          </w:pPr>
        </w:pPrChange>
      </w:pPr>
      <w:del w:id="100" w:author="Anna Rasburn" w:date="2019-01-31T14:52:00Z">
        <w:r w:rsidRPr="00D03914" w:rsidDel="000042CF">
          <w:rPr>
            <w:color w:val="0070C0"/>
            <w:rPrChange w:id="101" w:author="Anna Rasburn" w:date="2019-01-28T23:41:00Z">
              <w:rPr>
                <w:color w:val="0070C0"/>
                <w:sz w:val="24"/>
              </w:rPr>
            </w:rPrChange>
          </w:rPr>
          <w:delText>In order to</w:delText>
        </w:r>
      </w:del>
      <w:ins w:id="102" w:author="Anna Rasburn [2]" w:date="2019-01-24T14:19:00Z">
        <w:del w:id="103" w:author="Anna Rasburn" w:date="2019-01-31T14:52:00Z">
          <w:r w:rsidR="001F5944" w:rsidRPr="00D03914" w:rsidDel="000042CF">
            <w:rPr>
              <w:color w:val="0070C0"/>
              <w:rPrChange w:id="104" w:author="Anna Rasburn" w:date="2019-01-28T23:41:00Z">
                <w:rPr>
                  <w:color w:val="0070C0"/>
                  <w:sz w:val="24"/>
                </w:rPr>
              </w:rPrChange>
            </w:rPr>
            <w:delText>To</w:delText>
          </w:r>
        </w:del>
      </w:ins>
      <w:del w:id="105" w:author="Anna Rasburn" w:date="2019-01-31T14:52:00Z">
        <w:r w:rsidRPr="00D03914" w:rsidDel="000042CF">
          <w:rPr>
            <w:color w:val="0070C0"/>
            <w:rPrChange w:id="106" w:author="Anna Rasburn" w:date="2019-01-28T23:41:00Z">
              <w:rPr>
                <w:color w:val="0070C0"/>
                <w:sz w:val="24"/>
              </w:rPr>
            </w:rPrChange>
          </w:rPr>
          <w:delText xml:space="preserve"> </w:delText>
        </w:r>
        <w:r w:rsidR="00425538" w:rsidRPr="00D03914" w:rsidDel="000042CF">
          <w:rPr>
            <w:color w:val="0070C0"/>
            <w:rPrChange w:id="107" w:author="Anna Rasburn" w:date="2019-01-28T23:41:00Z">
              <w:rPr>
                <w:color w:val="0070C0"/>
                <w:sz w:val="24"/>
              </w:rPr>
            </w:rPrChange>
          </w:rPr>
          <w:delText xml:space="preserve">find solutions to optimisation problems, </w:delText>
        </w:r>
        <w:r w:rsidR="00194116" w:rsidRPr="00D03914" w:rsidDel="000042CF">
          <w:rPr>
            <w:color w:val="0070C0"/>
            <w:rPrChange w:id="108" w:author="Anna Rasburn" w:date="2019-01-28T23:41:00Z">
              <w:rPr>
                <w:color w:val="0070C0"/>
                <w:sz w:val="24"/>
              </w:rPr>
            </w:rPrChange>
          </w:rPr>
          <w:delText xml:space="preserve">the </w:delText>
        </w:r>
        <w:r w:rsidR="00425538" w:rsidRPr="00D03914" w:rsidDel="000042CF">
          <w:rPr>
            <w:color w:val="0070C0"/>
            <w:rPrChange w:id="109" w:author="Anna Rasburn" w:date="2019-01-28T23:41:00Z">
              <w:rPr>
                <w:color w:val="0070C0"/>
                <w:sz w:val="24"/>
              </w:rPr>
            </w:rPrChange>
          </w:rPr>
          <w:delText xml:space="preserve">technique </w:delText>
        </w:r>
        <w:r w:rsidR="00194116" w:rsidRPr="00D03914" w:rsidDel="000042CF">
          <w:rPr>
            <w:color w:val="0070C0"/>
            <w:rPrChange w:id="110" w:author="Anna Rasburn" w:date="2019-01-28T23:41:00Z">
              <w:rPr>
                <w:color w:val="0070C0"/>
                <w:sz w:val="24"/>
              </w:rPr>
            </w:rPrChange>
          </w:rPr>
          <w:delText xml:space="preserve">chosen for the current work </w:delText>
        </w:r>
        <w:r w:rsidR="00425538" w:rsidRPr="00D03914" w:rsidDel="000042CF">
          <w:rPr>
            <w:color w:val="0070C0"/>
            <w:rPrChange w:id="111" w:author="Anna Rasburn" w:date="2019-01-28T23:41:00Z">
              <w:rPr>
                <w:color w:val="0070C0"/>
                <w:sz w:val="24"/>
              </w:rPr>
            </w:rPrChange>
          </w:rPr>
          <w:delText xml:space="preserve">is </w:delText>
        </w:r>
        <w:r w:rsidR="00194116" w:rsidRPr="00D03914" w:rsidDel="000042CF">
          <w:rPr>
            <w:color w:val="0070C0"/>
            <w:rPrChange w:id="112" w:author="Anna Rasburn" w:date="2019-01-28T23:41:00Z">
              <w:rPr>
                <w:color w:val="0070C0"/>
                <w:sz w:val="24"/>
              </w:rPr>
            </w:rPrChange>
          </w:rPr>
          <w:delText xml:space="preserve">based on </w:delText>
        </w:r>
        <w:r w:rsidR="00425538" w:rsidRPr="00D03914" w:rsidDel="000042CF">
          <w:rPr>
            <w:color w:val="0070C0"/>
            <w:rPrChange w:id="113" w:author="Anna Rasburn" w:date="2019-01-28T23:41:00Z">
              <w:rPr>
                <w:color w:val="0070C0"/>
                <w:sz w:val="24"/>
              </w:rPr>
            </w:rPrChange>
          </w:rPr>
          <w:delText xml:space="preserve">Genetic Algorithms SEE </w:delText>
        </w:r>
        <w:r w:rsidR="00194116" w:rsidRPr="00D03914" w:rsidDel="000042CF">
          <w:rPr>
            <w:color w:val="0070C0"/>
            <w:rPrChange w:id="114" w:author="Anna Rasburn" w:date="2019-01-28T23:41:00Z">
              <w:rPr>
                <w:color w:val="0070C0"/>
                <w:sz w:val="24"/>
              </w:rPr>
            </w:rPrChange>
          </w:rPr>
          <w:delText xml:space="preserve">(internal refs) </w:delText>
        </w:r>
        <w:r w:rsidR="00425538" w:rsidRPr="00D03914" w:rsidDel="000042CF">
          <w:rPr>
            <w:color w:val="0070C0"/>
            <w:rPrChange w:id="115" w:author="Anna Rasburn" w:date="2019-01-28T23:41:00Z">
              <w:rPr>
                <w:color w:val="0070C0"/>
                <w:sz w:val="24"/>
              </w:rPr>
            </w:rPrChange>
          </w:rPr>
          <w:delText>BELOW</w:delText>
        </w:r>
      </w:del>
      <w:ins w:id="116" w:author="Anna Rasburn [2]" w:date="2019-01-24T14:19:00Z">
        <w:del w:id="117" w:author="Anna Rasburn" w:date="2019-01-31T14:52:00Z">
          <w:r w:rsidR="001F5944" w:rsidRPr="00D03914" w:rsidDel="000042CF">
            <w:rPr>
              <w:color w:val="0070C0"/>
              <w:rPrChange w:id="118" w:author="Anna Rasburn" w:date="2019-01-28T23:41:00Z">
                <w:rPr>
                  <w:color w:val="0070C0"/>
                  <w:sz w:val="24"/>
                </w:rPr>
              </w:rPrChange>
            </w:rPr>
            <w:delText xml:space="preserve">seen </w:delText>
          </w:r>
        </w:del>
      </w:ins>
      <w:ins w:id="119" w:author="Anna Rasburn [2]" w:date="2019-01-24T14:20:00Z">
        <w:del w:id="120" w:author="Anna Rasburn" w:date="2019-01-31T14:52:00Z">
          <w:r w:rsidR="001F5944" w:rsidRPr="00D03914" w:rsidDel="000042CF">
            <w:rPr>
              <w:color w:val="0070C0"/>
              <w:rPrChange w:id="121" w:author="Anna Rasburn" w:date="2019-01-28T23:41:00Z">
                <w:rPr>
                  <w:color w:val="0070C0"/>
                  <w:sz w:val="24"/>
                </w:rPr>
              </w:rPrChange>
            </w:rPr>
            <w:delText xml:space="preserve">in </w:delText>
          </w:r>
          <w:r w:rsidR="001F5944" w:rsidRPr="00D03914" w:rsidDel="000042CF">
            <w:rPr>
              <w:i/>
              <w:color w:val="0070C0"/>
              <w:rPrChange w:id="122" w:author="Anna Rasburn" w:date="2019-01-28T23:41:00Z">
                <w:rPr>
                  <w:i/>
                  <w:color w:val="0070C0"/>
                  <w:sz w:val="24"/>
                </w:rPr>
              </w:rPrChange>
            </w:rPr>
            <w:delText>S</w:delText>
          </w:r>
          <w:r w:rsidR="001F5944" w:rsidRPr="00D03914" w:rsidDel="000042CF">
            <w:rPr>
              <w:i/>
              <w:color w:val="0070C0"/>
              <w:rPrChange w:id="123" w:author="Anna Rasburn" w:date="2019-01-28T23:41:00Z">
                <w:rPr>
                  <w:color w:val="0070C0"/>
                  <w:sz w:val="24"/>
                </w:rPr>
              </w:rPrChange>
            </w:rPr>
            <w:delText>ection 1.1.3</w:delText>
          </w:r>
        </w:del>
      </w:ins>
      <w:del w:id="124" w:author="Anna Rasburn" w:date="2019-01-31T14:52:00Z">
        <w:r w:rsidR="00194116" w:rsidRPr="00D03914" w:rsidDel="000042CF">
          <w:rPr>
            <w:color w:val="0070C0"/>
            <w:rPrChange w:id="125" w:author="Anna Rasburn" w:date="2019-01-28T23:41:00Z">
              <w:rPr>
                <w:color w:val="0070C0"/>
                <w:sz w:val="24"/>
              </w:rPr>
            </w:rPrChange>
          </w:rPr>
          <w:delText>,</w:delText>
        </w:r>
        <w:r w:rsidR="00425538" w:rsidRPr="00D03914" w:rsidDel="000042CF">
          <w:rPr>
            <w:color w:val="0070C0"/>
            <w:rPrChange w:id="126" w:author="Anna Rasburn" w:date="2019-01-28T23:41:00Z">
              <w:rPr>
                <w:color w:val="0070C0"/>
                <w:sz w:val="24"/>
              </w:rPr>
            </w:rPrChange>
          </w:rPr>
          <w:delText xml:space="preserve"> which find solutions using the notion of fitness SEE BELOW. </w:delText>
        </w:r>
      </w:del>
    </w:p>
    <w:p w14:paraId="52253645" w14:textId="4FB1F5BC" w:rsidR="00F30306" w:rsidDel="000042CF" w:rsidRDefault="00F30306" w:rsidP="00C457E2">
      <w:pPr>
        <w:pStyle w:val="BodyText"/>
        <w:ind w:firstLine="0"/>
        <w:rPr>
          <w:del w:id="127" w:author="Anna Rasburn" w:date="2019-01-31T14:52:00Z"/>
          <w:color w:val="0070C0"/>
        </w:rPr>
      </w:pPr>
    </w:p>
    <w:p w14:paraId="789FDBDD" w14:textId="510CE927" w:rsidR="00C457E2" w:rsidRPr="000C333D" w:rsidDel="000042CF" w:rsidRDefault="00946A62" w:rsidP="000C333D">
      <w:pPr>
        <w:pStyle w:val="Heading3"/>
        <w:rPr>
          <w:del w:id="128" w:author="Anna Rasburn" w:date="2019-01-31T14:52:00Z"/>
          <w:color w:val="0070C0"/>
        </w:rPr>
      </w:pPr>
      <w:del w:id="129" w:author="Anna Rasburn" w:date="2019-01-31T14:52:00Z">
        <w:r w:rsidRPr="000C333D" w:rsidDel="000042CF">
          <w:rPr>
            <w:color w:val="0070C0"/>
          </w:rPr>
          <w:delText xml:space="preserve">Genetic Improvement </w:delText>
        </w:r>
      </w:del>
    </w:p>
    <w:p w14:paraId="27C2B595" w14:textId="5A575881" w:rsidR="00C457E2" w:rsidRPr="00D03914" w:rsidDel="000042CF" w:rsidRDefault="00946A62">
      <w:pPr>
        <w:pStyle w:val="BodyText"/>
        <w:ind w:firstLine="0"/>
        <w:jc w:val="both"/>
        <w:rPr>
          <w:del w:id="130" w:author="Anna Rasburn" w:date="2019-01-31T14:52:00Z"/>
          <w:color w:val="0070C0"/>
          <w:rPrChange w:id="131" w:author="Anna Rasburn" w:date="2019-01-28T23:41:00Z">
            <w:rPr>
              <w:del w:id="132" w:author="Anna Rasburn" w:date="2019-01-31T14:52:00Z"/>
              <w:color w:val="0070C0"/>
              <w:sz w:val="24"/>
            </w:rPr>
          </w:rPrChange>
        </w:rPr>
        <w:pPrChange w:id="133" w:author="Anna Rasburn" w:date="2019-01-28T23:41:00Z">
          <w:pPr>
            <w:pStyle w:val="BodyText"/>
            <w:spacing w:line="240" w:lineRule="auto"/>
            <w:ind w:firstLine="0"/>
          </w:pPr>
        </w:pPrChange>
      </w:pPr>
      <w:del w:id="134" w:author="Anna Rasburn" w:date="2019-01-31T14:52:00Z">
        <w:r w:rsidRPr="00D03914" w:rsidDel="000042CF">
          <w:rPr>
            <w:color w:val="0070C0"/>
            <w:rPrChange w:id="135" w:author="Anna Rasburn" w:date="2019-01-28T23:41:00Z">
              <w:rPr>
                <w:color w:val="0070C0"/>
                <w:sz w:val="24"/>
              </w:rPr>
            </w:rPrChange>
          </w:rPr>
          <w:delText xml:space="preserve">Genetic Improvement(GI) </w:delText>
        </w:r>
        <w:r w:rsidR="00D24CDC" w:rsidRPr="00D03914" w:rsidDel="000042CF">
          <w:rPr>
            <w:color w:val="0070C0"/>
            <w:rPrChange w:id="136" w:author="Anna Rasburn" w:date="2019-01-28T23:41:00Z">
              <w:rPr>
                <w:color w:val="0070C0"/>
                <w:sz w:val="24"/>
              </w:rPr>
            </w:rPrChange>
          </w:rPr>
          <w:delText xml:space="preserve">improves software by using machine learning and optimisation techniques. These techniques include Evolutionary Algorithms </w:delText>
        </w:r>
        <w:r w:rsidR="00194116" w:rsidRPr="00D03914" w:rsidDel="000042CF">
          <w:rPr>
            <w:color w:val="0070C0"/>
            <w:rPrChange w:id="137" w:author="Anna Rasburn" w:date="2019-01-28T23:41:00Z">
              <w:rPr>
                <w:color w:val="0070C0"/>
                <w:sz w:val="24"/>
              </w:rPr>
            </w:rPrChange>
          </w:rPr>
          <w:delText xml:space="preserve">of which </w:delText>
        </w:r>
        <w:r w:rsidR="00D24CDC" w:rsidRPr="00D03914" w:rsidDel="000042CF">
          <w:rPr>
            <w:color w:val="0070C0"/>
            <w:rPrChange w:id="138" w:author="Anna Rasburn" w:date="2019-01-28T23:41:00Z">
              <w:rPr>
                <w:color w:val="0070C0"/>
                <w:sz w:val="24"/>
              </w:rPr>
            </w:rPrChange>
          </w:rPr>
          <w:delText>Genetic Algorithms</w:delText>
        </w:r>
        <w:r w:rsidR="00194116" w:rsidRPr="00D03914" w:rsidDel="000042CF">
          <w:rPr>
            <w:color w:val="0070C0"/>
            <w:rPrChange w:id="139" w:author="Anna Rasburn" w:date="2019-01-28T23:41:00Z">
              <w:rPr>
                <w:color w:val="0070C0"/>
                <w:sz w:val="24"/>
              </w:rPr>
            </w:rPrChange>
          </w:rPr>
          <w:delText xml:space="preserve"> are a sub-category</w:delText>
        </w:r>
        <w:r w:rsidR="00D24CDC" w:rsidRPr="00D03914" w:rsidDel="000042CF">
          <w:rPr>
            <w:color w:val="0070C0"/>
            <w:rPrChange w:id="140" w:author="Anna Rasburn" w:date="2019-01-28T23:41:00Z">
              <w:rPr>
                <w:color w:val="0070C0"/>
                <w:sz w:val="24"/>
              </w:rPr>
            </w:rPrChange>
          </w:rPr>
          <w:delText xml:space="preserve">. </w:delText>
        </w:r>
        <w:r w:rsidR="000B4183" w:rsidRPr="00D03914" w:rsidDel="000042CF">
          <w:rPr>
            <w:color w:val="0070C0"/>
            <w:rPrChange w:id="141" w:author="Anna Rasburn" w:date="2019-01-28T23:41:00Z">
              <w:rPr>
                <w:color w:val="0070C0"/>
                <w:sz w:val="24"/>
              </w:rPr>
            </w:rPrChange>
          </w:rPr>
          <w:delText>Genetic Improvement can be used to improve pre-existing software w</w:delText>
        </w:r>
        <w:r w:rsidR="00194116" w:rsidRPr="00D03914" w:rsidDel="000042CF">
          <w:rPr>
            <w:color w:val="0070C0"/>
            <w:rPrChange w:id="142" w:author="Anna Rasburn" w:date="2019-01-28T23:41:00Z">
              <w:rPr>
                <w:color w:val="0070C0"/>
                <w:sz w:val="24"/>
              </w:rPr>
            </w:rPrChange>
          </w:rPr>
          <w:delText>ith</w:delText>
        </w:r>
        <w:r w:rsidR="000B4183" w:rsidRPr="00D03914" w:rsidDel="000042CF">
          <w:rPr>
            <w:color w:val="0070C0"/>
            <w:rPrChange w:id="143" w:author="Anna Rasburn" w:date="2019-01-28T23:41:00Z">
              <w:rPr>
                <w:color w:val="0070C0"/>
                <w:sz w:val="24"/>
              </w:rPr>
            </w:rPrChange>
          </w:rPr>
          <w:delText xml:space="preserve"> improvements such as reducing energy consumption, execution time and memory consumption. </w:delText>
        </w:r>
      </w:del>
    </w:p>
    <w:p w14:paraId="73BCD830" w14:textId="63EB244D" w:rsidR="00D24CDC" w:rsidDel="000042CF" w:rsidRDefault="00D24CDC" w:rsidP="00C457E2">
      <w:pPr>
        <w:pStyle w:val="BodyText"/>
        <w:ind w:firstLine="0"/>
        <w:rPr>
          <w:del w:id="144" w:author="Anna Rasburn" w:date="2019-01-31T14:52:00Z"/>
          <w:color w:val="0070C0"/>
        </w:rPr>
      </w:pPr>
    </w:p>
    <w:p w14:paraId="2EBE9915" w14:textId="008797B4" w:rsidR="00C457E2" w:rsidRPr="000C333D" w:rsidDel="000042CF" w:rsidRDefault="00946A62" w:rsidP="000C333D">
      <w:pPr>
        <w:pStyle w:val="Heading3"/>
        <w:rPr>
          <w:del w:id="145" w:author="Anna Rasburn" w:date="2019-01-31T14:52:00Z"/>
          <w:color w:val="0070C0"/>
        </w:rPr>
      </w:pPr>
      <w:del w:id="146" w:author="Anna Rasburn" w:date="2019-01-31T14:52:00Z">
        <w:r w:rsidRPr="000C333D" w:rsidDel="000042CF">
          <w:rPr>
            <w:color w:val="0070C0"/>
          </w:rPr>
          <w:delText xml:space="preserve">Genetic Algorithms </w:delText>
        </w:r>
      </w:del>
    </w:p>
    <w:p w14:paraId="610386FB" w14:textId="0C70FD59" w:rsidR="00C457E2" w:rsidRPr="00D03914" w:rsidDel="000042CF" w:rsidRDefault="00946A62" w:rsidP="00E94F91">
      <w:pPr>
        <w:pStyle w:val="BodyText"/>
        <w:spacing w:line="240" w:lineRule="auto"/>
        <w:ind w:firstLine="0"/>
        <w:rPr>
          <w:del w:id="147" w:author="Anna Rasburn" w:date="2019-01-31T14:52:00Z"/>
          <w:color w:val="0070C0"/>
          <w:rPrChange w:id="148" w:author="Anna Rasburn" w:date="2019-01-28T23:42:00Z">
            <w:rPr>
              <w:del w:id="149" w:author="Anna Rasburn" w:date="2019-01-31T14:52:00Z"/>
              <w:color w:val="0070C0"/>
              <w:sz w:val="24"/>
            </w:rPr>
          </w:rPrChange>
        </w:rPr>
      </w:pPr>
      <w:del w:id="150" w:author="Anna Rasburn" w:date="2019-01-31T14:52:00Z">
        <w:r w:rsidRPr="00D03914" w:rsidDel="000042CF">
          <w:rPr>
            <w:color w:val="0070C0"/>
            <w:rPrChange w:id="151" w:author="Anna Rasburn" w:date="2019-01-28T23:42:00Z">
              <w:rPr>
                <w:color w:val="0070C0"/>
                <w:sz w:val="24"/>
              </w:rPr>
            </w:rPrChange>
          </w:rPr>
          <w:delText xml:space="preserve">Genetic Algorithms(GA) are algorithms based on the biological notion of evolution and natural selection as </w:delText>
        </w:r>
        <w:r w:rsidR="00194116" w:rsidRPr="00D03914" w:rsidDel="000042CF">
          <w:rPr>
            <w:color w:val="0070C0"/>
            <w:rPrChange w:id="152" w:author="Anna Rasburn" w:date="2019-01-28T23:42:00Z">
              <w:rPr>
                <w:color w:val="0070C0"/>
                <w:sz w:val="24"/>
              </w:rPr>
            </w:rPrChange>
          </w:rPr>
          <w:delText xml:space="preserve">conceived </w:delText>
        </w:r>
        <w:r w:rsidRPr="00D03914" w:rsidDel="000042CF">
          <w:rPr>
            <w:color w:val="0070C0"/>
            <w:rPrChange w:id="153" w:author="Anna Rasburn" w:date="2019-01-28T23:42:00Z">
              <w:rPr>
                <w:color w:val="0070C0"/>
                <w:sz w:val="24"/>
              </w:rPr>
            </w:rPrChange>
          </w:rPr>
          <w:delText xml:space="preserve">by Charles Darwin. Genetic algorithms use the </w:delText>
        </w:r>
        <w:r w:rsidR="00194116" w:rsidRPr="00D03914" w:rsidDel="000042CF">
          <w:rPr>
            <w:color w:val="0070C0"/>
            <w:rPrChange w:id="154" w:author="Anna Rasburn" w:date="2019-01-28T23:42:00Z">
              <w:rPr>
                <w:color w:val="0070C0"/>
                <w:sz w:val="24"/>
              </w:rPr>
            </w:rPrChange>
          </w:rPr>
          <w:delText xml:space="preserve">principle of </w:delText>
        </w:r>
        <w:r w:rsidRPr="00D03914" w:rsidDel="000042CF">
          <w:rPr>
            <w:color w:val="0070C0"/>
            <w:rPrChange w:id="155" w:author="Anna Rasburn" w:date="2019-01-28T23:42:00Z">
              <w:rPr>
                <w:color w:val="0070C0"/>
                <w:sz w:val="24"/>
              </w:rPr>
            </w:rPrChange>
          </w:rPr>
          <w:delText>survival of the fittest and inheritance</w:delText>
        </w:r>
        <w:r w:rsidR="00194116" w:rsidRPr="00D03914" w:rsidDel="000042CF">
          <w:rPr>
            <w:color w:val="0070C0"/>
            <w:rPrChange w:id="156" w:author="Anna Rasburn" w:date="2019-01-28T23:42:00Z">
              <w:rPr>
                <w:color w:val="0070C0"/>
                <w:sz w:val="24"/>
              </w:rPr>
            </w:rPrChange>
          </w:rPr>
          <w:delText xml:space="preserve">. The </w:delText>
        </w:r>
        <w:r w:rsidRPr="00D03914" w:rsidDel="000042CF">
          <w:rPr>
            <w:color w:val="0070C0"/>
            <w:rPrChange w:id="157" w:author="Anna Rasburn" w:date="2019-01-28T23:42:00Z">
              <w:rPr>
                <w:color w:val="0070C0"/>
                <w:sz w:val="24"/>
              </w:rPr>
            </w:rPrChange>
          </w:rPr>
          <w:delText>fittest traits of the parent are passed onto the children</w:delText>
        </w:r>
        <w:r w:rsidR="00D90AA4" w:rsidRPr="00D03914" w:rsidDel="000042CF">
          <w:rPr>
            <w:color w:val="0070C0"/>
            <w:rPrChange w:id="158" w:author="Anna Rasburn" w:date="2019-01-28T23:42:00Z">
              <w:rPr>
                <w:color w:val="0070C0"/>
                <w:sz w:val="24"/>
              </w:rPr>
            </w:rPrChange>
          </w:rPr>
          <w:delText xml:space="preserve"> who prevail</w:delText>
        </w:r>
        <w:r w:rsidRPr="00D03914" w:rsidDel="000042CF">
          <w:rPr>
            <w:color w:val="0070C0"/>
            <w:rPrChange w:id="159" w:author="Anna Rasburn" w:date="2019-01-28T23:42:00Z">
              <w:rPr>
                <w:color w:val="0070C0"/>
                <w:sz w:val="24"/>
              </w:rPr>
            </w:rPrChange>
          </w:rPr>
          <w:delText>. Throughout the duration of the algorithm, many possible solutions to a problem are found</w:delText>
        </w:r>
        <w:r w:rsidR="00D90AA4" w:rsidRPr="00D03914" w:rsidDel="000042CF">
          <w:rPr>
            <w:color w:val="0070C0"/>
            <w:rPrChange w:id="160" w:author="Anna Rasburn" w:date="2019-01-28T23:42:00Z">
              <w:rPr>
                <w:color w:val="0070C0"/>
                <w:sz w:val="24"/>
              </w:rPr>
            </w:rPrChange>
          </w:rPr>
          <w:delText>;</w:delText>
        </w:r>
        <w:r w:rsidRPr="00D03914" w:rsidDel="000042CF">
          <w:rPr>
            <w:color w:val="0070C0"/>
            <w:rPrChange w:id="161" w:author="Anna Rasburn" w:date="2019-01-28T23:42:00Z">
              <w:rPr>
                <w:color w:val="0070C0"/>
                <w:sz w:val="24"/>
              </w:rPr>
            </w:rPrChange>
          </w:rPr>
          <w:delText xml:space="preserve"> these solutions are called ‘individuals'. Every iteration of the algorithm </w:delText>
        </w:r>
        <w:r w:rsidR="00D90AA4" w:rsidRPr="00D03914" w:rsidDel="000042CF">
          <w:rPr>
            <w:color w:val="0070C0"/>
            <w:rPrChange w:id="162" w:author="Anna Rasburn" w:date="2019-01-28T23:42:00Z">
              <w:rPr>
                <w:color w:val="0070C0"/>
                <w:sz w:val="24"/>
              </w:rPr>
            </w:rPrChange>
          </w:rPr>
          <w:delText xml:space="preserve">selects </w:delText>
        </w:r>
        <w:r w:rsidRPr="00D03914" w:rsidDel="000042CF">
          <w:rPr>
            <w:color w:val="0070C0"/>
            <w:rPrChange w:id="163" w:author="Anna Rasburn" w:date="2019-01-28T23:42:00Z">
              <w:rPr>
                <w:color w:val="0070C0"/>
                <w:sz w:val="24"/>
              </w:rPr>
            </w:rPrChange>
          </w:rPr>
          <w:delText xml:space="preserve">a solution with the fittest traits </w:delText>
        </w:r>
      </w:del>
      <w:ins w:id="164" w:author="Alexander Brownlee" w:date="2019-01-31T10:52:00Z">
        <w:del w:id="165" w:author="Anna Rasburn" w:date="2019-01-31T14:52:00Z">
          <w:r w:rsidR="00E94F91" w:rsidDel="000042CF">
            <w:rPr>
              <w:color w:val="0070C0"/>
            </w:rPr>
            <w:delText xml:space="preserve">high fitness </w:delText>
          </w:r>
        </w:del>
      </w:ins>
      <w:del w:id="166" w:author="Anna Rasburn" w:date="2019-01-31T14:52:00Z">
        <w:r w:rsidR="00D90AA4" w:rsidRPr="00D03914" w:rsidDel="000042CF">
          <w:rPr>
            <w:color w:val="0070C0"/>
            <w:rPrChange w:id="167" w:author="Anna Rasburn" w:date="2019-01-28T23:42:00Z">
              <w:rPr>
                <w:color w:val="0070C0"/>
                <w:sz w:val="24"/>
              </w:rPr>
            </w:rPrChange>
          </w:rPr>
          <w:delText xml:space="preserve">from a collection of individuals. Subsequent iterations generate further </w:delText>
        </w:r>
        <w:r w:rsidRPr="00D03914" w:rsidDel="000042CF">
          <w:rPr>
            <w:color w:val="0070C0"/>
            <w:rPrChange w:id="168" w:author="Anna Rasburn" w:date="2019-01-28T23:42:00Z">
              <w:rPr>
                <w:color w:val="0070C0"/>
                <w:sz w:val="24"/>
              </w:rPr>
            </w:rPrChange>
          </w:rPr>
          <w:delText xml:space="preserve">improved solutions </w:delText>
        </w:r>
        <w:r w:rsidR="00D90AA4" w:rsidRPr="00D03914" w:rsidDel="000042CF">
          <w:rPr>
            <w:color w:val="0070C0"/>
            <w:rPrChange w:id="169" w:author="Anna Rasburn" w:date="2019-01-28T23:42:00Z">
              <w:rPr>
                <w:color w:val="0070C0"/>
                <w:sz w:val="24"/>
              </w:rPr>
            </w:rPrChange>
          </w:rPr>
          <w:delText xml:space="preserve">via </w:delText>
        </w:r>
        <w:r w:rsidRPr="00D03914" w:rsidDel="000042CF">
          <w:rPr>
            <w:color w:val="0070C0"/>
            <w:rPrChange w:id="170" w:author="Anna Rasburn" w:date="2019-01-28T23:42:00Z">
              <w:rPr>
                <w:color w:val="0070C0"/>
                <w:sz w:val="24"/>
              </w:rPr>
            </w:rPrChange>
          </w:rPr>
          <w:delText xml:space="preserve">each </w:delText>
        </w:r>
        <w:r w:rsidR="00D90AA4" w:rsidRPr="00D03914" w:rsidDel="000042CF">
          <w:rPr>
            <w:color w:val="0070C0"/>
            <w:rPrChange w:id="171" w:author="Anna Rasburn" w:date="2019-01-28T23:42:00Z">
              <w:rPr>
                <w:color w:val="0070C0"/>
                <w:sz w:val="24"/>
              </w:rPr>
            </w:rPrChange>
          </w:rPr>
          <w:delText>iteration</w:delText>
        </w:r>
      </w:del>
      <w:ins w:id="172" w:author="Alexander Brownlee" w:date="2019-01-31T10:53:00Z">
        <w:del w:id="173" w:author="Anna Rasburn" w:date="2019-01-31T14:52:00Z">
          <w:r w:rsidR="00E94F91" w:rsidDel="000042CF">
            <w:rPr>
              <w:color w:val="0070C0"/>
            </w:rPr>
            <w:delText>from these individuals</w:delText>
          </w:r>
        </w:del>
      </w:ins>
      <w:del w:id="174" w:author="Anna Rasburn" w:date="2019-01-31T14:52:00Z">
        <w:r w:rsidR="00D90AA4" w:rsidRPr="00D03914" w:rsidDel="000042CF">
          <w:rPr>
            <w:color w:val="0070C0"/>
            <w:rPrChange w:id="175" w:author="Anna Rasburn" w:date="2019-01-28T23:42:00Z">
              <w:rPr>
                <w:color w:val="0070C0"/>
                <w:sz w:val="24"/>
              </w:rPr>
            </w:rPrChange>
          </w:rPr>
          <w:delText xml:space="preserve">. </w:delText>
        </w:r>
        <w:r w:rsidR="00D90AA4" w:rsidRPr="00E94F91" w:rsidDel="000042CF">
          <w:rPr>
            <w:color w:val="0070C0"/>
            <w:sz w:val="24"/>
          </w:rPr>
          <w:delText>T</w:delText>
        </w:r>
        <w:r w:rsidRPr="00E94F91" w:rsidDel="000042CF">
          <w:rPr>
            <w:color w:val="0070C0"/>
            <w:sz w:val="24"/>
          </w:rPr>
          <w:delText xml:space="preserve">raits that </w:delText>
        </w:r>
        <w:r w:rsidR="00D90AA4" w:rsidRPr="00E94F91" w:rsidDel="000042CF">
          <w:rPr>
            <w:color w:val="0070C0"/>
            <w:sz w:val="24"/>
          </w:rPr>
          <w:delText xml:space="preserve">do not confer improved fitness </w:delText>
        </w:r>
        <w:r w:rsidRPr="00E94F91" w:rsidDel="000042CF">
          <w:rPr>
            <w:color w:val="0070C0"/>
            <w:sz w:val="24"/>
          </w:rPr>
          <w:delText>are disregarded and not passed on</w:delText>
        </w:r>
      </w:del>
      <w:ins w:id="176" w:author="Alexander Brownlee" w:date="2019-01-31T10:54:00Z">
        <w:del w:id="177" w:author="Anna Rasburn" w:date="2019-01-31T14:52:00Z">
          <w:r w:rsidR="00E94F91" w:rsidDel="000042CF">
            <w:rPr>
              <w:color w:val="0070C0"/>
              <w:sz w:val="24"/>
            </w:rPr>
            <w:delText>by the selection</w:delText>
          </w:r>
        </w:del>
      </w:ins>
      <w:del w:id="178" w:author="Anna Rasburn" w:date="2019-01-31T14:52:00Z">
        <w:r w:rsidR="00D90AA4" w:rsidRPr="00E94F91" w:rsidDel="000042CF">
          <w:rPr>
            <w:color w:val="0070C0"/>
            <w:sz w:val="24"/>
          </w:rPr>
          <w:delText xml:space="preserve"> in the next iteration</w:delText>
        </w:r>
        <w:r w:rsidRPr="00E94F91" w:rsidDel="000042CF">
          <w:rPr>
            <w:color w:val="0070C0"/>
            <w:sz w:val="24"/>
          </w:rPr>
          <w:delText>.</w:delText>
        </w:r>
      </w:del>
    </w:p>
    <w:p w14:paraId="5F5E288B" w14:textId="50539F5F" w:rsidR="00B403A9" w:rsidRPr="00D03914" w:rsidDel="000042CF" w:rsidRDefault="00946A62">
      <w:pPr>
        <w:pStyle w:val="BodyText"/>
        <w:ind w:firstLine="0"/>
        <w:jc w:val="both"/>
        <w:rPr>
          <w:del w:id="179" w:author="Anna Rasburn" w:date="2019-01-31T14:52:00Z"/>
          <w:color w:val="0070C0"/>
          <w:rPrChange w:id="180" w:author="Anna Rasburn" w:date="2019-01-28T23:42:00Z">
            <w:rPr>
              <w:del w:id="181" w:author="Anna Rasburn" w:date="2019-01-31T14:52:00Z"/>
              <w:color w:val="0070C0"/>
              <w:sz w:val="24"/>
            </w:rPr>
          </w:rPrChange>
        </w:rPr>
        <w:pPrChange w:id="182" w:author="Anna Rasburn" w:date="2019-01-28T23:41:00Z">
          <w:pPr>
            <w:pStyle w:val="BodyText"/>
            <w:spacing w:line="240" w:lineRule="auto"/>
            <w:ind w:firstLine="0"/>
          </w:pPr>
        </w:pPrChange>
      </w:pPr>
      <w:del w:id="183" w:author="Anna Rasburn" w:date="2019-01-31T14:52:00Z">
        <w:r w:rsidRPr="00D03914" w:rsidDel="000042CF">
          <w:rPr>
            <w:color w:val="0070C0"/>
            <w:rPrChange w:id="184" w:author="Anna Rasburn" w:date="2019-01-28T23:42:00Z">
              <w:rPr>
                <w:color w:val="0070C0"/>
                <w:sz w:val="24"/>
              </w:rPr>
            </w:rPrChange>
          </w:rPr>
          <w:delText xml:space="preserve">In standard Genetic Algorithms, there are five main steps that are </w:delText>
        </w:r>
        <w:r w:rsidR="00F30306" w:rsidRPr="00D03914" w:rsidDel="000042CF">
          <w:rPr>
            <w:color w:val="0070C0"/>
            <w:rPrChange w:id="185" w:author="Anna Rasburn" w:date="2019-01-28T23:42:00Z">
              <w:rPr>
                <w:color w:val="0070C0"/>
                <w:sz w:val="24"/>
              </w:rPr>
            </w:rPrChange>
          </w:rPr>
          <w:delText xml:space="preserve">followed, this is </w:delText>
        </w:r>
        <w:r w:rsidR="00D90AA4" w:rsidRPr="00D03914" w:rsidDel="000042CF">
          <w:rPr>
            <w:color w:val="0070C0"/>
            <w:rPrChange w:id="186" w:author="Anna Rasburn" w:date="2019-01-28T23:42:00Z">
              <w:rPr>
                <w:color w:val="0070C0"/>
                <w:sz w:val="24"/>
              </w:rPr>
            </w:rPrChange>
          </w:rPr>
          <w:delText>depicted</w:delText>
        </w:r>
        <w:r w:rsidR="00F30306" w:rsidRPr="00D03914" w:rsidDel="000042CF">
          <w:rPr>
            <w:color w:val="0070C0"/>
            <w:rPrChange w:id="187" w:author="Anna Rasburn" w:date="2019-01-28T23:42:00Z">
              <w:rPr>
                <w:color w:val="0070C0"/>
                <w:sz w:val="24"/>
              </w:rPr>
            </w:rPrChange>
          </w:rPr>
          <w:delText xml:space="preserve"> in </w:delText>
        </w:r>
        <w:r w:rsidR="00F30306" w:rsidRPr="00D03914" w:rsidDel="000042CF">
          <w:rPr>
            <w:i/>
            <w:color w:val="0070C0"/>
            <w:rPrChange w:id="188" w:author="Anna Rasburn" w:date="2019-01-28T23:42:00Z">
              <w:rPr>
                <w:color w:val="0070C0"/>
                <w:sz w:val="24"/>
              </w:rPr>
            </w:rPrChange>
          </w:rPr>
          <w:delText>F</w:delText>
        </w:r>
      </w:del>
      <w:ins w:id="189" w:author="Anna Rasburn [2]" w:date="2019-01-24T14:19:00Z">
        <w:del w:id="190" w:author="Anna Rasburn" w:date="2019-01-31T14:52:00Z">
          <w:r w:rsidR="001F5944" w:rsidRPr="00D03914" w:rsidDel="000042CF">
            <w:rPr>
              <w:i/>
              <w:color w:val="0070C0"/>
              <w:rPrChange w:id="191" w:author="Anna Rasburn" w:date="2019-01-28T23:42:00Z">
                <w:rPr>
                  <w:color w:val="0070C0"/>
                  <w:sz w:val="24"/>
                </w:rPr>
              </w:rPrChange>
            </w:rPr>
            <w:delText>igure</w:delText>
          </w:r>
        </w:del>
      </w:ins>
      <w:del w:id="192" w:author="Anna Rasburn" w:date="2019-01-31T14:52:00Z">
        <w:r w:rsidR="00F30306" w:rsidRPr="00D03914" w:rsidDel="000042CF">
          <w:rPr>
            <w:i/>
            <w:color w:val="0070C0"/>
            <w:rPrChange w:id="193" w:author="Anna Rasburn" w:date="2019-01-28T23:42:00Z">
              <w:rPr>
                <w:color w:val="0070C0"/>
                <w:sz w:val="24"/>
              </w:rPr>
            </w:rPrChange>
          </w:rPr>
          <w:delText xml:space="preserve">IGURE </w:delText>
        </w:r>
        <w:r w:rsidR="00F30306" w:rsidRPr="00D03914" w:rsidDel="000042CF">
          <w:rPr>
            <w:color w:val="0070C0"/>
            <w:rPrChange w:id="194" w:author="Anna Rasburn" w:date="2019-01-28T23:42:00Z">
              <w:rPr>
                <w:color w:val="0070C0"/>
                <w:sz w:val="24"/>
              </w:rPr>
            </w:rPrChange>
          </w:rPr>
          <w:delText>. The steps are</w:delText>
        </w:r>
        <w:r w:rsidR="00D90AA4" w:rsidRPr="00D03914" w:rsidDel="000042CF">
          <w:rPr>
            <w:color w:val="0070C0"/>
            <w:rPrChange w:id="195" w:author="Anna Rasburn" w:date="2019-01-28T23:42:00Z">
              <w:rPr>
                <w:color w:val="0070C0"/>
                <w:sz w:val="24"/>
              </w:rPr>
            </w:rPrChange>
          </w:rPr>
          <w:delText>:</w:delText>
        </w:r>
        <w:r w:rsidR="00F30306" w:rsidRPr="00D03914" w:rsidDel="000042CF">
          <w:rPr>
            <w:color w:val="0070C0"/>
            <w:rPrChange w:id="196" w:author="Anna Rasburn" w:date="2019-01-28T23:42:00Z">
              <w:rPr>
                <w:color w:val="0070C0"/>
                <w:sz w:val="24"/>
              </w:rPr>
            </w:rPrChange>
          </w:rPr>
          <w:delText xml:space="preserve"> initialising population, fitness, selection, crossover and mutation. </w:delText>
        </w:r>
      </w:del>
    </w:p>
    <w:p w14:paraId="3A4642C6" w14:textId="698AB47E" w:rsidR="000B4183" w:rsidDel="000042CF" w:rsidRDefault="00946A62" w:rsidP="000B4183">
      <w:pPr>
        <w:pStyle w:val="BodyText"/>
        <w:keepNext/>
        <w:ind w:firstLine="0"/>
        <w:jc w:val="center"/>
        <w:rPr>
          <w:del w:id="197" w:author="Anna Rasburn" w:date="2019-01-31T14:52:00Z"/>
        </w:rPr>
      </w:pPr>
      <w:del w:id="198" w:author="Anna Rasburn" w:date="2019-01-31T14:52:00Z">
        <w:r w:rsidDel="000042CF">
          <w:rPr>
            <w:noProof/>
            <w:color w:val="0070C0"/>
          </w:rPr>
          <w:drawing>
            <wp:inline distT="0" distB="0" distL="0" distR="0" wp14:anchorId="156302E7" wp14:editId="1273154A">
              <wp:extent cx="2705100" cy="2880250"/>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027750" name="GeneticAlgorithmDissertation.png"/>
                      <pic:cNvPicPr/>
                    </pic:nvPicPr>
                    <pic:blipFill>
                      <a:blip r:embed="rId14">
                        <a:extLst>
                          <a:ext uri="{28A0092B-C50C-407E-A947-70E740481C1C}">
                            <a14:useLocalDpi xmlns:a14="http://schemas.microsoft.com/office/drawing/2010/main" val="0"/>
                          </a:ext>
                        </a:extLst>
                      </a:blip>
                      <a:stretch>
                        <a:fillRect/>
                      </a:stretch>
                    </pic:blipFill>
                    <pic:spPr>
                      <a:xfrm>
                        <a:off x="0" y="0"/>
                        <a:ext cx="2714580" cy="2890344"/>
                      </a:xfrm>
                      <a:prstGeom prst="rect">
                        <a:avLst/>
                      </a:prstGeom>
                    </pic:spPr>
                  </pic:pic>
                </a:graphicData>
              </a:graphic>
            </wp:inline>
          </w:drawing>
        </w:r>
      </w:del>
    </w:p>
    <w:p w14:paraId="347C7D72" w14:textId="18F1C04C" w:rsidR="000C333D" w:rsidRPr="008B36CA" w:rsidDel="000042CF" w:rsidRDefault="00946A62" w:rsidP="000B4183">
      <w:pPr>
        <w:pStyle w:val="Caption"/>
        <w:jc w:val="center"/>
        <w:rPr>
          <w:del w:id="199" w:author="Anna Rasburn" w:date="2019-01-31T14:52:00Z"/>
          <w:color w:val="000000" w:themeColor="text1"/>
        </w:rPr>
      </w:pPr>
      <w:del w:id="200" w:author="Anna Rasburn" w:date="2019-01-31T14:52:00Z">
        <w:r w:rsidRPr="00820B55" w:rsidDel="000042CF">
          <w:rPr>
            <w:b/>
            <w:color w:val="000000" w:themeColor="text1"/>
          </w:rPr>
          <w:delText xml:space="preserve">Figure </w:delText>
        </w:r>
        <w:r w:rsidRPr="00820B55" w:rsidDel="000042CF">
          <w:rPr>
            <w:b/>
            <w:color w:val="000000" w:themeColor="text1"/>
          </w:rPr>
          <w:fldChar w:fldCharType="begin"/>
        </w:r>
        <w:r w:rsidRPr="00820B55" w:rsidDel="000042CF">
          <w:rPr>
            <w:b/>
            <w:color w:val="000000" w:themeColor="text1"/>
          </w:rPr>
          <w:delInstrText xml:space="preserve"> SEQ Figure \* ARABIC </w:delInstrText>
        </w:r>
        <w:r w:rsidRPr="00820B55" w:rsidDel="000042CF">
          <w:rPr>
            <w:b/>
            <w:color w:val="000000" w:themeColor="text1"/>
          </w:rPr>
          <w:fldChar w:fldCharType="separate"/>
        </w:r>
        <w:r w:rsidR="00C476A9" w:rsidRPr="00820B55" w:rsidDel="000042CF">
          <w:rPr>
            <w:b/>
            <w:noProof/>
            <w:color w:val="000000" w:themeColor="text1"/>
          </w:rPr>
          <w:delText>1</w:delText>
        </w:r>
        <w:r w:rsidRPr="00820B55" w:rsidDel="000042CF">
          <w:rPr>
            <w:b/>
            <w:color w:val="000000" w:themeColor="text1"/>
          </w:rPr>
          <w:fldChar w:fldCharType="end"/>
        </w:r>
        <w:r w:rsidRPr="008B36CA" w:rsidDel="000042CF">
          <w:rPr>
            <w:color w:val="000000" w:themeColor="text1"/>
          </w:rPr>
          <w:delText xml:space="preserve"> Flow Diagram of a Genetic Algorithm</w:delText>
        </w:r>
      </w:del>
    </w:p>
    <w:p w14:paraId="26E55E40" w14:textId="1415C6B8" w:rsidR="00C35F4C" w:rsidRPr="00D03914" w:rsidDel="000042CF" w:rsidRDefault="00946A62">
      <w:pPr>
        <w:pStyle w:val="BodyText"/>
        <w:ind w:firstLine="0"/>
        <w:jc w:val="both"/>
        <w:rPr>
          <w:del w:id="201" w:author="Anna Rasburn" w:date="2019-01-31T14:52:00Z"/>
          <w:color w:val="0070C0"/>
          <w:rPrChange w:id="202" w:author="Anna Rasburn" w:date="2019-01-28T23:42:00Z">
            <w:rPr>
              <w:del w:id="203" w:author="Anna Rasburn" w:date="2019-01-31T14:52:00Z"/>
              <w:color w:val="0070C0"/>
              <w:sz w:val="24"/>
            </w:rPr>
          </w:rPrChange>
        </w:rPr>
        <w:pPrChange w:id="204" w:author="Anna Rasburn" w:date="2019-01-28T23:42:00Z">
          <w:pPr>
            <w:pStyle w:val="BodyText"/>
            <w:spacing w:line="240" w:lineRule="auto"/>
            <w:ind w:firstLine="0"/>
            <w:jc w:val="both"/>
          </w:pPr>
        </w:pPrChange>
      </w:pPr>
      <w:del w:id="205" w:author="Anna Rasburn" w:date="2019-01-31T14:52:00Z">
        <w:r w:rsidRPr="00D03914" w:rsidDel="000042CF">
          <w:rPr>
            <w:color w:val="0070C0"/>
            <w:rPrChange w:id="206" w:author="Anna Rasburn" w:date="2019-01-28T23:42:00Z">
              <w:rPr>
                <w:color w:val="0070C0"/>
                <w:sz w:val="24"/>
              </w:rPr>
            </w:rPrChange>
          </w:rPr>
          <w:delText>An “Individual” or “chromosome” is a possible solution to the problem. In a classic GA, a chromosome i</w:delText>
        </w:r>
        <w:r w:rsidR="008510CA" w:rsidRPr="00D03914" w:rsidDel="000042CF">
          <w:rPr>
            <w:color w:val="0070C0"/>
            <w:rPrChange w:id="207" w:author="Anna Rasburn" w:date="2019-01-28T23:42:00Z">
              <w:rPr>
                <w:color w:val="0070C0"/>
                <w:sz w:val="24"/>
              </w:rPr>
            </w:rPrChange>
          </w:rPr>
          <w:delText>s</w:delText>
        </w:r>
        <w:r w:rsidRPr="00D03914" w:rsidDel="000042CF">
          <w:rPr>
            <w:color w:val="0070C0"/>
            <w:rPrChange w:id="208" w:author="Anna Rasburn" w:date="2019-01-28T23:42:00Z">
              <w:rPr>
                <w:color w:val="0070C0"/>
                <w:sz w:val="24"/>
              </w:rPr>
            </w:rPrChange>
          </w:rPr>
          <w:delText xml:space="preserve"> a string of bits and each individual bit is a gene. The selection stage ‘selects’ individuals with high fitness that will progress to the next population. In the mutation stage, individual genes of the highly fit parent chromosome are flipped from one to zero or vice vers</w:delText>
        </w:r>
        <w:r w:rsidR="008510CA" w:rsidRPr="00D03914" w:rsidDel="000042CF">
          <w:rPr>
            <w:color w:val="0070C0"/>
            <w:rPrChange w:id="209" w:author="Anna Rasburn" w:date="2019-01-28T23:42:00Z">
              <w:rPr>
                <w:color w:val="0070C0"/>
                <w:sz w:val="24"/>
              </w:rPr>
            </w:rPrChange>
          </w:rPr>
          <w:delText>a</w:delText>
        </w:r>
        <w:r w:rsidRPr="00D03914" w:rsidDel="000042CF">
          <w:rPr>
            <w:color w:val="0070C0"/>
            <w:rPrChange w:id="210" w:author="Anna Rasburn" w:date="2019-01-28T23:42:00Z">
              <w:rPr>
                <w:color w:val="0070C0"/>
                <w:sz w:val="24"/>
              </w:rPr>
            </w:rPrChange>
          </w:rPr>
          <w:delText xml:space="preserve"> in order to</w:delText>
        </w:r>
      </w:del>
      <w:ins w:id="211" w:author="Anna Rasburn [2]" w:date="2019-01-24T14:20:00Z">
        <w:del w:id="212" w:author="Anna Rasburn" w:date="2019-01-31T14:52:00Z">
          <w:r w:rsidR="001F5944" w:rsidRPr="00D03914" w:rsidDel="000042CF">
            <w:rPr>
              <w:color w:val="0070C0"/>
              <w:rPrChange w:id="213" w:author="Anna Rasburn" w:date="2019-01-28T23:42:00Z">
                <w:rPr>
                  <w:color w:val="0070C0"/>
                  <w:sz w:val="24"/>
                </w:rPr>
              </w:rPrChange>
            </w:rPr>
            <w:delText>to</w:delText>
          </w:r>
        </w:del>
      </w:ins>
      <w:del w:id="214" w:author="Anna Rasburn" w:date="2019-01-31T14:52:00Z">
        <w:r w:rsidRPr="00D03914" w:rsidDel="000042CF">
          <w:rPr>
            <w:color w:val="0070C0"/>
            <w:rPrChange w:id="215" w:author="Anna Rasburn" w:date="2019-01-28T23:42:00Z">
              <w:rPr>
                <w:color w:val="0070C0"/>
                <w:sz w:val="24"/>
              </w:rPr>
            </w:rPrChange>
          </w:rPr>
          <w:delText xml:space="preserve"> create a new mutated chromosome to pass onto further populations. The crossover stage requires taking genes from the two parents and combin</w:delText>
        </w:r>
        <w:r w:rsidR="008510CA" w:rsidRPr="00D03914" w:rsidDel="000042CF">
          <w:rPr>
            <w:color w:val="0070C0"/>
            <w:rPrChange w:id="216" w:author="Anna Rasburn" w:date="2019-01-28T23:42:00Z">
              <w:rPr>
                <w:color w:val="0070C0"/>
                <w:sz w:val="24"/>
              </w:rPr>
            </w:rPrChange>
          </w:rPr>
          <w:delText>ing</w:delText>
        </w:r>
        <w:r w:rsidRPr="00D03914" w:rsidDel="000042CF">
          <w:rPr>
            <w:color w:val="0070C0"/>
            <w:rPrChange w:id="217" w:author="Anna Rasburn" w:date="2019-01-28T23:42:00Z">
              <w:rPr>
                <w:color w:val="0070C0"/>
                <w:sz w:val="24"/>
              </w:rPr>
            </w:rPrChange>
          </w:rPr>
          <w:delText xml:space="preserve"> them to make a new individual who </w:delText>
        </w:r>
        <w:r w:rsidR="008510CA" w:rsidRPr="00D03914" w:rsidDel="000042CF">
          <w:rPr>
            <w:color w:val="0070C0"/>
            <w:rPrChange w:id="218" w:author="Anna Rasburn" w:date="2019-01-28T23:42:00Z">
              <w:rPr>
                <w:color w:val="0070C0"/>
                <w:sz w:val="24"/>
              </w:rPr>
            </w:rPrChange>
          </w:rPr>
          <w:delText xml:space="preserve">may </w:delText>
        </w:r>
        <w:r w:rsidRPr="00D03914" w:rsidDel="000042CF">
          <w:rPr>
            <w:color w:val="0070C0"/>
            <w:rPrChange w:id="219" w:author="Anna Rasburn" w:date="2019-01-28T23:42:00Z">
              <w:rPr>
                <w:color w:val="0070C0"/>
                <w:sz w:val="24"/>
              </w:rPr>
            </w:rPrChange>
          </w:rPr>
          <w:delText xml:space="preserve">be a more optimised solution to the problem than their parents. </w:delText>
        </w:r>
      </w:del>
    </w:p>
    <w:p w14:paraId="485D7CF0" w14:textId="22753CCA" w:rsidR="008B36CA" w:rsidRPr="00D03914" w:rsidDel="000042CF" w:rsidRDefault="008B36CA">
      <w:pPr>
        <w:pStyle w:val="BodyText"/>
        <w:ind w:firstLine="0"/>
        <w:jc w:val="both"/>
        <w:rPr>
          <w:del w:id="220" w:author="Anna Rasburn" w:date="2019-01-31T14:52:00Z"/>
          <w:color w:val="0070C0"/>
          <w:rPrChange w:id="221" w:author="Anna Rasburn" w:date="2019-01-28T23:42:00Z">
            <w:rPr>
              <w:del w:id="222" w:author="Anna Rasburn" w:date="2019-01-31T14:52:00Z"/>
              <w:color w:val="0070C0"/>
              <w:sz w:val="24"/>
            </w:rPr>
          </w:rPrChange>
        </w:rPr>
        <w:pPrChange w:id="223" w:author="Anna Rasburn" w:date="2019-01-28T23:42:00Z">
          <w:pPr>
            <w:pStyle w:val="BodyText"/>
            <w:spacing w:line="240" w:lineRule="auto"/>
            <w:ind w:firstLine="0"/>
            <w:jc w:val="both"/>
          </w:pPr>
        </w:pPrChange>
      </w:pPr>
    </w:p>
    <w:p w14:paraId="458EEC29" w14:textId="06C5ADEA" w:rsidR="00C35F4C" w:rsidRPr="00D03914" w:rsidDel="000042CF" w:rsidRDefault="00946A62">
      <w:pPr>
        <w:pStyle w:val="BodyText"/>
        <w:ind w:firstLine="0"/>
        <w:jc w:val="both"/>
        <w:rPr>
          <w:del w:id="224" w:author="Anna Rasburn" w:date="2019-01-31T14:52:00Z"/>
          <w:color w:val="0070C0"/>
          <w:rPrChange w:id="225" w:author="Anna Rasburn" w:date="2019-01-28T23:42:00Z">
            <w:rPr>
              <w:del w:id="226" w:author="Anna Rasburn" w:date="2019-01-31T14:52:00Z"/>
              <w:color w:val="0070C0"/>
              <w:sz w:val="24"/>
            </w:rPr>
          </w:rPrChange>
        </w:rPr>
        <w:pPrChange w:id="227" w:author="Anna Rasburn" w:date="2019-01-28T23:42:00Z">
          <w:pPr>
            <w:pStyle w:val="BodyText"/>
            <w:spacing w:line="240" w:lineRule="auto"/>
            <w:ind w:firstLine="0"/>
            <w:jc w:val="both"/>
          </w:pPr>
        </w:pPrChange>
      </w:pPr>
      <w:del w:id="228" w:author="Anna Rasburn" w:date="2019-01-31T14:52:00Z">
        <w:r w:rsidRPr="00D03914" w:rsidDel="000042CF">
          <w:rPr>
            <w:color w:val="0070C0"/>
            <w:rPrChange w:id="229" w:author="Anna Rasburn" w:date="2019-01-28T23:42:00Z">
              <w:rPr>
                <w:color w:val="0070C0"/>
                <w:sz w:val="24"/>
              </w:rPr>
            </w:rPrChange>
          </w:rPr>
          <w:delText>A “Population” is a set of individuals. The initialise population sta</w:delText>
        </w:r>
        <w:r w:rsidR="008510CA" w:rsidRPr="00D03914" w:rsidDel="000042CF">
          <w:rPr>
            <w:color w:val="0070C0"/>
            <w:rPrChange w:id="230" w:author="Anna Rasburn" w:date="2019-01-28T23:42:00Z">
              <w:rPr>
                <w:color w:val="0070C0"/>
                <w:sz w:val="24"/>
              </w:rPr>
            </w:rPrChange>
          </w:rPr>
          <w:delText>g</w:delText>
        </w:r>
        <w:r w:rsidRPr="00D03914" w:rsidDel="000042CF">
          <w:rPr>
            <w:color w:val="0070C0"/>
            <w:rPrChange w:id="231" w:author="Anna Rasburn" w:date="2019-01-28T23:42:00Z">
              <w:rPr>
                <w:color w:val="0070C0"/>
                <w:sz w:val="24"/>
              </w:rPr>
            </w:rPrChange>
          </w:rPr>
          <w:delText>e i</w:delText>
        </w:r>
        <w:r w:rsidR="008510CA" w:rsidRPr="00D03914" w:rsidDel="000042CF">
          <w:rPr>
            <w:color w:val="0070C0"/>
            <w:rPrChange w:id="232" w:author="Anna Rasburn" w:date="2019-01-28T23:42:00Z">
              <w:rPr>
                <w:color w:val="0070C0"/>
                <w:sz w:val="24"/>
              </w:rPr>
            </w:rPrChange>
          </w:rPr>
          <w:delText xml:space="preserve">nvolves </w:delText>
        </w:r>
        <w:r w:rsidRPr="00D03914" w:rsidDel="000042CF">
          <w:rPr>
            <w:color w:val="0070C0"/>
            <w:rPrChange w:id="233" w:author="Anna Rasburn" w:date="2019-01-28T23:42:00Z">
              <w:rPr>
                <w:color w:val="0070C0"/>
                <w:sz w:val="24"/>
              </w:rPr>
            </w:rPrChange>
          </w:rPr>
          <w:delText>gathering a collection of individuals together to form a population. As individuals increase their fitness, the overall population has a higher fitness</w:delText>
        </w:r>
        <w:r w:rsidR="008510CA" w:rsidRPr="00D03914" w:rsidDel="000042CF">
          <w:rPr>
            <w:color w:val="0070C0"/>
            <w:rPrChange w:id="234" w:author="Anna Rasburn" w:date="2019-01-28T23:42:00Z">
              <w:rPr>
                <w:color w:val="0070C0"/>
                <w:sz w:val="24"/>
              </w:rPr>
            </w:rPrChange>
          </w:rPr>
          <w:delText>. It</w:delText>
        </w:r>
        <w:r w:rsidRPr="00D03914" w:rsidDel="000042CF">
          <w:rPr>
            <w:color w:val="0070C0"/>
            <w:rPrChange w:id="235" w:author="Anna Rasburn" w:date="2019-01-28T23:42:00Z">
              <w:rPr>
                <w:color w:val="0070C0"/>
                <w:sz w:val="24"/>
              </w:rPr>
            </w:rPrChange>
          </w:rPr>
          <w:delText xml:space="preserve"> therefore has a higher possibility of finding a solution to the problem. </w:delText>
        </w:r>
      </w:del>
    </w:p>
    <w:p w14:paraId="1706CD18" w14:textId="68ADA0C7" w:rsidR="008B36CA" w:rsidRPr="00D03914" w:rsidDel="000042CF" w:rsidRDefault="008B36CA">
      <w:pPr>
        <w:pStyle w:val="BodyText"/>
        <w:ind w:firstLine="0"/>
        <w:jc w:val="both"/>
        <w:rPr>
          <w:del w:id="236" w:author="Anna Rasburn" w:date="2019-01-31T14:52:00Z"/>
          <w:color w:val="0070C0"/>
          <w:rPrChange w:id="237" w:author="Anna Rasburn" w:date="2019-01-28T23:42:00Z">
            <w:rPr>
              <w:del w:id="238" w:author="Anna Rasburn" w:date="2019-01-31T14:52:00Z"/>
              <w:color w:val="0070C0"/>
              <w:sz w:val="24"/>
            </w:rPr>
          </w:rPrChange>
        </w:rPr>
        <w:pPrChange w:id="239" w:author="Anna Rasburn" w:date="2019-01-28T23:42:00Z">
          <w:pPr>
            <w:pStyle w:val="BodyText"/>
            <w:spacing w:line="240" w:lineRule="auto"/>
            <w:ind w:firstLine="0"/>
            <w:jc w:val="both"/>
          </w:pPr>
        </w:pPrChange>
      </w:pPr>
    </w:p>
    <w:p w14:paraId="7AF6D048" w14:textId="1C82EEBC" w:rsidR="00393083" w:rsidRPr="00D03914" w:rsidDel="000042CF" w:rsidRDefault="00946A62">
      <w:pPr>
        <w:pStyle w:val="BodyText"/>
        <w:ind w:firstLine="0"/>
        <w:jc w:val="both"/>
        <w:rPr>
          <w:del w:id="240" w:author="Anna Rasburn" w:date="2019-01-31T14:52:00Z"/>
          <w:color w:val="0070C0"/>
          <w:rPrChange w:id="241" w:author="Anna Rasburn" w:date="2019-01-28T23:42:00Z">
            <w:rPr>
              <w:del w:id="242" w:author="Anna Rasburn" w:date="2019-01-31T14:52:00Z"/>
              <w:color w:val="0070C0"/>
              <w:sz w:val="24"/>
            </w:rPr>
          </w:rPrChange>
        </w:rPr>
        <w:pPrChange w:id="243" w:author="Anna Rasburn" w:date="2019-01-28T23:42:00Z">
          <w:pPr>
            <w:pStyle w:val="BodyText"/>
            <w:spacing w:line="240" w:lineRule="auto"/>
            <w:ind w:firstLine="0"/>
            <w:jc w:val="both"/>
          </w:pPr>
        </w:pPrChange>
      </w:pPr>
      <w:del w:id="244" w:author="Anna Rasburn" w:date="2019-01-31T14:52:00Z">
        <w:r w:rsidRPr="00D03914" w:rsidDel="000042CF">
          <w:rPr>
            <w:color w:val="0070C0"/>
            <w:rPrChange w:id="245" w:author="Anna Rasburn" w:date="2019-01-28T23:42:00Z">
              <w:rPr>
                <w:color w:val="0070C0"/>
                <w:sz w:val="24"/>
              </w:rPr>
            </w:rPrChange>
          </w:rPr>
          <w:delText>In other problems such as</w:delText>
        </w:r>
      </w:del>
      <w:ins w:id="246" w:author="Alexander Brownlee" w:date="2019-01-31T10:55:00Z">
        <w:del w:id="247" w:author="Anna Rasburn" w:date="2019-01-31T14:52:00Z">
          <w:r w:rsidR="00A90C7A" w:rsidDel="000042CF">
            <w:rPr>
              <w:color w:val="0070C0"/>
            </w:rPr>
            <w:delText>In the problems that form the focu</w:delText>
          </w:r>
        </w:del>
      </w:ins>
      <w:ins w:id="248" w:author="Alexander Brownlee" w:date="2019-01-31T10:56:00Z">
        <w:del w:id="249" w:author="Anna Rasburn" w:date="2019-01-31T14:52:00Z">
          <w:r w:rsidR="00A90C7A" w:rsidDel="000042CF">
            <w:rPr>
              <w:color w:val="0070C0"/>
            </w:rPr>
            <w:delText>s of this project,</w:delText>
          </w:r>
        </w:del>
      </w:ins>
      <w:del w:id="250" w:author="Anna Rasburn" w:date="2019-01-31T14:52:00Z">
        <w:r w:rsidRPr="00D03914" w:rsidDel="000042CF">
          <w:rPr>
            <w:color w:val="0070C0"/>
            <w:rPrChange w:id="251" w:author="Anna Rasburn" w:date="2019-01-28T23:42:00Z">
              <w:rPr>
                <w:color w:val="0070C0"/>
                <w:sz w:val="24"/>
              </w:rPr>
            </w:rPrChange>
          </w:rPr>
          <w:delText xml:space="preserve"> Genetic improvement problems, the individuals can be lists of changes in source code or new versions of the source code. In the GI tool Gin </w:delText>
        </w:r>
      </w:del>
      <w:customXmlInsRangeStart w:id="252" w:author="Anna Rasburn [2]" w:date="2019-01-24T14:20:00Z"/>
      <w:customXmlDelRangeStart w:id="253" w:author="Anna Rasburn" w:date="2019-01-31T14:52:00Z"/>
      <w:sdt>
        <w:sdtPr>
          <w:rPr>
            <w:color w:val="0070C0"/>
          </w:rPr>
          <w:id w:val="-1841532554"/>
          <w:citation/>
        </w:sdtPr>
        <w:sdtContent>
          <w:customXmlInsRangeEnd w:id="252"/>
          <w:customXmlDelRangeEnd w:id="253"/>
          <w:ins w:id="254" w:author="Anna Rasburn [2]" w:date="2019-01-24T14:20:00Z">
            <w:del w:id="255" w:author="Anna Rasburn" w:date="2019-01-31T14:52:00Z">
              <w:r w:rsidR="001F5944" w:rsidRPr="00D03914" w:rsidDel="000042CF">
                <w:rPr>
                  <w:color w:val="0070C0"/>
                  <w:rPrChange w:id="256" w:author="Anna Rasburn" w:date="2019-01-28T23:42:00Z">
                    <w:rPr>
                      <w:color w:val="0070C0"/>
                      <w:sz w:val="24"/>
                    </w:rPr>
                  </w:rPrChange>
                </w:rPr>
                <w:fldChar w:fldCharType="begin"/>
              </w:r>
              <w:r w:rsidR="001F5944" w:rsidRPr="00D03914" w:rsidDel="000042CF">
                <w:rPr>
                  <w:color w:val="0070C0"/>
                  <w:rPrChange w:id="257" w:author="Anna Rasburn" w:date="2019-01-28T23:42:00Z">
                    <w:rPr>
                      <w:color w:val="0070C0"/>
                      <w:sz w:val="24"/>
                    </w:rPr>
                  </w:rPrChange>
                </w:rPr>
                <w:delInstrText xml:space="preserve"> CITATION Whi18 \l 2057 </w:delInstrText>
              </w:r>
            </w:del>
          </w:ins>
          <w:del w:id="258" w:author="Anna Rasburn" w:date="2019-01-31T14:52:00Z">
            <w:r w:rsidR="001F5944" w:rsidRPr="00D03914" w:rsidDel="000042CF">
              <w:rPr>
                <w:color w:val="0070C0"/>
                <w:rPrChange w:id="259" w:author="Anna Rasburn" w:date="2019-01-28T23:42:00Z">
                  <w:rPr>
                    <w:color w:val="0070C0"/>
                    <w:sz w:val="24"/>
                  </w:rPr>
                </w:rPrChange>
              </w:rPr>
              <w:fldChar w:fldCharType="separate"/>
            </w:r>
            <w:r w:rsidR="000042CF" w:rsidRPr="000042CF" w:rsidDel="000042CF">
              <w:rPr>
                <w:noProof/>
                <w:color w:val="0070C0"/>
              </w:rPr>
              <w:delText>[4]</w:delText>
            </w:r>
          </w:del>
          <w:ins w:id="260" w:author="Anna Rasburn [2]" w:date="2019-01-24T14:20:00Z">
            <w:del w:id="261" w:author="Anna Rasburn" w:date="2019-01-31T14:52:00Z">
              <w:r w:rsidR="001F5944" w:rsidRPr="00D03914" w:rsidDel="000042CF">
                <w:rPr>
                  <w:color w:val="0070C0"/>
                  <w:rPrChange w:id="262" w:author="Anna Rasburn" w:date="2019-01-28T23:42:00Z">
                    <w:rPr>
                      <w:color w:val="0070C0"/>
                      <w:sz w:val="24"/>
                    </w:rPr>
                  </w:rPrChange>
                </w:rPr>
                <w:fldChar w:fldCharType="end"/>
              </w:r>
            </w:del>
          </w:ins>
          <w:customXmlInsRangeStart w:id="263" w:author="Anna Rasburn [2]" w:date="2019-01-24T14:20:00Z"/>
          <w:customXmlDelRangeStart w:id="264" w:author="Anna Rasburn" w:date="2019-01-31T14:52:00Z"/>
        </w:sdtContent>
      </w:sdt>
      <w:customXmlInsRangeEnd w:id="263"/>
      <w:customXmlDelRangeEnd w:id="264"/>
      <w:customXmlInsRangeStart w:id="265" w:author="Anna Rasburn [2]" w:date="2019-01-24T14:20:00Z"/>
      <w:customXmlDelRangeStart w:id="266" w:author="Anna Rasburn" w:date="2019-01-31T14:52:00Z"/>
      <w:sdt>
        <w:sdtPr>
          <w:rPr>
            <w:color w:val="0070C0"/>
          </w:rPr>
          <w:id w:val="1166057407"/>
          <w:citation/>
        </w:sdtPr>
        <w:sdtContent>
          <w:customXmlInsRangeEnd w:id="265"/>
          <w:customXmlDelRangeEnd w:id="266"/>
          <w:ins w:id="267" w:author="Anna Rasburn [2]" w:date="2019-01-24T14:20:00Z">
            <w:del w:id="268" w:author="Anna Rasburn" w:date="2019-01-31T14:52:00Z">
              <w:r w:rsidR="001F5944" w:rsidRPr="00D03914" w:rsidDel="000042CF">
                <w:rPr>
                  <w:color w:val="0070C0"/>
                  <w:rPrChange w:id="269" w:author="Anna Rasburn" w:date="2019-01-28T23:42:00Z">
                    <w:rPr>
                      <w:color w:val="0070C0"/>
                      <w:sz w:val="24"/>
                    </w:rPr>
                  </w:rPrChange>
                </w:rPr>
                <w:fldChar w:fldCharType="begin"/>
              </w:r>
              <w:r w:rsidR="001F5944" w:rsidRPr="00D03914" w:rsidDel="000042CF">
                <w:rPr>
                  <w:color w:val="0070C0"/>
                  <w:rPrChange w:id="270" w:author="Anna Rasburn" w:date="2019-01-28T23:42:00Z">
                    <w:rPr>
                      <w:color w:val="0070C0"/>
                      <w:sz w:val="24"/>
                    </w:rPr>
                  </w:rPrChange>
                </w:rPr>
                <w:delInstrText xml:space="preserve"> CITATION DWh17 \l 2057 </w:delInstrText>
              </w:r>
            </w:del>
          </w:ins>
          <w:del w:id="271" w:author="Anna Rasburn" w:date="2019-01-31T14:52:00Z">
            <w:r w:rsidR="001F5944" w:rsidRPr="00D03914" w:rsidDel="000042CF">
              <w:rPr>
                <w:color w:val="0070C0"/>
                <w:rPrChange w:id="272" w:author="Anna Rasburn" w:date="2019-01-28T23:42:00Z">
                  <w:rPr>
                    <w:color w:val="0070C0"/>
                    <w:sz w:val="24"/>
                  </w:rPr>
                </w:rPrChange>
              </w:rPr>
              <w:fldChar w:fldCharType="separate"/>
            </w:r>
            <w:r w:rsidR="000042CF" w:rsidDel="000042CF">
              <w:rPr>
                <w:noProof/>
                <w:color w:val="0070C0"/>
              </w:rPr>
              <w:delText xml:space="preserve"> </w:delText>
            </w:r>
            <w:r w:rsidR="000042CF" w:rsidRPr="000042CF" w:rsidDel="000042CF">
              <w:rPr>
                <w:noProof/>
                <w:color w:val="0070C0"/>
              </w:rPr>
              <w:delText>[2]</w:delText>
            </w:r>
          </w:del>
          <w:ins w:id="273" w:author="Anna Rasburn [2]" w:date="2019-01-24T14:20:00Z">
            <w:del w:id="274" w:author="Anna Rasburn" w:date="2019-01-31T14:52:00Z">
              <w:r w:rsidR="001F5944" w:rsidRPr="00D03914" w:rsidDel="000042CF">
                <w:rPr>
                  <w:color w:val="0070C0"/>
                  <w:rPrChange w:id="275" w:author="Anna Rasburn" w:date="2019-01-28T23:42:00Z">
                    <w:rPr>
                      <w:color w:val="0070C0"/>
                      <w:sz w:val="24"/>
                    </w:rPr>
                  </w:rPrChange>
                </w:rPr>
                <w:fldChar w:fldCharType="end"/>
              </w:r>
            </w:del>
          </w:ins>
          <w:customXmlInsRangeStart w:id="276" w:author="Anna Rasburn [2]" w:date="2019-01-24T14:20:00Z"/>
          <w:customXmlDelRangeStart w:id="277" w:author="Anna Rasburn" w:date="2019-01-31T14:52:00Z"/>
        </w:sdtContent>
      </w:sdt>
      <w:customXmlInsRangeEnd w:id="276"/>
      <w:customXmlDelRangeEnd w:id="277"/>
      <w:del w:id="278" w:author="Anna Rasburn" w:date="2019-01-31T14:52:00Z">
        <w:r w:rsidRPr="00D03914" w:rsidDel="000042CF">
          <w:rPr>
            <w:color w:val="0070C0"/>
            <w:rPrChange w:id="279" w:author="Anna Rasburn" w:date="2019-01-28T23:42:00Z">
              <w:rPr>
                <w:color w:val="0070C0"/>
                <w:sz w:val="24"/>
              </w:rPr>
            </w:rPrChange>
          </w:rPr>
          <w:delText>[REFERENCE], an individual is a list of "Edits". Each "Edit" is a single change to the source code such as moving a line from one place to another. The mutation stage adds or removes edits to source code and in the crossover stage, a combination of edits are</w:delText>
        </w:r>
      </w:del>
      <w:ins w:id="280" w:author="Anna Rasburn [2]" w:date="2019-01-24T14:20:00Z">
        <w:del w:id="281" w:author="Anna Rasburn" w:date="2019-01-31T14:52:00Z">
          <w:r w:rsidR="001F5944" w:rsidRPr="00D03914" w:rsidDel="000042CF">
            <w:rPr>
              <w:color w:val="0070C0"/>
              <w:rPrChange w:id="282" w:author="Anna Rasburn" w:date="2019-01-28T23:42:00Z">
                <w:rPr>
                  <w:color w:val="0070C0"/>
                  <w:sz w:val="24"/>
                </w:rPr>
              </w:rPrChange>
            </w:rPr>
            <w:delText>is</w:delText>
          </w:r>
        </w:del>
      </w:ins>
      <w:del w:id="283" w:author="Anna Rasburn" w:date="2019-01-31T14:52:00Z">
        <w:r w:rsidRPr="00D03914" w:rsidDel="000042CF">
          <w:rPr>
            <w:color w:val="0070C0"/>
            <w:rPrChange w:id="284" w:author="Anna Rasburn" w:date="2019-01-28T23:42:00Z">
              <w:rPr>
                <w:color w:val="0070C0"/>
                <w:sz w:val="24"/>
              </w:rPr>
            </w:rPrChange>
          </w:rPr>
          <w:delText xml:space="preserve"> combined together into a new version of the source code. An edit is similar to a gene but not a direct parallel because an edit is what has changed in the code. A "Patch" is similar to a chromosome but not</w:delText>
        </w:r>
        <w:r w:rsidR="008510CA" w:rsidRPr="00D03914" w:rsidDel="000042CF">
          <w:rPr>
            <w:color w:val="0070C0"/>
            <w:rPrChange w:id="285" w:author="Anna Rasburn" w:date="2019-01-28T23:42:00Z">
              <w:rPr>
                <w:color w:val="0070C0"/>
                <w:sz w:val="24"/>
              </w:rPr>
            </w:rPrChange>
          </w:rPr>
          <w:delText xml:space="preserve"> by</w:delText>
        </w:r>
        <w:r w:rsidRPr="00D03914" w:rsidDel="000042CF">
          <w:rPr>
            <w:color w:val="0070C0"/>
            <w:rPrChange w:id="286" w:author="Anna Rasburn" w:date="2019-01-28T23:42:00Z">
              <w:rPr>
                <w:color w:val="0070C0"/>
                <w:sz w:val="24"/>
              </w:rPr>
            </w:rPrChange>
          </w:rPr>
          <w:delText xml:space="preserve"> the traditional definition </w:delText>
        </w:r>
        <w:r w:rsidR="008510CA" w:rsidRPr="00D03914" w:rsidDel="000042CF">
          <w:rPr>
            <w:color w:val="0070C0"/>
            <w:rPrChange w:id="287" w:author="Anna Rasburn" w:date="2019-01-28T23:42:00Z">
              <w:rPr>
                <w:color w:val="0070C0"/>
                <w:sz w:val="24"/>
              </w:rPr>
            </w:rPrChange>
          </w:rPr>
          <w:delText xml:space="preserve">because </w:delText>
        </w:r>
        <w:r w:rsidRPr="00D03914" w:rsidDel="000042CF">
          <w:rPr>
            <w:color w:val="0070C0"/>
            <w:rPrChange w:id="288" w:author="Anna Rasburn" w:date="2019-01-28T23:42:00Z">
              <w:rPr>
                <w:color w:val="0070C0"/>
                <w:sz w:val="24"/>
              </w:rPr>
            </w:rPrChange>
          </w:rPr>
          <w:delText xml:space="preserve">a "Patch" may comprise of no edits </w:delText>
        </w:r>
        <w:r w:rsidR="00704295" w:rsidRPr="00D03914" w:rsidDel="000042CF">
          <w:rPr>
            <w:color w:val="0070C0"/>
            <w:rPrChange w:id="289" w:author="Anna Rasburn" w:date="2019-01-28T23:42:00Z">
              <w:rPr>
                <w:color w:val="0070C0"/>
                <w:sz w:val="24"/>
              </w:rPr>
            </w:rPrChange>
          </w:rPr>
          <w:delText xml:space="preserve">if it happens that </w:delText>
        </w:r>
        <w:r w:rsidRPr="00D03914" w:rsidDel="000042CF">
          <w:rPr>
            <w:color w:val="0070C0"/>
            <w:rPrChange w:id="290" w:author="Anna Rasburn" w:date="2019-01-28T23:42:00Z">
              <w:rPr>
                <w:color w:val="0070C0"/>
                <w:sz w:val="24"/>
              </w:rPr>
            </w:rPrChange>
          </w:rPr>
          <w:delText xml:space="preserve">in the </w:delText>
        </w:r>
        <w:r w:rsidR="00704295" w:rsidRPr="00D03914" w:rsidDel="000042CF">
          <w:rPr>
            <w:color w:val="0070C0"/>
            <w:rPrChange w:id="291" w:author="Anna Rasburn" w:date="2019-01-28T23:42:00Z">
              <w:rPr>
                <w:color w:val="0070C0"/>
                <w:sz w:val="24"/>
              </w:rPr>
            </w:rPrChange>
          </w:rPr>
          <w:delText xml:space="preserve">current </w:delText>
        </w:r>
        <w:r w:rsidRPr="00D03914" w:rsidDel="000042CF">
          <w:rPr>
            <w:color w:val="0070C0"/>
            <w:rPrChange w:id="292" w:author="Anna Rasburn" w:date="2019-01-28T23:42:00Z">
              <w:rPr>
                <w:color w:val="0070C0"/>
                <w:sz w:val="24"/>
              </w:rPr>
            </w:rPrChange>
          </w:rPr>
          <w:delText xml:space="preserve">version of source code in </w:delText>
        </w:r>
        <w:r w:rsidR="00704295" w:rsidRPr="00D03914" w:rsidDel="000042CF">
          <w:rPr>
            <w:color w:val="0070C0"/>
            <w:rPrChange w:id="293" w:author="Anna Rasburn" w:date="2019-01-28T23:42:00Z">
              <w:rPr>
                <w:color w:val="0070C0"/>
                <w:sz w:val="24"/>
              </w:rPr>
            </w:rPrChange>
          </w:rPr>
          <w:delText xml:space="preserve">also </w:delText>
        </w:r>
        <w:r w:rsidRPr="00D03914" w:rsidDel="000042CF">
          <w:rPr>
            <w:color w:val="0070C0"/>
            <w:rPrChange w:id="294" w:author="Anna Rasburn" w:date="2019-01-28T23:42:00Z">
              <w:rPr>
                <w:color w:val="0070C0"/>
                <w:sz w:val="24"/>
              </w:rPr>
            </w:rPrChange>
          </w:rPr>
          <w:delText>the most optimised source code. A patch could also contain a collection of edits to create th</w:delText>
        </w:r>
        <w:r w:rsidR="00704295" w:rsidRPr="00D03914" w:rsidDel="000042CF">
          <w:rPr>
            <w:color w:val="0070C0"/>
            <w:rPrChange w:id="295" w:author="Anna Rasburn" w:date="2019-01-28T23:42:00Z">
              <w:rPr>
                <w:color w:val="0070C0"/>
                <w:sz w:val="24"/>
              </w:rPr>
            </w:rPrChange>
          </w:rPr>
          <w:delText xml:space="preserve">e </w:delText>
        </w:r>
        <w:r w:rsidRPr="00D03914" w:rsidDel="000042CF">
          <w:rPr>
            <w:color w:val="0070C0"/>
            <w:rPrChange w:id="296" w:author="Anna Rasburn" w:date="2019-01-28T23:42:00Z">
              <w:rPr>
                <w:color w:val="0070C0"/>
                <w:sz w:val="24"/>
              </w:rPr>
            </w:rPrChange>
          </w:rPr>
          <w:delText>optimised source code. In the Gin Code</w:delText>
        </w:r>
      </w:del>
      <w:ins w:id="297" w:author="Anna Rasburn [2]" w:date="2019-01-24T14:20:00Z">
        <w:del w:id="298" w:author="Anna Rasburn" w:date="2019-01-31T14:52:00Z">
          <w:r w:rsidR="001F5944" w:rsidRPr="00D03914" w:rsidDel="000042CF">
            <w:rPr>
              <w:color w:val="0070C0"/>
              <w:rPrChange w:id="299" w:author="Anna Rasburn" w:date="2019-01-28T23:42:00Z">
                <w:rPr>
                  <w:color w:val="0070C0"/>
                  <w:sz w:val="24"/>
                </w:rPr>
              </w:rPrChange>
            </w:rPr>
            <w:delText xml:space="preserve"> </w:delText>
          </w:r>
        </w:del>
      </w:ins>
      <w:customXmlInsRangeStart w:id="300" w:author="Anna Rasburn [2]" w:date="2019-01-24T14:20:00Z"/>
      <w:customXmlDelRangeStart w:id="301" w:author="Anna Rasburn" w:date="2019-01-31T14:52:00Z"/>
      <w:sdt>
        <w:sdtPr>
          <w:rPr>
            <w:color w:val="0070C0"/>
          </w:rPr>
          <w:id w:val="694585853"/>
          <w:citation/>
        </w:sdtPr>
        <w:sdtContent>
          <w:customXmlInsRangeEnd w:id="300"/>
          <w:customXmlDelRangeEnd w:id="301"/>
          <w:ins w:id="302" w:author="Anna Rasburn [2]" w:date="2019-01-24T14:20:00Z">
            <w:del w:id="303" w:author="Anna Rasburn" w:date="2019-01-31T14:52:00Z">
              <w:r w:rsidR="001F5944" w:rsidRPr="00D03914" w:rsidDel="000042CF">
                <w:rPr>
                  <w:color w:val="0070C0"/>
                  <w:rPrChange w:id="304" w:author="Anna Rasburn" w:date="2019-01-28T23:42:00Z">
                    <w:rPr>
                      <w:color w:val="0070C0"/>
                      <w:sz w:val="24"/>
                    </w:rPr>
                  </w:rPrChange>
                </w:rPr>
                <w:fldChar w:fldCharType="begin"/>
              </w:r>
              <w:r w:rsidR="001F5944" w:rsidRPr="00D03914" w:rsidDel="000042CF">
                <w:rPr>
                  <w:color w:val="0070C0"/>
                  <w:rPrChange w:id="305" w:author="Anna Rasburn" w:date="2019-01-28T23:42:00Z">
                    <w:rPr>
                      <w:color w:val="0070C0"/>
                      <w:sz w:val="24"/>
                    </w:rPr>
                  </w:rPrChange>
                </w:rPr>
                <w:delInstrText xml:space="preserve"> CITATION DWh17 \l 2057 </w:delInstrText>
              </w:r>
            </w:del>
          </w:ins>
          <w:del w:id="306" w:author="Anna Rasburn" w:date="2019-01-31T14:52:00Z">
            <w:r w:rsidR="001F5944" w:rsidRPr="00D03914" w:rsidDel="000042CF">
              <w:rPr>
                <w:color w:val="0070C0"/>
                <w:rPrChange w:id="307" w:author="Anna Rasburn" w:date="2019-01-28T23:42:00Z">
                  <w:rPr>
                    <w:color w:val="0070C0"/>
                    <w:sz w:val="24"/>
                  </w:rPr>
                </w:rPrChange>
              </w:rPr>
              <w:fldChar w:fldCharType="separate"/>
            </w:r>
            <w:r w:rsidR="000042CF" w:rsidRPr="000042CF" w:rsidDel="000042CF">
              <w:rPr>
                <w:noProof/>
                <w:color w:val="0070C0"/>
              </w:rPr>
              <w:delText>[2]</w:delText>
            </w:r>
          </w:del>
          <w:ins w:id="308" w:author="Anna Rasburn [2]" w:date="2019-01-24T14:20:00Z">
            <w:del w:id="309" w:author="Anna Rasburn" w:date="2019-01-31T14:52:00Z">
              <w:r w:rsidR="001F5944" w:rsidRPr="00D03914" w:rsidDel="000042CF">
                <w:rPr>
                  <w:color w:val="0070C0"/>
                  <w:rPrChange w:id="310" w:author="Anna Rasburn" w:date="2019-01-28T23:42:00Z">
                    <w:rPr>
                      <w:color w:val="0070C0"/>
                      <w:sz w:val="24"/>
                    </w:rPr>
                  </w:rPrChange>
                </w:rPr>
                <w:fldChar w:fldCharType="end"/>
              </w:r>
            </w:del>
          </w:ins>
          <w:customXmlInsRangeStart w:id="311" w:author="Anna Rasburn [2]" w:date="2019-01-24T14:20:00Z"/>
          <w:customXmlDelRangeStart w:id="312" w:author="Anna Rasburn" w:date="2019-01-31T14:52:00Z"/>
        </w:sdtContent>
      </w:sdt>
      <w:customXmlInsRangeEnd w:id="311"/>
      <w:customXmlDelRangeEnd w:id="312"/>
      <w:customXmlInsRangeStart w:id="313" w:author="Anna Rasburn [2]" w:date="2019-01-24T14:21:00Z"/>
      <w:customXmlDelRangeStart w:id="314" w:author="Anna Rasburn" w:date="2019-01-31T14:52:00Z"/>
      <w:sdt>
        <w:sdtPr>
          <w:rPr>
            <w:color w:val="0070C0"/>
          </w:rPr>
          <w:id w:val="622592767"/>
          <w:citation/>
        </w:sdtPr>
        <w:sdtContent>
          <w:customXmlInsRangeEnd w:id="313"/>
          <w:customXmlDelRangeEnd w:id="314"/>
          <w:ins w:id="315" w:author="Anna Rasburn [2]" w:date="2019-01-24T14:21:00Z">
            <w:del w:id="316" w:author="Anna Rasburn" w:date="2019-01-31T14:52:00Z">
              <w:r w:rsidR="001F5944" w:rsidRPr="00D03914" w:rsidDel="000042CF">
                <w:rPr>
                  <w:color w:val="0070C0"/>
                  <w:rPrChange w:id="317" w:author="Anna Rasburn" w:date="2019-01-28T23:42:00Z">
                    <w:rPr>
                      <w:color w:val="0070C0"/>
                      <w:sz w:val="24"/>
                    </w:rPr>
                  </w:rPrChange>
                </w:rPr>
                <w:fldChar w:fldCharType="begin"/>
              </w:r>
              <w:r w:rsidR="001F5944" w:rsidRPr="00D03914" w:rsidDel="000042CF">
                <w:rPr>
                  <w:color w:val="0070C0"/>
                  <w:rPrChange w:id="318" w:author="Anna Rasburn" w:date="2019-01-28T23:42:00Z">
                    <w:rPr>
                      <w:color w:val="0070C0"/>
                      <w:sz w:val="24"/>
                    </w:rPr>
                  </w:rPrChange>
                </w:rPr>
                <w:delInstrText xml:space="preserve"> CITATION Whi18 \l 2057 </w:delInstrText>
              </w:r>
            </w:del>
          </w:ins>
          <w:del w:id="319" w:author="Anna Rasburn" w:date="2019-01-31T14:52:00Z">
            <w:r w:rsidR="001F5944" w:rsidRPr="00D03914" w:rsidDel="000042CF">
              <w:rPr>
                <w:color w:val="0070C0"/>
                <w:rPrChange w:id="320" w:author="Anna Rasburn" w:date="2019-01-28T23:42:00Z">
                  <w:rPr>
                    <w:color w:val="0070C0"/>
                    <w:sz w:val="24"/>
                  </w:rPr>
                </w:rPrChange>
              </w:rPr>
              <w:fldChar w:fldCharType="separate"/>
            </w:r>
            <w:r w:rsidR="000042CF" w:rsidDel="000042CF">
              <w:rPr>
                <w:noProof/>
                <w:color w:val="0070C0"/>
              </w:rPr>
              <w:delText xml:space="preserve"> </w:delText>
            </w:r>
            <w:r w:rsidR="000042CF" w:rsidRPr="000042CF" w:rsidDel="000042CF">
              <w:rPr>
                <w:noProof/>
                <w:color w:val="0070C0"/>
              </w:rPr>
              <w:delText>[4]</w:delText>
            </w:r>
          </w:del>
          <w:ins w:id="321" w:author="Anna Rasburn [2]" w:date="2019-01-24T14:21:00Z">
            <w:del w:id="322" w:author="Anna Rasburn" w:date="2019-01-31T14:52:00Z">
              <w:r w:rsidR="001F5944" w:rsidRPr="00D03914" w:rsidDel="000042CF">
                <w:rPr>
                  <w:color w:val="0070C0"/>
                  <w:rPrChange w:id="323" w:author="Anna Rasburn" w:date="2019-01-28T23:42:00Z">
                    <w:rPr>
                      <w:color w:val="0070C0"/>
                      <w:sz w:val="24"/>
                    </w:rPr>
                  </w:rPrChange>
                </w:rPr>
                <w:fldChar w:fldCharType="end"/>
              </w:r>
            </w:del>
          </w:ins>
          <w:customXmlInsRangeStart w:id="324" w:author="Anna Rasburn [2]" w:date="2019-01-24T14:21:00Z"/>
          <w:customXmlDelRangeStart w:id="325" w:author="Anna Rasburn" w:date="2019-01-31T14:52:00Z"/>
        </w:sdtContent>
      </w:sdt>
      <w:customXmlInsRangeEnd w:id="324"/>
      <w:customXmlDelRangeEnd w:id="325"/>
      <w:del w:id="326" w:author="Anna Rasburn" w:date="2019-01-31T14:52:00Z">
        <w:r w:rsidRPr="00D03914" w:rsidDel="000042CF">
          <w:rPr>
            <w:color w:val="0070C0"/>
            <w:rPrChange w:id="327" w:author="Anna Rasburn" w:date="2019-01-28T23:42:00Z">
              <w:rPr>
                <w:color w:val="0070C0"/>
                <w:sz w:val="24"/>
              </w:rPr>
            </w:rPrChange>
          </w:rPr>
          <w:delText xml:space="preserve">[REFERENCE], a collection of patches is similar to a classic Genetic algorithm’s definition of a population. </w:delText>
        </w:r>
      </w:del>
    </w:p>
    <w:p w14:paraId="69A14DB2" w14:textId="27EE269F" w:rsidR="00393083" w:rsidDel="000042CF" w:rsidRDefault="00946A62" w:rsidP="000B4183">
      <w:pPr>
        <w:pStyle w:val="BodyText"/>
        <w:ind w:firstLine="0"/>
        <w:jc w:val="both"/>
        <w:rPr>
          <w:del w:id="328" w:author="Anna Rasburn" w:date="2019-01-31T14:52:00Z"/>
          <w:color w:val="0070C0"/>
        </w:rPr>
      </w:pPr>
      <w:del w:id="329" w:author="Anna Rasburn" w:date="2019-01-31T14:52:00Z">
        <w:r w:rsidDel="000042CF">
          <w:rPr>
            <w:color w:val="0070C0"/>
          </w:rPr>
          <w:delText>[REFERENCE THIS- USE THAT GA BOOK]</w:delText>
        </w:r>
      </w:del>
    </w:p>
    <w:p w14:paraId="6C2E8319" w14:textId="6D292BE5" w:rsidR="000F28AF" w:rsidRPr="000C333D" w:rsidDel="000042CF" w:rsidRDefault="00946A62" w:rsidP="000C333D">
      <w:pPr>
        <w:pStyle w:val="Heading3"/>
        <w:rPr>
          <w:del w:id="330" w:author="Anna Rasburn" w:date="2019-01-31T14:52:00Z"/>
          <w:color w:val="0070C0"/>
        </w:rPr>
      </w:pPr>
      <w:del w:id="331" w:author="Anna Rasburn" w:date="2019-01-31T14:52:00Z">
        <w:r w:rsidRPr="000C333D" w:rsidDel="000042CF">
          <w:rPr>
            <w:color w:val="0070C0"/>
          </w:rPr>
          <w:delText xml:space="preserve">Fitness </w:delText>
        </w:r>
      </w:del>
    </w:p>
    <w:p w14:paraId="4F684354" w14:textId="068D1589" w:rsidR="000A0340" w:rsidRPr="00D03914" w:rsidDel="000042CF" w:rsidRDefault="00946A62">
      <w:pPr>
        <w:spacing w:line="360" w:lineRule="auto"/>
        <w:jc w:val="both"/>
        <w:rPr>
          <w:del w:id="332" w:author="Anna Rasburn" w:date="2019-01-31T14:52:00Z"/>
          <w:color w:val="0070C0"/>
          <w:sz w:val="22"/>
          <w:szCs w:val="22"/>
          <w:rPrChange w:id="333" w:author="Anna Rasburn" w:date="2019-01-28T23:42:00Z">
            <w:rPr>
              <w:del w:id="334" w:author="Anna Rasburn" w:date="2019-01-31T14:52:00Z"/>
              <w:color w:val="0070C0"/>
            </w:rPr>
          </w:rPrChange>
        </w:rPr>
        <w:pPrChange w:id="335" w:author="Anna Rasburn" w:date="2019-01-28T23:42:00Z">
          <w:pPr/>
        </w:pPrChange>
      </w:pPr>
      <w:del w:id="336" w:author="Anna Rasburn" w:date="2019-01-31T14:52:00Z">
        <w:r w:rsidRPr="00D03914" w:rsidDel="000042CF">
          <w:rPr>
            <w:color w:val="0070C0"/>
            <w:sz w:val="22"/>
            <w:szCs w:val="22"/>
            <w:rPrChange w:id="337" w:author="Anna Rasburn" w:date="2019-01-28T23:42:00Z">
              <w:rPr>
                <w:color w:val="0070C0"/>
              </w:rPr>
            </w:rPrChange>
          </w:rPr>
          <w:delText xml:space="preserve">As mentioned previously, the fitness of an </w:delText>
        </w:r>
        <w:r w:rsidR="007D0361" w:rsidRPr="00D03914" w:rsidDel="000042CF">
          <w:rPr>
            <w:color w:val="0070C0"/>
            <w:sz w:val="22"/>
            <w:szCs w:val="22"/>
            <w:rPrChange w:id="338" w:author="Anna Rasburn" w:date="2019-01-28T23:42:00Z">
              <w:rPr>
                <w:color w:val="0070C0"/>
              </w:rPr>
            </w:rPrChange>
          </w:rPr>
          <w:delText>I</w:delText>
        </w:r>
        <w:r w:rsidRPr="00D03914" w:rsidDel="000042CF">
          <w:rPr>
            <w:color w:val="0070C0"/>
            <w:sz w:val="22"/>
            <w:szCs w:val="22"/>
            <w:rPrChange w:id="339" w:author="Anna Rasburn" w:date="2019-01-28T23:42:00Z">
              <w:rPr>
                <w:color w:val="0070C0"/>
              </w:rPr>
            </w:rPrChange>
          </w:rPr>
          <w:delText xml:space="preserve">ndividual is how well that particular </w:delText>
        </w:r>
        <w:r w:rsidR="007D0361" w:rsidRPr="00D03914" w:rsidDel="000042CF">
          <w:rPr>
            <w:color w:val="0070C0"/>
            <w:sz w:val="22"/>
            <w:szCs w:val="22"/>
            <w:rPrChange w:id="340" w:author="Anna Rasburn" w:date="2019-01-28T23:42:00Z">
              <w:rPr>
                <w:color w:val="0070C0"/>
              </w:rPr>
            </w:rPrChange>
          </w:rPr>
          <w:delText>I</w:delText>
        </w:r>
        <w:r w:rsidRPr="00D03914" w:rsidDel="000042CF">
          <w:rPr>
            <w:color w:val="0070C0"/>
            <w:sz w:val="22"/>
            <w:szCs w:val="22"/>
            <w:rPrChange w:id="341" w:author="Anna Rasburn" w:date="2019-01-28T23:42:00Z">
              <w:rPr>
                <w:color w:val="0070C0"/>
              </w:rPr>
            </w:rPrChange>
          </w:rPr>
          <w:delText>ndividual performs the task. In this instance, there are several potential measure</w:delText>
        </w:r>
        <w:r w:rsidR="000E3A9D" w:rsidRPr="00D03914" w:rsidDel="000042CF">
          <w:rPr>
            <w:color w:val="0070C0"/>
            <w:sz w:val="22"/>
            <w:szCs w:val="22"/>
            <w:rPrChange w:id="342" w:author="Anna Rasburn" w:date="2019-01-28T23:42:00Z">
              <w:rPr>
                <w:color w:val="0070C0"/>
              </w:rPr>
            </w:rPrChange>
          </w:rPr>
          <w:delText>s</w:delText>
        </w:r>
        <w:r w:rsidRPr="00D03914" w:rsidDel="000042CF">
          <w:rPr>
            <w:color w:val="0070C0"/>
            <w:sz w:val="22"/>
            <w:szCs w:val="22"/>
            <w:rPrChange w:id="343" w:author="Anna Rasburn" w:date="2019-01-28T23:42:00Z">
              <w:rPr>
                <w:color w:val="0070C0"/>
              </w:rPr>
            </w:rPrChange>
          </w:rPr>
          <w:delText xml:space="preserve"> of fitness</w:delText>
        </w:r>
        <w:r w:rsidR="000E3A9D" w:rsidRPr="00D03914" w:rsidDel="000042CF">
          <w:rPr>
            <w:color w:val="0070C0"/>
            <w:sz w:val="22"/>
            <w:szCs w:val="22"/>
            <w:rPrChange w:id="344" w:author="Anna Rasburn" w:date="2019-01-28T23:42:00Z">
              <w:rPr>
                <w:color w:val="0070C0"/>
              </w:rPr>
            </w:rPrChange>
          </w:rPr>
          <w:delText>, For</w:delText>
        </w:r>
      </w:del>
      <w:ins w:id="345" w:author="Anna Rasburn [2]" w:date="2019-01-24T14:21:00Z">
        <w:del w:id="346" w:author="Anna Rasburn" w:date="2019-01-31T14:52:00Z">
          <w:r w:rsidR="001F5944" w:rsidRPr="00D03914" w:rsidDel="000042CF">
            <w:rPr>
              <w:color w:val="0070C0"/>
              <w:sz w:val="22"/>
              <w:szCs w:val="22"/>
              <w:rPrChange w:id="347" w:author="Anna Rasburn" w:date="2019-01-28T23:42:00Z">
                <w:rPr>
                  <w:color w:val="0070C0"/>
                </w:rPr>
              </w:rPrChange>
            </w:rPr>
            <w:delText>for</w:delText>
          </w:r>
        </w:del>
      </w:ins>
      <w:del w:id="348" w:author="Anna Rasburn" w:date="2019-01-31T14:52:00Z">
        <w:r w:rsidR="000E3A9D" w:rsidRPr="00D03914" w:rsidDel="000042CF">
          <w:rPr>
            <w:color w:val="0070C0"/>
            <w:sz w:val="22"/>
            <w:szCs w:val="22"/>
            <w:rPrChange w:id="349" w:author="Anna Rasburn" w:date="2019-01-28T23:42:00Z">
              <w:rPr>
                <w:color w:val="0070C0"/>
              </w:rPr>
            </w:rPrChange>
          </w:rPr>
          <w:delText xml:space="preserve"> example, one can ask</w:delText>
        </w:r>
        <w:r w:rsidRPr="00D03914" w:rsidDel="000042CF">
          <w:rPr>
            <w:color w:val="0070C0"/>
            <w:sz w:val="22"/>
            <w:szCs w:val="22"/>
            <w:rPrChange w:id="350" w:author="Anna Rasburn" w:date="2019-01-28T23:42:00Z">
              <w:rPr>
                <w:color w:val="0070C0"/>
              </w:rPr>
            </w:rPrChange>
          </w:rPr>
          <w:delText xml:space="preserve">: </w:delText>
        </w:r>
        <w:r w:rsidR="000E3A9D" w:rsidRPr="00D03914" w:rsidDel="000042CF">
          <w:rPr>
            <w:color w:val="0070C0"/>
            <w:sz w:val="22"/>
            <w:szCs w:val="22"/>
            <w:rPrChange w:id="351" w:author="Anna Rasburn" w:date="2019-01-28T23:42:00Z">
              <w:rPr>
                <w:color w:val="0070C0"/>
              </w:rPr>
            </w:rPrChange>
          </w:rPr>
          <w:delText>D</w:delText>
        </w:r>
        <w:r w:rsidRPr="00D03914" w:rsidDel="000042CF">
          <w:rPr>
            <w:color w:val="0070C0"/>
            <w:sz w:val="22"/>
            <w:szCs w:val="22"/>
            <w:rPrChange w:id="352" w:author="Anna Rasburn" w:date="2019-01-28T23:42:00Z">
              <w:rPr>
                <w:color w:val="0070C0"/>
              </w:rPr>
            </w:rPrChange>
          </w:rPr>
          <w:delText xml:space="preserve">oes the new source code compile? </w:delText>
        </w:r>
        <w:r w:rsidR="000E3A9D" w:rsidRPr="00D03914" w:rsidDel="000042CF">
          <w:rPr>
            <w:color w:val="0070C0"/>
            <w:sz w:val="22"/>
            <w:szCs w:val="22"/>
            <w:rPrChange w:id="353" w:author="Anna Rasburn" w:date="2019-01-28T23:42:00Z">
              <w:rPr>
                <w:color w:val="0070C0"/>
              </w:rPr>
            </w:rPrChange>
          </w:rPr>
          <w:delText>D</w:delText>
        </w:r>
        <w:r w:rsidRPr="00D03914" w:rsidDel="000042CF">
          <w:rPr>
            <w:color w:val="0070C0"/>
            <w:sz w:val="22"/>
            <w:szCs w:val="22"/>
            <w:rPrChange w:id="354" w:author="Anna Rasburn" w:date="2019-01-28T23:42:00Z">
              <w:rPr>
                <w:color w:val="0070C0"/>
              </w:rPr>
            </w:rPrChange>
          </w:rPr>
          <w:delText xml:space="preserve">oes the new source code pass the unit tests? </w:delText>
        </w:r>
        <w:r w:rsidR="000E3A9D" w:rsidRPr="00D03914" w:rsidDel="000042CF">
          <w:rPr>
            <w:color w:val="0070C0"/>
            <w:sz w:val="22"/>
            <w:szCs w:val="22"/>
            <w:rPrChange w:id="355" w:author="Anna Rasburn" w:date="2019-01-28T23:42:00Z">
              <w:rPr>
                <w:color w:val="0070C0"/>
              </w:rPr>
            </w:rPrChange>
          </w:rPr>
          <w:delText xml:space="preserve">What is </w:delText>
        </w:r>
        <w:r w:rsidRPr="00D03914" w:rsidDel="000042CF">
          <w:rPr>
            <w:color w:val="0070C0"/>
            <w:sz w:val="22"/>
            <w:szCs w:val="22"/>
            <w:rPrChange w:id="356" w:author="Anna Rasburn" w:date="2019-01-28T23:42:00Z">
              <w:rPr>
                <w:color w:val="0070C0"/>
              </w:rPr>
            </w:rPrChange>
          </w:rPr>
          <w:delText>the energy consumption of the application.</w:delText>
        </w:r>
      </w:del>
      <w:ins w:id="357" w:author="Anna Rasburn [2]" w:date="2019-01-24T14:21:00Z">
        <w:del w:id="358" w:author="Anna Rasburn" w:date="2019-01-31T14:52:00Z">
          <w:r w:rsidR="001F5944" w:rsidRPr="00D03914" w:rsidDel="000042CF">
            <w:rPr>
              <w:color w:val="0070C0"/>
              <w:sz w:val="22"/>
              <w:szCs w:val="22"/>
              <w:rPrChange w:id="359" w:author="Anna Rasburn" w:date="2019-01-28T23:42:00Z">
                <w:rPr>
                  <w:color w:val="0070C0"/>
                </w:rPr>
              </w:rPrChange>
            </w:rPr>
            <w:delText>application?</w:delText>
          </w:r>
        </w:del>
      </w:ins>
      <w:del w:id="360" w:author="Anna Rasburn" w:date="2019-01-31T14:52:00Z">
        <w:r w:rsidRPr="00D03914" w:rsidDel="000042CF">
          <w:rPr>
            <w:color w:val="0070C0"/>
            <w:sz w:val="22"/>
            <w:szCs w:val="22"/>
            <w:rPrChange w:id="361" w:author="Anna Rasburn" w:date="2019-01-28T23:42:00Z">
              <w:rPr>
                <w:color w:val="0070C0"/>
              </w:rPr>
            </w:rPrChange>
          </w:rPr>
          <w:delText xml:space="preserve"> This has meant that each element of fitness needs a weight which is how important that element is in the fitness function. For example, whether the source code can compile has a larger weight than the unit tests because if a program does not compile then the unit tests are </w:delText>
        </w:r>
        <w:r w:rsidR="000E3A9D" w:rsidRPr="00D03914" w:rsidDel="000042CF">
          <w:rPr>
            <w:color w:val="0070C0"/>
            <w:sz w:val="22"/>
            <w:szCs w:val="22"/>
            <w:rPrChange w:id="362" w:author="Anna Rasburn" w:date="2019-01-28T23:42:00Z">
              <w:rPr>
                <w:color w:val="0070C0"/>
              </w:rPr>
            </w:rPrChange>
          </w:rPr>
          <w:delText>irrelevant</w:delText>
        </w:r>
        <w:r w:rsidRPr="00D03914" w:rsidDel="000042CF">
          <w:rPr>
            <w:color w:val="0070C0"/>
            <w:sz w:val="22"/>
            <w:szCs w:val="22"/>
            <w:rPrChange w:id="363" w:author="Anna Rasburn" w:date="2019-01-28T23:42:00Z">
              <w:rPr>
                <w:color w:val="0070C0"/>
              </w:rPr>
            </w:rPrChange>
          </w:rPr>
          <w:delText xml:space="preserve"> as the program has lost all functionality.  </w:delText>
        </w:r>
        <w:r w:rsidR="00E64DD9" w:rsidRPr="00D03914" w:rsidDel="000042CF">
          <w:rPr>
            <w:color w:val="0070C0"/>
            <w:sz w:val="22"/>
            <w:szCs w:val="22"/>
            <w:rPrChange w:id="364" w:author="Anna Rasburn" w:date="2019-01-28T23:42:00Z">
              <w:rPr>
                <w:color w:val="0070C0"/>
              </w:rPr>
            </w:rPrChange>
          </w:rPr>
          <w:delText xml:space="preserve">Table 1 presents </w:delText>
        </w:r>
        <w:r w:rsidRPr="00D03914" w:rsidDel="000042CF">
          <w:rPr>
            <w:color w:val="0070C0"/>
            <w:sz w:val="22"/>
            <w:szCs w:val="22"/>
            <w:rPrChange w:id="365" w:author="Anna Rasburn" w:date="2019-01-28T23:42:00Z">
              <w:rPr>
                <w:color w:val="0070C0"/>
              </w:rPr>
            </w:rPrChange>
          </w:rPr>
          <w:delText>the different elements of the fitness and a way that the different weights can be used together</w:delText>
        </w:r>
        <w:r w:rsidR="000E3A9D" w:rsidRPr="00D03914" w:rsidDel="000042CF">
          <w:rPr>
            <w:color w:val="0070C0"/>
            <w:sz w:val="22"/>
            <w:szCs w:val="22"/>
            <w:rPrChange w:id="366" w:author="Anna Rasburn" w:date="2019-01-28T23:42:00Z">
              <w:rPr>
                <w:color w:val="0070C0"/>
              </w:rPr>
            </w:rPrChange>
          </w:rPr>
          <w:delText>. I</w:delText>
        </w:r>
        <w:r w:rsidRPr="00D03914" w:rsidDel="000042CF">
          <w:rPr>
            <w:color w:val="0070C0"/>
            <w:sz w:val="22"/>
            <w:szCs w:val="22"/>
            <w:rPrChange w:id="367" w:author="Anna Rasburn" w:date="2019-01-28T23:42:00Z">
              <w:rPr>
                <w:color w:val="0070C0"/>
              </w:rPr>
            </w:rPrChange>
          </w:rPr>
          <w:delText xml:space="preserve">n the example </w:delText>
        </w:r>
        <w:r w:rsidR="000E3A9D" w:rsidRPr="00D03914" w:rsidDel="000042CF">
          <w:rPr>
            <w:color w:val="0070C0"/>
            <w:sz w:val="22"/>
            <w:szCs w:val="22"/>
            <w:rPrChange w:id="368" w:author="Anna Rasburn" w:date="2019-01-28T23:42:00Z">
              <w:rPr>
                <w:color w:val="0070C0"/>
              </w:rPr>
            </w:rPrChange>
          </w:rPr>
          <w:delText xml:space="preserve">below, </w:delText>
        </w:r>
        <w:r w:rsidR="00295DAB" w:rsidRPr="00D03914" w:rsidDel="000042CF">
          <w:rPr>
            <w:color w:val="0070C0"/>
            <w:sz w:val="22"/>
            <w:szCs w:val="22"/>
            <w:rPrChange w:id="369" w:author="Anna Rasburn" w:date="2019-01-28T23:42:00Z">
              <w:rPr>
                <w:color w:val="0070C0"/>
              </w:rPr>
            </w:rPrChange>
          </w:rPr>
          <w:delText>I</w:delText>
        </w:r>
        <w:r w:rsidRPr="00D03914" w:rsidDel="000042CF">
          <w:rPr>
            <w:color w:val="0070C0"/>
            <w:sz w:val="22"/>
            <w:szCs w:val="22"/>
            <w:rPrChange w:id="370" w:author="Anna Rasburn" w:date="2019-01-28T23:42:00Z">
              <w:rPr>
                <w:color w:val="0070C0"/>
              </w:rPr>
            </w:rPrChange>
          </w:rPr>
          <w:delText xml:space="preserve">ndividual 3 would be the most optimised because it has passed the most weighted elements such as it can compile and energy consumption although it failed </w:delText>
        </w:r>
        <w:r w:rsidR="00B403A9" w:rsidRPr="00D03914" w:rsidDel="000042CF">
          <w:rPr>
            <w:color w:val="0070C0"/>
            <w:sz w:val="22"/>
            <w:szCs w:val="22"/>
            <w:rPrChange w:id="371" w:author="Anna Rasburn" w:date="2019-01-28T23:42:00Z">
              <w:rPr>
                <w:color w:val="0070C0"/>
              </w:rPr>
            </w:rPrChange>
          </w:rPr>
          <w:delText>two</w:delText>
        </w:r>
        <w:r w:rsidRPr="00D03914" w:rsidDel="000042CF">
          <w:rPr>
            <w:color w:val="0070C0"/>
            <w:sz w:val="22"/>
            <w:szCs w:val="22"/>
            <w:rPrChange w:id="372" w:author="Anna Rasburn" w:date="2019-01-28T23:42:00Z">
              <w:rPr>
                <w:color w:val="0070C0"/>
              </w:rPr>
            </w:rPrChange>
          </w:rPr>
          <w:delText xml:space="preserve"> unit</w:delText>
        </w:r>
      </w:del>
      <w:ins w:id="373" w:author="Anna Rasburn [2]" w:date="2019-01-24T14:21:00Z">
        <w:del w:id="374" w:author="Anna Rasburn" w:date="2019-01-31T14:52:00Z">
          <w:r w:rsidR="001F5944" w:rsidRPr="00D03914" w:rsidDel="000042CF">
            <w:rPr>
              <w:color w:val="0070C0"/>
              <w:sz w:val="22"/>
              <w:szCs w:val="22"/>
              <w:rPrChange w:id="375" w:author="Anna Rasburn" w:date="2019-01-28T23:42:00Z">
                <w:rPr>
                  <w:color w:val="0070C0"/>
                </w:rPr>
              </w:rPrChange>
            </w:rPr>
            <w:delText>two-unit</w:delText>
          </w:r>
        </w:del>
      </w:ins>
      <w:del w:id="376" w:author="Anna Rasburn" w:date="2019-01-31T14:52:00Z">
        <w:r w:rsidRPr="00D03914" w:rsidDel="000042CF">
          <w:rPr>
            <w:color w:val="0070C0"/>
            <w:sz w:val="22"/>
            <w:szCs w:val="22"/>
            <w:rPrChange w:id="377" w:author="Anna Rasburn" w:date="2019-01-28T23:42:00Z">
              <w:rPr>
                <w:color w:val="0070C0"/>
              </w:rPr>
            </w:rPrChange>
          </w:rPr>
          <w:delText xml:space="preserve"> tests. </w:delText>
        </w:r>
      </w:del>
    </w:p>
    <w:p w14:paraId="6DEBC10F" w14:textId="04BFCA9C" w:rsidR="00E64DD9" w:rsidDel="000042CF" w:rsidRDefault="00946A62" w:rsidP="00E64DD9">
      <w:pPr>
        <w:pStyle w:val="Caption"/>
        <w:keepNext/>
        <w:jc w:val="center"/>
        <w:rPr>
          <w:del w:id="378" w:author="Anna Rasburn" w:date="2019-01-31T14:52:00Z"/>
        </w:rPr>
      </w:pPr>
      <w:bookmarkStart w:id="379" w:name="_Toc534297458"/>
      <w:del w:id="380" w:author="Anna Rasburn" w:date="2019-01-31T14:52:00Z">
        <w:r w:rsidRPr="00820B55" w:rsidDel="000042CF">
          <w:rPr>
            <w:b/>
          </w:rPr>
          <w:delText xml:space="preserve">Table </w:delText>
        </w:r>
        <w:r w:rsidR="00BD5935" w:rsidRPr="00820B55" w:rsidDel="000042CF">
          <w:rPr>
            <w:b/>
            <w:noProof/>
          </w:rPr>
          <w:fldChar w:fldCharType="begin"/>
        </w:r>
        <w:r w:rsidR="00BD5935" w:rsidRPr="00820B55" w:rsidDel="000042CF">
          <w:rPr>
            <w:b/>
            <w:noProof/>
          </w:rPr>
          <w:delInstrText xml:space="preserve"> SEQ Table \* ARABIC </w:delInstrText>
        </w:r>
        <w:r w:rsidR="00BD5935" w:rsidRPr="00820B55" w:rsidDel="000042CF">
          <w:rPr>
            <w:b/>
            <w:noProof/>
          </w:rPr>
          <w:fldChar w:fldCharType="separate"/>
        </w:r>
        <w:r w:rsidRPr="00820B55" w:rsidDel="000042CF">
          <w:rPr>
            <w:b/>
            <w:noProof/>
          </w:rPr>
          <w:delText>1</w:delText>
        </w:r>
        <w:r w:rsidR="00BD5935" w:rsidRPr="00820B55" w:rsidDel="000042CF">
          <w:rPr>
            <w:b/>
            <w:noProof/>
          </w:rPr>
          <w:fldChar w:fldCharType="end"/>
        </w:r>
        <w:r w:rsidDel="000042CF">
          <w:delText xml:space="preserve"> Example to Demonstrate the levels of Fitness</w:delText>
        </w:r>
        <w:bookmarkEnd w:id="379"/>
        <w:r w:rsidR="007D0361" w:rsidDel="000042CF">
          <w:delText>. P denotes a pass, F a failure.</w:delText>
        </w:r>
      </w:del>
    </w:p>
    <w:tbl>
      <w:tblPr>
        <w:tblStyle w:val="TableGrid"/>
        <w:tblW w:w="0" w:type="auto"/>
        <w:tblLook w:val="04A0" w:firstRow="1" w:lastRow="0" w:firstColumn="1" w:lastColumn="0" w:noHBand="0" w:noVBand="1"/>
      </w:tblPr>
      <w:tblGrid>
        <w:gridCol w:w="1234"/>
        <w:gridCol w:w="1313"/>
        <w:gridCol w:w="992"/>
        <w:gridCol w:w="992"/>
        <w:gridCol w:w="993"/>
        <w:gridCol w:w="1417"/>
        <w:gridCol w:w="1413"/>
      </w:tblGrid>
      <w:tr w:rsidR="00EB4EAF" w:rsidDel="000042CF" w14:paraId="4AD905F2" w14:textId="017A0CDB" w:rsidTr="007B052B">
        <w:trPr>
          <w:del w:id="381" w:author="Anna Rasburn" w:date="2019-01-31T14:52:00Z"/>
        </w:trPr>
        <w:tc>
          <w:tcPr>
            <w:tcW w:w="1234" w:type="dxa"/>
            <w:vMerge w:val="restart"/>
            <w:vAlign w:val="center"/>
          </w:tcPr>
          <w:p w14:paraId="085A4A99" w14:textId="4CCC8296" w:rsidR="000A0340" w:rsidRPr="00B403A9" w:rsidDel="000042CF" w:rsidRDefault="000A0340" w:rsidP="00E64DD9">
            <w:pPr>
              <w:jc w:val="center"/>
              <w:rPr>
                <w:del w:id="382" w:author="Anna Rasburn" w:date="2019-01-31T14:52:00Z"/>
                <w:i/>
                <w:color w:val="0070C0"/>
                <w:sz w:val="20"/>
              </w:rPr>
            </w:pPr>
          </w:p>
        </w:tc>
        <w:tc>
          <w:tcPr>
            <w:tcW w:w="1313" w:type="dxa"/>
            <w:vMerge w:val="restart"/>
            <w:vAlign w:val="center"/>
          </w:tcPr>
          <w:p w14:paraId="0AEC83A9" w14:textId="7B9A088E" w:rsidR="000A0340" w:rsidRPr="00B403A9" w:rsidDel="000042CF" w:rsidRDefault="00946A62" w:rsidP="00E64DD9">
            <w:pPr>
              <w:jc w:val="center"/>
              <w:rPr>
                <w:del w:id="383" w:author="Anna Rasburn" w:date="2019-01-31T14:52:00Z"/>
                <w:b/>
                <w:color w:val="0070C0"/>
                <w:sz w:val="20"/>
              </w:rPr>
            </w:pPr>
            <w:del w:id="384" w:author="Anna Rasburn" w:date="2019-01-31T14:52:00Z">
              <w:r w:rsidRPr="00B403A9" w:rsidDel="000042CF">
                <w:rPr>
                  <w:b/>
                  <w:color w:val="0070C0"/>
                  <w:sz w:val="20"/>
                </w:rPr>
                <w:delText>Did the source code compile?</w:delText>
              </w:r>
            </w:del>
          </w:p>
        </w:tc>
        <w:tc>
          <w:tcPr>
            <w:tcW w:w="2977" w:type="dxa"/>
            <w:gridSpan w:val="3"/>
            <w:vAlign w:val="center"/>
          </w:tcPr>
          <w:p w14:paraId="2E83A716" w14:textId="4AD5B520" w:rsidR="000A0340" w:rsidRPr="00B403A9" w:rsidDel="000042CF" w:rsidRDefault="00946A62" w:rsidP="00E64DD9">
            <w:pPr>
              <w:jc w:val="center"/>
              <w:rPr>
                <w:del w:id="385" w:author="Anna Rasburn" w:date="2019-01-31T14:52:00Z"/>
                <w:b/>
                <w:color w:val="0070C0"/>
                <w:sz w:val="20"/>
              </w:rPr>
            </w:pPr>
            <w:del w:id="386" w:author="Anna Rasburn" w:date="2019-01-31T14:52:00Z">
              <w:r w:rsidRPr="00B403A9" w:rsidDel="000042CF">
                <w:rPr>
                  <w:b/>
                  <w:color w:val="0070C0"/>
                  <w:sz w:val="20"/>
                </w:rPr>
                <w:delText>Unit tests</w:delText>
              </w:r>
            </w:del>
          </w:p>
        </w:tc>
        <w:tc>
          <w:tcPr>
            <w:tcW w:w="1417" w:type="dxa"/>
            <w:vMerge w:val="restart"/>
            <w:vAlign w:val="center"/>
          </w:tcPr>
          <w:p w14:paraId="0BADD5C8" w14:textId="2188DF61" w:rsidR="00B403A9" w:rsidRPr="00B403A9" w:rsidDel="000042CF" w:rsidRDefault="00946A62" w:rsidP="00E64DD9">
            <w:pPr>
              <w:jc w:val="center"/>
              <w:rPr>
                <w:del w:id="387" w:author="Anna Rasburn" w:date="2019-01-31T14:52:00Z"/>
                <w:b/>
                <w:color w:val="0070C0"/>
                <w:sz w:val="20"/>
              </w:rPr>
            </w:pPr>
            <w:del w:id="388" w:author="Anna Rasburn" w:date="2019-01-31T14:52:00Z">
              <w:r w:rsidRPr="00B403A9" w:rsidDel="000042CF">
                <w:rPr>
                  <w:b/>
                  <w:color w:val="0070C0"/>
                  <w:sz w:val="20"/>
                </w:rPr>
                <w:delText>Energy</w:delText>
              </w:r>
            </w:del>
          </w:p>
          <w:p w14:paraId="26EF0484" w14:textId="22AB09C1" w:rsidR="000A0340" w:rsidRPr="00B403A9" w:rsidDel="000042CF" w:rsidRDefault="00946A62" w:rsidP="00E64DD9">
            <w:pPr>
              <w:jc w:val="center"/>
              <w:rPr>
                <w:del w:id="389" w:author="Anna Rasburn" w:date="2019-01-31T14:52:00Z"/>
                <w:b/>
                <w:color w:val="0070C0"/>
                <w:sz w:val="20"/>
              </w:rPr>
            </w:pPr>
            <w:del w:id="390" w:author="Anna Rasburn" w:date="2019-01-31T14:52:00Z">
              <w:r w:rsidRPr="00B403A9" w:rsidDel="000042CF">
                <w:rPr>
                  <w:b/>
                  <w:color w:val="0070C0"/>
                  <w:sz w:val="20"/>
                </w:rPr>
                <w:delText>Consum</w:delText>
              </w:r>
              <w:r w:rsidR="00B403A9" w:rsidRPr="00B403A9" w:rsidDel="000042CF">
                <w:rPr>
                  <w:b/>
                  <w:color w:val="0070C0"/>
                  <w:sz w:val="20"/>
                </w:rPr>
                <w:delText>p</w:delText>
              </w:r>
              <w:r w:rsidRPr="00B403A9" w:rsidDel="000042CF">
                <w:rPr>
                  <w:b/>
                  <w:color w:val="0070C0"/>
                  <w:sz w:val="20"/>
                </w:rPr>
                <w:delText>tion</w:delText>
              </w:r>
            </w:del>
          </w:p>
        </w:tc>
        <w:tc>
          <w:tcPr>
            <w:tcW w:w="1413" w:type="dxa"/>
            <w:vMerge w:val="restart"/>
            <w:vAlign w:val="center"/>
          </w:tcPr>
          <w:p w14:paraId="3A8D11E6" w14:textId="068BE7A5" w:rsidR="007B052B" w:rsidDel="000042CF" w:rsidRDefault="00946A62" w:rsidP="00E64DD9">
            <w:pPr>
              <w:jc w:val="center"/>
              <w:rPr>
                <w:del w:id="391" w:author="Anna Rasburn" w:date="2019-01-31T14:52:00Z"/>
                <w:b/>
                <w:color w:val="0070C0"/>
                <w:sz w:val="20"/>
              </w:rPr>
            </w:pPr>
            <w:del w:id="392" w:author="Anna Rasburn" w:date="2019-01-31T14:52:00Z">
              <w:r w:rsidRPr="00B403A9" w:rsidDel="000042CF">
                <w:rPr>
                  <w:b/>
                  <w:color w:val="0070C0"/>
                  <w:sz w:val="20"/>
                </w:rPr>
                <w:delText>Use th</w:delText>
              </w:r>
              <w:r w:rsidDel="000042CF">
                <w:rPr>
                  <w:b/>
                  <w:color w:val="0070C0"/>
                  <w:sz w:val="20"/>
                </w:rPr>
                <w:delText>is</w:delText>
              </w:r>
            </w:del>
          </w:p>
          <w:p w14:paraId="50F46524" w14:textId="4B5B1D26" w:rsidR="000A0340" w:rsidRPr="00B403A9" w:rsidDel="000042CF" w:rsidRDefault="00946A62" w:rsidP="00E64DD9">
            <w:pPr>
              <w:jc w:val="center"/>
              <w:rPr>
                <w:del w:id="393" w:author="Anna Rasburn" w:date="2019-01-31T14:52:00Z"/>
                <w:b/>
                <w:color w:val="0070C0"/>
                <w:sz w:val="20"/>
              </w:rPr>
            </w:pPr>
            <w:del w:id="394" w:author="Anna Rasburn" w:date="2019-01-31T14:52:00Z">
              <w:r w:rsidRPr="00B403A9" w:rsidDel="000042CF">
                <w:rPr>
                  <w:b/>
                  <w:color w:val="0070C0"/>
                  <w:sz w:val="20"/>
                </w:rPr>
                <w:delText xml:space="preserve"> individual?</w:delText>
              </w:r>
            </w:del>
          </w:p>
        </w:tc>
      </w:tr>
      <w:tr w:rsidR="00EB4EAF" w:rsidDel="000042CF" w14:paraId="5CCDF56E" w14:textId="5DA9B931" w:rsidTr="007B052B">
        <w:trPr>
          <w:del w:id="395" w:author="Anna Rasburn" w:date="2019-01-31T14:52:00Z"/>
        </w:trPr>
        <w:tc>
          <w:tcPr>
            <w:tcW w:w="1234" w:type="dxa"/>
            <w:vMerge/>
          </w:tcPr>
          <w:p w14:paraId="02C5F606" w14:textId="424BDD10" w:rsidR="000A0340" w:rsidRPr="00B403A9" w:rsidDel="000042CF" w:rsidRDefault="000A0340" w:rsidP="000F28AF">
            <w:pPr>
              <w:rPr>
                <w:del w:id="396" w:author="Anna Rasburn" w:date="2019-01-31T14:52:00Z"/>
                <w:i/>
                <w:color w:val="0070C0"/>
                <w:sz w:val="20"/>
              </w:rPr>
            </w:pPr>
          </w:p>
        </w:tc>
        <w:tc>
          <w:tcPr>
            <w:tcW w:w="1313" w:type="dxa"/>
            <w:vMerge/>
          </w:tcPr>
          <w:p w14:paraId="7F7C073D" w14:textId="736C8ECB" w:rsidR="000A0340" w:rsidRPr="00B403A9" w:rsidDel="000042CF" w:rsidRDefault="000A0340" w:rsidP="000F28AF">
            <w:pPr>
              <w:rPr>
                <w:del w:id="397" w:author="Anna Rasburn" w:date="2019-01-31T14:52:00Z"/>
                <w:color w:val="0070C0"/>
                <w:sz w:val="20"/>
              </w:rPr>
            </w:pPr>
          </w:p>
        </w:tc>
        <w:tc>
          <w:tcPr>
            <w:tcW w:w="992" w:type="dxa"/>
            <w:vAlign w:val="center"/>
          </w:tcPr>
          <w:p w14:paraId="542E9ECE" w14:textId="22CDDA52" w:rsidR="000A0340" w:rsidRPr="00B403A9" w:rsidDel="000042CF" w:rsidRDefault="00946A62" w:rsidP="00E64DD9">
            <w:pPr>
              <w:jc w:val="center"/>
              <w:rPr>
                <w:del w:id="398" w:author="Anna Rasburn" w:date="2019-01-31T14:52:00Z"/>
                <w:b/>
                <w:color w:val="0070C0"/>
                <w:sz w:val="20"/>
              </w:rPr>
            </w:pPr>
            <w:del w:id="399" w:author="Anna Rasburn" w:date="2019-01-31T14:52:00Z">
              <w:r w:rsidRPr="00B403A9" w:rsidDel="000042CF">
                <w:rPr>
                  <w:b/>
                  <w:color w:val="0070C0"/>
                  <w:sz w:val="20"/>
                </w:rPr>
                <w:delText>Unit test 1</w:delText>
              </w:r>
            </w:del>
          </w:p>
        </w:tc>
        <w:tc>
          <w:tcPr>
            <w:tcW w:w="992" w:type="dxa"/>
            <w:vAlign w:val="center"/>
          </w:tcPr>
          <w:p w14:paraId="1B8F281E" w14:textId="1DB26536" w:rsidR="000A0340" w:rsidRPr="00B403A9" w:rsidDel="000042CF" w:rsidRDefault="00946A62" w:rsidP="00E64DD9">
            <w:pPr>
              <w:jc w:val="center"/>
              <w:rPr>
                <w:del w:id="400" w:author="Anna Rasburn" w:date="2019-01-31T14:52:00Z"/>
                <w:b/>
                <w:color w:val="0070C0"/>
                <w:sz w:val="20"/>
              </w:rPr>
            </w:pPr>
            <w:del w:id="401" w:author="Anna Rasburn" w:date="2019-01-31T14:52:00Z">
              <w:r w:rsidRPr="00B403A9" w:rsidDel="000042CF">
                <w:rPr>
                  <w:b/>
                  <w:color w:val="0070C0"/>
                  <w:sz w:val="20"/>
                </w:rPr>
                <w:delText>Unit test 2</w:delText>
              </w:r>
            </w:del>
          </w:p>
        </w:tc>
        <w:tc>
          <w:tcPr>
            <w:tcW w:w="993" w:type="dxa"/>
            <w:vAlign w:val="center"/>
          </w:tcPr>
          <w:p w14:paraId="5E02D439" w14:textId="6B9B7146" w:rsidR="000A0340" w:rsidRPr="00B403A9" w:rsidDel="000042CF" w:rsidRDefault="00946A62" w:rsidP="00E64DD9">
            <w:pPr>
              <w:jc w:val="center"/>
              <w:rPr>
                <w:del w:id="402" w:author="Anna Rasburn" w:date="2019-01-31T14:52:00Z"/>
                <w:b/>
                <w:color w:val="0070C0"/>
                <w:sz w:val="20"/>
              </w:rPr>
            </w:pPr>
            <w:del w:id="403" w:author="Anna Rasburn" w:date="2019-01-31T14:52:00Z">
              <w:r w:rsidRPr="00B403A9" w:rsidDel="000042CF">
                <w:rPr>
                  <w:b/>
                  <w:color w:val="0070C0"/>
                  <w:sz w:val="20"/>
                </w:rPr>
                <w:delText>Unit test 3</w:delText>
              </w:r>
            </w:del>
          </w:p>
        </w:tc>
        <w:tc>
          <w:tcPr>
            <w:tcW w:w="1417" w:type="dxa"/>
            <w:vMerge/>
          </w:tcPr>
          <w:p w14:paraId="2D9479EE" w14:textId="45556A57" w:rsidR="000A0340" w:rsidRPr="00B403A9" w:rsidDel="000042CF" w:rsidRDefault="000A0340" w:rsidP="000F28AF">
            <w:pPr>
              <w:rPr>
                <w:del w:id="404" w:author="Anna Rasburn" w:date="2019-01-31T14:52:00Z"/>
                <w:b/>
                <w:color w:val="0070C0"/>
                <w:sz w:val="20"/>
              </w:rPr>
            </w:pPr>
          </w:p>
        </w:tc>
        <w:tc>
          <w:tcPr>
            <w:tcW w:w="1413" w:type="dxa"/>
            <w:vMerge/>
          </w:tcPr>
          <w:p w14:paraId="34167687" w14:textId="78DD5242" w:rsidR="000A0340" w:rsidRPr="00B403A9" w:rsidDel="000042CF" w:rsidRDefault="000A0340" w:rsidP="000F28AF">
            <w:pPr>
              <w:rPr>
                <w:del w:id="405" w:author="Anna Rasburn" w:date="2019-01-31T14:52:00Z"/>
                <w:b/>
                <w:color w:val="0070C0"/>
                <w:sz w:val="20"/>
              </w:rPr>
            </w:pPr>
          </w:p>
        </w:tc>
      </w:tr>
      <w:tr w:rsidR="00EB4EAF" w:rsidDel="000042CF" w14:paraId="1B67B9B0" w14:textId="7436CD89" w:rsidTr="007B052B">
        <w:trPr>
          <w:del w:id="406" w:author="Anna Rasburn" w:date="2019-01-31T14:52:00Z"/>
        </w:trPr>
        <w:tc>
          <w:tcPr>
            <w:tcW w:w="1234" w:type="dxa"/>
          </w:tcPr>
          <w:p w14:paraId="644D5560" w14:textId="526CD2A9" w:rsidR="000A0340" w:rsidRPr="00B403A9" w:rsidDel="000042CF" w:rsidRDefault="00946A62" w:rsidP="000F28AF">
            <w:pPr>
              <w:rPr>
                <w:del w:id="407" w:author="Anna Rasburn" w:date="2019-01-31T14:52:00Z"/>
                <w:i/>
                <w:color w:val="0070C0"/>
                <w:sz w:val="20"/>
              </w:rPr>
            </w:pPr>
            <w:del w:id="408" w:author="Anna Rasburn" w:date="2019-01-31T14:52:00Z">
              <w:r w:rsidRPr="00B403A9" w:rsidDel="000042CF">
                <w:rPr>
                  <w:i/>
                  <w:color w:val="0070C0"/>
                  <w:sz w:val="20"/>
                </w:rPr>
                <w:delText>Individual 1</w:delText>
              </w:r>
            </w:del>
          </w:p>
        </w:tc>
        <w:tc>
          <w:tcPr>
            <w:tcW w:w="1313" w:type="dxa"/>
          </w:tcPr>
          <w:p w14:paraId="05D12A9B" w14:textId="5EA44FE6" w:rsidR="000A0340" w:rsidRPr="00B403A9" w:rsidDel="000042CF" w:rsidRDefault="00946A62" w:rsidP="00E64DD9">
            <w:pPr>
              <w:jc w:val="center"/>
              <w:rPr>
                <w:del w:id="409" w:author="Anna Rasburn" w:date="2019-01-31T14:52:00Z"/>
                <w:color w:val="0070C0"/>
                <w:sz w:val="20"/>
              </w:rPr>
            </w:pPr>
            <w:del w:id="410" w:author="Anna Rasburn" w:date="2019-01-31T14:52:00Z">
              <w:r w:rsidRPr="00B403A9" w:rsidDel="000042CF">
                <w:rPr>
                  <w:color w:val="0070C0"/>
                  <w:sz w:val="20"/>
                </w:rPr>
                <w:delText>Yes</w:delText>
              </w:r>
            </w:del>
          </w:p>
        </w:tc>
        <w:tc>
          <w:tcPr>
            <w:tcW w:w="992" w:type="dxa"/>
          </w:tcPr>
          <w:p w14:paraId="445C30E9" w14:textId="12874742" w:rsidR="000A0340" w:rsidRPr="00B403A9" w:rsidDel="000042CF" w:rsidRDefault="00946A62" w:rsidP="00E64DD9">
            <w:pPr>
              <w:jc w:val="center"/>
              <w:rPr>
                <w:del w:id="411" w:author="Anna Rasburn" w:date="2019-01-31T14:52:00Z"/>
                <w:color w:val="0070C0"/>
                <w:sz w:val="20"/>
              </w:rPr>
            </w:pPr>
            <w:del w:id="412" w:author="Anna Rasburn" w:date="2019-01-31T14:52:00Z">
              <w:r w:rsidRPr="00B403A9" w:rsidDel="000042CF">
                <w:rPr>
                  <w:color w:val="0070C0"/>
                  <w:sz w:val="20"/>
                </w:rPr>
                <w:delText>P</w:delText>
              </w:r>
            </w:del>
          </w:p>
        </w:tc>
        <w:tc>
          <w:tcPr>
            <w:tcW w:w="992" w:type="dxa"/>
          </w:tcPr>
          <w:p w14:paraId="1FCD21C1" w14:textId="342D6D7B" w:rsidR="000A0340" w:rsidRPr="00B403A9" w:rsidDel="000042CF" w:rsidRDefault="00946A62" w:rsidP="00E64DD9">
            <w:pPr>
              <w:jc w:val="center"/>
              <w:rPr>
                <w:del w:id="413" w:author="Anna Rasburn" w:date="2019-01-31T14:52:00Z"/>
                <w:color w:val="0070C0"/>
                <w:sz w:val="20"/>
              </w:rPr>
            </w:pPr>
            <w:del w:id="414" w:author="Anna Rasburn" w:date="2019-01-31T14:52:00Z">
              <w:r w:rsidRPr="00B403A9" w:rsidDel="000042CF">
                <w:rPr>
                  <w:color w:val="0070C0"/>
                  <w:sz w:val="20"/>
                </w:rPr>
                <w:delText>P</w:delText>
              </w:r>
            </w:del>
          </w:p>
        </w:tc>
        <w:tc>
          <w:tcPr>
            <w:tcW w:w="993" w:type="dxa"/>
          </w:tcPr>
          <w:p w14:paraId="1B94AB0D" w14:textId="6F151A8E" w:rsidR="000A0340" w:rsidRPr="00B403A9" w:rsidDel="000042CF" w:rsidRDefault="00946A62" w:rsidP="00E64DD9">
            <w:pPr>
              <w:jc w:val="center"/>
              <w:rPr>
                <w:del w:id="415" w:author="Anna Rasburn" w:date="2019-01-31T14:52:00Z"/>
                <w:color w:val="0070C0"/>
                <w:sz w:val="20"/>
              </w:rPr>
            </w:pPr>
            <w:del w:id="416" w:author="Anna Rasburn" w:date="2019-01-31T14:52:00Z">
              <w:r w:rsidRPr="00B403A9" w:rsidDel="000042CF">
                <w:rPr>
                  <w:color w:val="0070C0"/>
                  <w:sz w:val="20"/>
                </w:rPr>
                <w:delText>P</w:delText>
              </w:r>
            </w:del>
          </w:p>
        </w:tc>
        <w:tc>
          <w:tcPr>
            <w:tcW w:w="1417" w:type="dxa"/>
          </w:tcPr>
          <w:p w14:paraId="3172E592" w14:textId="3D1AA115" w:rsidR="000A0340" w:rsidRPr="00B403A9" w:rsidDel="000042CF" w:rsidRDefault="00946A62" w:rsidP="00E64DD9">
            <w:pPr>
              <w:jc w:val="center"/>
              <w:rPr>
                <w:del w:id="417" w:author="Anna Rasburn" w:date="2019-01-31T14:52:00Z"/>
                <w:color w:val="0070C0"/>
                <w:sz w:val="20"/>
              </w:rPr>
            </w:pPr>
            <w:del w:id="418" w:author="Anna Rasburn" w:date="2019-01-31T14:52:00Z">
              <w:r w:rsidRPr="00B403A9" w:rsidDel="000042CF">
                <w:rPr>
                  <w:color w:val="0070C0"/>
                  <w:sz w:val="20"/>
                </w:rPr>
                <w:delText>3000J</w:delText>
              </w:r>
            </w:del>
          </w:p>
        </w:tc>
        <w:tc>
          <w:tcPr>
            <w:tcW w:w="1413" w:type="dxa"/>
          </w:tcPr>
          <w:p w14:paraId="1FDDCF55" w14:textId="3398490A" w:rsidR="000A0340" w:rsidRPr="00B403A9" w:rsidDel="000042CF" w:rsidRDefault="00946A62" w:rsidP="00E64DD9">
            <w:pPr>
              <w:jc w:val="center"/>
              <w:rPr>
                <w:del w:id="419" w:author="Anna Rasburn" w:date="2019-01-31T14:52:00Z"/>
                <w:color w:val="0070C0"/>
                <w:sz w:val="20"/>
              </w:rPr>
            </w:pPr>
            <w:del w:id="420" w:author="Anna Rasburn" w:date="2019-01-31T14:52:00Z">
              <w:r w:rsidRPr="00B403A9" w:rsidDel="000042CF">
                <w:rPr>
                  <w:color w:val="0070C0"/>
                  <w:sz w:val="20"/>
                </w:rPr>
                <w:delText>Y</w:delText>
              </w:r>
              <w:r w:rsidR="007D0361" w:rsidDel="000042CF">
                <w:rPr>
                  <w:color w:val="0070C0"/>
                  <w:sz w:val="20"/>
                </w:rPr>
                <w:delText>es</w:delText>
              </w:r>
            </w:del>
          </w:p>
        </w:tc>
      </w:tr>
      <w:tr w:rsidR="00EB4EAF" w:rsidDel="000042CF" w14:paraId="103A0B51" w14:textId="2F4AB18E" w:rsidTr="007B052B">
        <w:trPr>
          <w:del w:id="421" w:author="Anna Rasburn" w:date="2019-01-31T14:52:00Z"/>
        </w:trPr>
        <w:tc>
          <w:tcPr>
            <w:tcW w:w="1234" w:type="dxa"/>
          </w:tcPr>
          <w:p w14:paraId="754B4530" w14:textId="16461397" w:rsidR="000A0340" w:rsidRPr="00B403A9" w:rsidDel="000042CF" w:rsidRDefault="00946A62" w:rsidP="000F28AF">
            <w:pPr>
              <w:rPr>
                <w:del w:id="422" w:author="Anna Rasburn" w:date="2019-01-31T14:52:00Z"/>
                <w:i/>
                <w:color w:val="0070C0"/>
                <w:sz w:val="20"/>
              </w:rPr>
            </w:pPr>
            <w:del w:id="423" w:author="Anna Rasburn" w:date="2019-01-31T14:52:00Z">
              <w:r w:rsidRPr="00B403A9" w:rsidDel="000042CF">
                <w:rPr>
                  <w:i/>
                  <w:color w:val="0070C0"/>
                  <w:sz w:val="20"/>
                </w:rPr>
                <w:delText>Individual 2</w:delText>
              </w:r>
            </w:del>
          </w:p>
        </w:tc>
        <w:tc>
          <w:tcPr>
            <w:tcW w:w="1313" w:type="dxa"/>
          </w:tcPr>
          <w:p w14:paraId="63AA41BD" w14:textId="32C6200F" w:rsidR="000A0340" w:rsidRPr="00B403A9" w:rsidDel="000042CF" w:rsidRDefault="00946A62" w:rsidP="00E64DD9">
            <w:pPr>
              <w:jc w:val="center"/>
              <w:rPr>
                <w:del w:id="424" w:author="Anna Rasburn" w:date="2019-01-31T14:52:00Z"/>
                <w:color w:val="0070C0"/>
                <w:sz w:val="20"/>
              </w:rPr>
            </w:pPr>
            <w:del w:id="425" w:author="Anna Rasburn" w:date="2019-01-31T14:52:00Z">
              <w:r w:rsidRPr="00B403A9" w:rsidDel="000042CF">
                <w:rPr>
                  <w:color w:val="0070C0"/>
                  <w:sz w:val="20"/>
                </w:rPr>
                <w:delText>N</w:delText>
              </w:r>
              <w:r w:rsidR="007D0361" w:rsidDel="000042CF">
                <w:rPr>
                  <w:color w:val="0070C0"/>
                  <w:sz w:val="20"/>
                </w:rPr>
                <w:delText>o</w:delText>
              </w:r>
            </w:del>
          </w:p>
        </w:tc>
        <w:tc>
          <w:tcPr>
            <w:tcW w:w="992" w:type="dxa"/>
          </w:tcPr>
          <w:p w14:paraId="15A8E0E1" w14:textId="3161F315" w:rsidR="000A0340" w:rsidRPr="00B403A9" w:rsidDel="000042CF" w:rsidRDefault="00946A62" w:rsidP="00E64DD9">
            <w:pPr>
              <w:jc w:val="center"/>
              <w:rPr>
                <w:del w:id="426" w:author="Anna Rasburn" w:date="2019-01-31T14:52:00Z"/>
                <w:color w:val="0070C0"/>
                <w:sz w:val="20"/>
              </w:rPr>
            </w:pPr>
            <w:del w:id="427" w:author="Anna Rasburn" w:date="2019-01-31T14:52:00Z">
              <w:r w:rsidDel="000042CF">
                <w:rPr>
                  <w:color w:val="0070C0"/>
                  <w:sz w:val="20"/>
                </w:rPr>
                <w:delText>P</w:delText>
              </w:r>
            </w:del>
          </w:p>
        </w:tc>
        <w:tc>
          <w:tcPr>
            <w:tcW w:w="992" w:type="dxa"/>
          </w:tcPr>
          <w:p w14:paraId="0AC7DCD3" w14:textId="2F00EA57" w:rsidR="000A0340" w:rsidRPr="00B403A9" w:rsidDel="000042CF" w:rsidRDefault="00946A62" w:rsidP="00E64DD9">
            <w:pPr>
              <w:jc w:val="center"/>
              <w:rPr>
                <w:del w:id="428" w:author="Anna Rasburn" w:date="2019-01-31T14:52:00Z"/>
                <w:color w:val="0070C0"/>
                <w:sz w:val="20"/>
              </w:rPr>
            </w:pPr>
            <w:del w:id="429" w:author="Anna Rasburn" w:date="2019-01-31T14:52:00Z">
              <w:r w:rsidDel="000042CF">
                <w:rPr>
                  <w:color w:val="0070C0"/>
                  <w:sz w:val="20"/>
                </w:rPr>
                <w:delText>P</w:delText>
              </w:r>
            </w:del>
          </w:p>
        </w:tc>
        <w:tc>
          <w:tcPr>
            <w:tcW w:w="993" w:type="dxa"/>
          </w:tcPr>
          <w:p w14:paraId="306F5043" w14:textId="76355222" w:rsidR="000A0340" w:rsidRPr="00B403A9" w:rsidDel="000042CF" w:rsidRDefault="00946A62" w:rsidP="00E64DD9">
            <w:pPr>
              <w:jc w:val="center"/>
              <w:rPr>
                <w:del w:id="430" w:author="Anna Rasburn" w:date="2019-01-31T14:52:00Z"/>
                <w:color w:val="0070C0"/>
                <w:sz w:val="20"/>
              </w:rPr>
            </w:pPr>
            <w:del w:id="431" w:author="Anna Rasburn" w:date="2019-01-31T14:52:00Z">
              <w:r w:rsidDel="000042CF">
                <w:rPr>
                  <w:color w:val="0070C0"/>
                  <w:sz w:val="20"/>
                </w:rPr>
                <w:delText>F</w:delText>
              </w:r>
            </w:del>
          </w:p>
        </w:tc>
        <w:tc>
          <w:tcPr>
            <w:tcW w:w="1417" w:type="dxa"/>
          </w:tcPr>
          <w:p w14:paraId="3966EA5D" w14:textId="7BF1303A" w:rsidR="000A0340" w:rsidRPr="00B403A9" w:rsidDel="000042CF" w:rsidRDefault="00946A62" w:rsidP="00E64DD9">
            <w:pPr>
              <w:jc w:val="center"/>
              <w:rPr>
                <w:del w:id="432" w:author="Anna Rasburn" w:date="2019-01-31T14:52:00Z"/>
                <w:color w:val="0070C0"/>
                <w:sz w:val="20"/>
              </w:rPr>
            </w:pPr>
            <w:del w:id="433" w:author="Anna Rasburn" w:date="2019-01-31T14:52:00Z">
              <w:r w:rsidDel="000042CF">
                <w:rPr>
                  <w:color w:val="0070C0"/>
                  <w:sz w:val="20"/>
                </w:rPr>
                <w:delText>N/A</w:delText>
              </w:r>
            </w:del>
          </w:p>
        </w:tc>
        <w:tc>
          <w:tcPr>
            <w:tcW w:w="1413" w:type="dxa"/>
          </w:tcPr>
          <w:p w14:paraId="3C39CB53" w14:textId="0EFA3187" w:rsidR="000A0340" w:rsidRPr="00B403A9" w:rsidDel="000042CF" w:rsidRDefault="00946A62" w:rsidP="00E64DD9">
            <w:pPr>
              <w:jc w:val="center"/>
              <w:rPr>
                <w:del w:id="434" w:author="Anna Rasburn" w:date="2019-01-31T14:52:00Z"/>
                <w:color w:val="0070C0"/>
                <w:sz w:val="20"/>
              </w:rPr>
            </w:pPr>
            <w:del w:id="435" w:author="Anna Rasburn" w:date="2019-01-31T14:52:00Z">
              <w:r w:rsidRPr="00B403A9" w:rsidDel="000042CF">
                <w:rPr>
                  <w:color w:val="0070C0"/>
                  <w:sz w:val="20"/>
                </w:rPr>
                <w:delText>N</w:delText>
              </w:r>
              <w:r w:rsidR="007D0361" w:rsidDel="000042CF">
                <w:rPr>
                  <w:color w:val="0070C0"/>
                  <w:sz w:val="20"/>
                </w:rPr>
                <w:delText>o</w:delText>
              </w:r>
            </w:del>
          </w:p>
        </w:tc>
      </w:tr>
      <w:tr w:rsidR="00EB4EAF" w:rsidDel="000042CF" w14:paraId="52DC3B0C" w14:textId="0CF140C9" w:rsidTr="007B052B">
        <w:trPr>
          <w:del w:id="436" w:author="Anna Rasburn" w:date="2019-01-31T14:52:00Z"/>
        </w:trPr>
        <w:tc>
          <w:tcPr>
            <w:tcW w:w="1234" w:type="dxa"/>
          </w:tcPr>
          <w:p w14:paraId="1DD0E5F0" w14:textId="5A98F5D7" w:rsidR="000A0340" w:rsidRPr="00B403A9" w:rsidDel="000042CF" w:rsidRDefault="00946A62" w:rsidP="000F28AF">
            <w:pPr>
              <w:rPr>
                <w:del w:id="437" w:author="Anna Rasburn" w:date="2019-01-31T14:52:00Z"/>
                <w:i/>
                <w:color w:val="0070C0"/>
                <w:sz w:val="20"/>
              </w:rPr>
            </w:pPr>
            <w:del w:id="438" w:author="Anna Rasburn" w:date="2019-01-31T14:52:00Z">
              <w:r w:rsidRPr="00B403A9" w:rsidDel="000042CF">
                <w:rPr>
                  <w:i/>
                  <w:color w:val="0070C0"/>
                  <w:sz w:val="20"/>
                </w:rPr>
                <w:delText>Individual 3</w:delText>
              </w:r>
            </w:del>
          </w:p>
        </w:tc>
        <w:tc>
          <w:tcPr>
            <w:tcW w:w="1313" w:type="dxa"/>
          </w:tcPr>
          <w:p w14:paraId="7211F4E9" w14:textId="23867894" w:rsidR="000A0340" w:rsidRPr="00B403A9" w:rsidDel="000042CF" w:rsidRDefault="00946A62" w:rsidP="00E64DD9">
            <w:pPr>
              <w:jc w:val="center"/>
              <w:rPr>
                <w:del w:id="439" w:author="Anna Rasburn" w:date="2019-01-31T14:52:00Z"/>
                <w:color w:val="0070C0"/>
                <w:sz w:val="20"/>
              </w:rPr>
            </w:pPr>
            <w:del w:id="440" w:author="Anna Rasburn" w:date="2019-01-31T14:52:00Z">
              <w:r w:rsidRPr="00B403A9" w:rsidDel="000042CF">
                <w:rPr>
                  <w:color w:val="0070C0"/>
                  <w:sz w:val="20"/>
                </w:rPr>
                <w:delText>Y</w:delText>
              </w:r>
              <w:r w:rsidR="007D0361" w:rsidDel="000042CF">
                <w:rPr>
                  <w:color w:val="0070C0"/>
                  <w:sz w:val="20"/>
                </w:rPr>
                <w:delText>es</w:delText>
              </w:r>
            </w:del>
          </w:p>
        </w:tc>
        <w:tc>
          <w:tcPr>
            <w:tcW w:w="992" w:type="dxa"/>
          </w:tcPr>
          <w:p w14:paraId="35ED8ED9" w14:textId="5B4AC38B" w:rsidR="000A0340" w:rsidRPr="00B403A9" w:rsidDel="000042CF" w:rsidRDefault="00946A62" w:rsidP="00E64DD9">
            <w:pPr>
              <w:jc w:val="center"/>
              <w:rPr>
                <w:del w:id="441" w:author="Anna Rasburn" w:date="2019-01-31T14:52:00Z"/>
                <w:color w:val="0070C0"/>
                <w:sz w:val="20"/>
              </w:rPr>
            </w:pPr>
            <w:del w:id="442" w:author="Anna Rasburn" w:date="2019-01-31T14:52:00Z">
              <w:r w:rsidRPr="00B403A9" w:rsidDel="000042CF">
                <w:rPr>
                  <w:color w:val="0070C0"/>
                  <w:sz w:val="20"/>
                </w:rPr>
                <w:delText>P</w:delText>
              </w:r>
            </w:del>
          </w:p>
        </w:tc>
        <w:tc>
          <w:tcPr>
            <w:tcW w:w="992" w:type="dxa"/>
          </w:tcPr>
          <w:p w14:paraId="758DEC93" w14:textId="533B8142" w:rsidR="000A0340" w:rsidRPr="00B403A9" w:rsidDel="000042CF" w:rsidRDefault="00946A62" w:rsidP="00E64DD9">
            <w:pPr>
              <w:jc w:val="center"/>
              <w:rPr>
                <w:del w:id="443" w:author="Anna Rasburn" w:date="2019-01-31T14:52:00Z"/>
                <w:color w:val="0070C0"/>
                <w:sz w:val="20"/>
              </w:rPr>
            </w:pPr>
            <w:del w:id="444" w:author="Anna Rasburn" w:date="2019-01-31T14:52:00Z">
              <w:r w:rsidRPr="00B403A9" w:rsidDel="000042CF">
                <w:rPr>
                  <w:color w:val="0070C0"/>
                  <w:sz w:val="20"/>
                </w:rPr>
                <w:delText>F</w:delText>
              </w:r>
            </w:del>
          </w:p>
        </w:tc>
        <w:tc>
          <w:tcPr>
            <w:tcW w:w="993" w:type="dxa"/>
          </w:tcPr>
          <w:p w14:paraId="60B9CA1F" w14:textId="5A244D94" w:rsidR="000A0340" w:rsidRPr="00B403A9" w:rsidDel="000042CF" w:rsidRDefault="00946A62" w:rsidP="00E64DD9">
            <w:pPr>
              <w:jc w:val="center"/>
              <w:rPr>
                <w:del w:id="445" w:author="Anna Rasburn" w:date="2019-01-31T14:52:00Z"/>
                <w:color w:val="0070C0"/>
                <w:sz w:val="20"/>
              </w:rPr>
            </w:pPr>
            <w:del w:id="446" w:author="Anna Rasburn" w:date="2019-01-31T14:52:00Z">
              <w:r w:rsidRPr="00B403A9" w:rsidDel="000042CF">
                <w:rPr>
                  <w:color w:val="0070C0"/>
                  <w:sz w:val="20"/>
                </w:rPr>
                <w:delText>F</w:delText>
              </w:r>
            </w:del>
          </w:p>
        </w:tc>
        <w:tc>
          <w:tcPr>
            <w:tcW w:w="1417" w:type="dxa"/>
          </w:tcPr>
          <w:p w14:paraId="528BF7E1" w14:textId="3223F641" w:rsidR="000A0340" w:rsidRPr="00B403A9" w:rsidDel="000042CF" w:rsidRDefault="00946A62" w:rsidP="00E64DD9">
            <w:pPr>
              <w:jc w:val="center"/>
              <w:rPr>
                <w:del w:id="447" w:author="Anna Rasburn" w:date="2019-01-31T14:52:00Z"/>
                <w:color w:val="0070C0"/>
                <w:sz w:val="20"/>
              </w:rPr>
            </w:pPr>
            <w:del w:id="448" w:author="Anna Rasburn" w:date="2019-01-31T14:52:00Z">
              <w:r w:rsidRPr="00B403A9" w:rsidDel="000042CF">
                <w:rPr>
                  <w:color w:val="0070C0"/>
                  <w:sz w:val="20"/>
                </w:rPr>
                <w:delText>2100J</w:delText>
              </w:r>
            </w:del>
          </w:p>
        </w:tc>
        <w:tc>
          <w:tcPr>
            <w:tcW w:w="1413" w:type="dxa"/>
          </w:tcPr>
          <w:p w14:paraId="5EB14CCD" w14:textId="7491803B" w:rsidR="000A0340" w:rsidRPr="00B403A9" w:rsidDel="000042CF" w:rsidRDefault="00946A62" w:rsidP="00E64DD9">
            <w:pPr>
              <w:jc w:val="center"/>
              <w:rPr>
                <w:del w:id="449" w:author="Anna Rasburn" w:date="2019-01-31T14:52:00Z"/>
                <w:color w:val="0070C0"/>
                <w:sz w:val="20"/>
              </w:rPr>
            </w:pPr>
            <w:del w:id="450" w:author="Anna Rasburn" w:date="2019-01-31T14:52:00Z">
              <w:r w:rsidRPr="00B403A9" w:rsidDel="000042CF">
                <w:rPr>
                  <w:color w:val="0070C0"/>
                  <w:sz w:val="20"/>
                </w:rPr>
                <w:delText>Y</w:delText>
              </w:r>
              <w:r w:rsidR="007D0361" w:rsidDel="000042CF">
                <w:rPr>
                  <w:color w:val="0070C0"/>
                  <w:sz w:val="20"/>
                </w:rPr>
                <w:delText>es</w:delText>
              </w:r>
            </w:del>
          </w:p>
        </w:tc>
      </w:tr>
      <w:tr w:rsidR="00EB4EAF" w:rsidDel="000042CF" w14:paraId="4917FE5E" w14:textId="2571AB44" w:rsidTr="007B052B">
        <w:trPr>
          <w:del w:id="451" w:author="Anna Rasburn" w:date="2019-01-31T14:52:00Z"/>
        </w:trPr>
        <w:tc>
          <w:tcPr>
            <w:tcW w:w="1234" w:type="dxa"/>
          </w:tcPr>
          <w:p w14:paraId="65D22EBF" w14:textId="5CC449F1" w:rsidR="000A0340" w:rsidRPr="00B403A9" w:rsidDel="000042CF" w:rsidRDefault="00946A62" w:rsidP="000F28AF">
            <w:pPr>
              <w:rPr>
                <w:del w:id="452" w:author="Anna Rasburn" w:date="2019-01-31T14:52:00Z"/>
                <w:i/>
                <w:color w:val="0070C0"/>
                <w:sz w:val="20"/>
              </w:rPr>
            </w:pPr>
            <w:del w:id="453" w:author="Anna Rasburn" w:date="2019-01-31T14:52:00Z">
              <w:r w:rsidRPr="00B403A9" w:rsidDel="000042CF">
                <w:rPr>
                  <w:i/>
                  <w:color w:val="0070C0"/>
                  <w:sz w:val="20"/>
                </w:rPr>
                <w:delText>Individual 4</w:delText>
              </w:r>
            </w:del>
          </w:p>
        </w:tc>
        <w:tc>
          <w:tcPr>
            <w:tcW w:w="1313" w:type="dxa"/>
          </w:tcPr>
          <w:p w14:paraId="4B584B19" w14:textId="545BC32E" w:rsidR="000A0340" w:rsidRPr="00B403A9" w:rsidDel="000042CF" w:rsidRDefault="00946A62" w:rsidP="00E64DD9">
            <w:pPr>
              <w:jc w:val="center"/>
              <w:rPr>
                <w:del w:id="454" w:author="Anna Rasburn" w:date="2019-01-31T14:52:00Z"/>
                <w:color w:val="0070C0"/>
                <w:sz w:val="20"/>
              </w:rPr>
            </w:pPr>
            <w:del w:id="455" w:author="Anna Rasburn" w:date="2019-01-31T14:52:00Z">
              <w:r w:rsidRPr="00B403A9" w:rsidDel="000042CF">
                <w:rPr>
                  <w:color w:val="0070C0"/>
                  <w:sz w:val="20"/>
                </w:rPr>
                <w:delText>Y</w:delText>
              </w:r>
              <w:r w:rsidR="007D0361" w:rsidDel="000042CF">
                <w:rPr>
                  <w:color w:val="0070C0"/>
                  <w:sz w:val="20"/>
                </w:rPr>
                <w:delText>es</w:delText>
              </w:r>
            </w:del>
          </w:p>
        </w:tc>
        <w:tc>
          <w:tcPr>
            <w:tcW w:w="992" w:type="dxa"/>
          </w:tcPr>
          <w:p w14:paraId="1545E5A3" w14:textId="58C70569" w:rsidR="000A0340" w:rsidRPr="00B403A9" w:rsidDel="000042CF" w:rsidRDefault="00946A62" w:rsidP="00E64DD9">
            <w:pPr>
              <w:jc w:val="center"/>
              <w:rPr>
                <w:del w:id="456" w:author="Anna Rasburn" w:date="2019-01-31T14:52:00Z"/>
                <w:color w:val="0070C0"/>
                <w:sz w:val="20"/>
              </w:rPr>
            </w:pPr>
            <w:del w:id="457" w:author="Anna Rasburn" w:date="2019-01-31T14:52:00Z">
              <w:r w:rsidRPr="00B403A9" w:rsidDel="000042CF">
                <w:rPr>
                  <w:color w:val="0070C0"/>
                  <w:sz w:val="20"/>
                </w:rPr>
                <w:delText>F</w:delText>
              </w:r>
            </w:del>
          </w:p>
        </w:tc>
        <w:tc>
          <w:tcPr>
            <w:tcW w:w="992" w:type="dxa"/>
          </w:tcPr>
          <w:p w14:paraId="358752BE" w14:textId="10676611" w:rsidR="000A0340" w:rsidRPr="00B403A9" w:rsidDel="000042CF" w:rsidRDefault="00946A62" w:rsidP="00E64DD9">
            <w:pPr>
              <w:jc w:val="center"/>
              <w:rPr>
                <w:del w:id="458" w:author="Anna Rasburn" w:date="2019-01-31T14:52:00Z"/>
                <w:color w:val="0070C0"/>
                <w:sz w:val="20"/>
              </w:rPr>
            </w:pPr>
            <w:del w:id="459" w:author="Anna Rasburn" w:date="2019-01-31T14:52:00Z">
              <w:r w:rsidRPr="00B403A9" w:rsidDel="000042CF">
                <w:rPr>
                  <w:color w:val="0070C0"/>
                  <w:sz w:val="20"/>
                </w:rPr>
                <w:delText>P</w:delText>
              </w:r>
            </w:del>
          </w:p>
        </w:tc>
        <w:tc>
          <w:tcPr>
            <w:tcW w:w="993" w:type="dxa"/>
          </w:tcPr>
          <w:p w14:paraId="237E032A" w14:textId="068C3A11" w:rsidR="000A0340" w:rsidRPr="00B403A9" w:rsidDel="000042CF" w:rsidRDefault="00946A62" w:rsidP="00E64DD9">
            <w:pPr>
              <w:jc w:val="center"/>
              <w:rPr>
                <w:del w:id="460" w:author="Anna Rasburn" w:date="2019-01-31T14:52:00Z"/>
                <w:color w:val="0070C0"/>
                <w:sz w:val="20"/>
              </w:rPr>
            </w:pPr>
            <w:del w:id="461" w:author="Anna Rasburn" w:date="2019-01-31T14:52:00Z">
              <w:r w:rsidRPr="00B403A9" w:rsidDel="000042CF">
                <w:rPr>
                  <w:color w:val="0070C0"/>
                  <w:sz w:val="20"/>
                </w:rPr>
                <w:delText>P</w:delText>
              </w:r>
            </w:del>
          </w:p>
        </w:tc>
        <w:tc>
          <w:tcPr>
            <w:tcW w:w="1417" w:type="dxa"/>
          </w:tcPr>
          <w:p w14:paraId="344C2851" w14:textId="21F59C5D" w:rsidR="000A0340" w:rsidRPr="00B403A9" w:rsidDel="000042CF" w:rsidRDefault="00946A62" w:rsidP="00E64DD9">
            <w:pPr>
              <w:jc w:val="center"/>
              <w:rPr>
                <w:del w:id="462" w:author="Anna Rasburn" w:date="2019-01-31T14:52:00Z"/>
                <w:color w:val="0070C0"/>
                <w:sz w:val="20"/>
              </w:rPr>
            </w:pPr>
            <w:del w:id="463" w:author="Anna Rasburn" w:date="2019-01-31T14:52:00Z">
              <w:r w:rsidRPr="00B403A9" w:rsidDel="000042CF">
                <w:rPr>
                  <w:color w:val="0070C0"/>
                  <w:sz w:val="20"/>
                </w:rPr>
                <w:delText>4000J</w:delText>
              </w:r>
            </w:del>
          </w:p>
        </w:tc>
        <w:tc>
          <w:tcPr>
            <w:tcW w:w="1413" w:type="dxa"/>
          </w:tcPr>
          <w:p w14:paraId="68B37EE5" w14:textId="2557695C" w:rsidR="000A0340" w:rsidRPr="00B403A9" w:rsidDel="000042CF" w:rsidRDefault="00946A62" w:rsidP="00E64DD9">
            <w:pPr>
              <w:jc w:val="center"/>
              <w:rPr>
                <w:del w:id="464" w:author="Anna Rasburn" w:date="2019-01-31T14:52:00Z"/>
                <w:color w:val="0070C0"/>
                <w:sz w:val="20"/>
              </w:rPr>
            </w:pPr>
            <w:del w:id="465" w:author="Anna Rasburn" w:date="2019-01-31T14:52:00Z">
              <w:r w:rsidRPr="00B403A9" w:rsidDel="000042CF">
                <w:rPr>
                  <w:color w:val="0070C0"/>
                  <w:sz w:val="20"/>
                </w:rPr>
                <w:delText>Y</w:delText>
              </w:r>
              <w:r w:rsidR="007D0361" w:rsidDel="000042CF">
                <w:rPr>
                  <w:color w:val="0070C0"/>
                  <w:sz w:val="20"/>
                </w:rPr>
                <w:delText>es</w:delText>
              </w:r>
            </w:del>
          </w:p>
        </w:tc>
      </w:tr>
    </w:tbl>
    <w:p w14:paraId="38863A8F" w14:textId="418F2CCB" w:rsidR="000F28AF" w:rsidRPr="000F28AF" w:rsidDel="000042CF" w:rsidRDefault="00946A62" w:rsidP="000F28AF">
      <w:pPr>
        <w:rPr>
          <w:del w:id="466" w:author="Anna Rasburn" w:date="2019-01-31T14:52:00Z"/>
          <w:sz w:val="17"/>
          <w:szCs w:val="17"/>
        </w:rPr>
      </w:pPr>
      <w:del w:id="467" w:author="Anna Rasburn" w:date="2019-01-31T14:52:00Z">
        <w:r w:rsidDel="000042CF">
          <w:rPr>
            <w:color w:val="0070C0"/>
          </w:rPr>
          <w:delText xml:space="preserve"> </w:delText>
        </w:r>
      </w:del>
    </w:p>
    <w:p w14:paraId="108154B2" w14:textId="438E79F1" w:rsidR="000F28AF" w:rsidRPr="00D03914" w:rsidDel="000042CF" w:rsidRDefault="00946A62">
      <w:pPr>
        <w:pStyle w:val="BodyText"/>
        <w:ind w:firstLine="0"/>
        <w:jc w:val="both"/>
        <w:rPr>
          <w:del w:id="468" w:author="Anna Rasburn" w:date="2019-01-31T14:52:00Z"/>
          <w:color w:val="0070C0"/>
          <w:rPrChange w:id="469" w:author="Anna Rasburn" w:date="2019-01-28T23:42:00Z">
            <w:rPr>
              <w:del w:id="470" w:author="Anna Rasburn" w:date="2019-01-31T14:52:00Z"/>
              <w:color w:val="0070C0"/>
              <w:sz w:val="24"/>
            </w:rPr>
          </w:rPrChange>
        </w:rPr>
        <w:pPrChange w:id="471" w:author="Anna Rasburn" w:date="2019-01-28T23:42:00Z">
          <w:pPr>
            <w:pStyle w:val="BodyText"/>
            <w:spacing w:line="240" w:lineRule="auto"/>
            <w:ind w:firstLine="0"/>
          </w:pPr>
        </w:pPrChange>
      </w:pPr>
      <w:del w:id="472" w:author="Anna Rasburn" w:date="2019-01-31T14:52:00Z">
        <w:r w:rsidRPr="00D03914" w:rsidDel="000042CF">
          <w:rPr>
            <w:color w:val="0070C0"/>
            <w:rPrChange w:id="473" w:author="Anna Rasburn" w:date="2019-01-28T23:42:00Z">
              <w:rPr>
                <w:color w:val="0070C0"/>
                <w:sz w:val="24"/>
              </w:rPr>
            </w:rPrChange>
          </w:rPr>
          <w:delText xml:space="preserve">For any optimisation problem, the fitness function needs to be defined before a solution is executed. </w:delText>
        </w:r>
        <w:r w:rsidR="005F33F8" w:rsidRPr="00D03914" w:rsidDel="000042CF">
          <w:rPr>
            <w:color w:val="0070C0"/>
            <w:rPrChange w:id="474" w:author="Anna Rasburn" w:date="2019-01-28T23:42:00Z">
              <w:rPr>
                <w:color w:val="0070C0"/>
                <w:sz w:val="24"/>
              </w:rPr>
            </w:rPrChange>
          </w:rPr>
          <w:delText xml:space="preserve">Changing the </w:delText>
        </w:r>
        <w:r w:rsidRPr="00D03914" w:rsidDel="000042CF">
          <w:rPr>
            <w:color w:val="0070C0"/>
            <w:rPrChange w:id="475" w:author="Anna Rasburn" w:date="2019-01-28T23:42:00Z">
              <w:rPr>
                <w:color w:val="0070C0"/>
                <w:sz w:val="24"/>
              </w:rPr>
            </w:rPrChange>
          </w:rPr>
          <w:delText>fitness function</w:delText>
        </w:r>
        <w:r w:rsidR="005F33F8" w:rsidRPr="00D03914" w:rsidDel="000042CF">
          <w:rPr>
            <w:color w:val="0070C0"/>
            <w:rPrChange w:id="476" w:author="Anna Rasburn" w:date="2019-01-28T23:42:00Z">
              <w:rPr>
                <w:color w:val="0070C0"/>
                <w:sz w:val="24"/>
              </w:rPr>
            </w:rPrChange>
          </w:rPr>
          <w:delText xml:space="preserve"> can present </w:delText>
        </w:r>
        <w:r w:rsidRPr="00D03914" w:rsidDel="000042CF">
          <w:rPr>
            <w:color w:val="0070C0"/>
            <w:rPrChange w:id="477" w:author="Anna Rasburn" w:date="2019-01-28T23:42:00Z">
              <w:rPr>
                <w:color w:val="0070C0"/>
                <w:sz w:val="24"/>
              </w:rPr>
            </w:rPrChange>
          </w:rPr>
          <w:delText xml:space="preserve">new ways to optimise Java. </w:delText>
        </w:r>
        <w:r w:rsidR="005F33F8" w:rsidRPr="00D03914" w:rsidDel="000042CF">
          <w:rPr>
            <w:color w:val="0070C0"/>
            <w:rPrChange w:id="478" w:author="Anna Rasburn" w:date="2019-01-28T23:42:00Z">
              <w:rPr>
                <w:color w:val="0070C0"/>
                <w:sz w:val="24"/>
              </w:rPr>
            </w:rPrChange>
          </w:rPr>
          <w:delText>For example, by c</w:delText>
        </w:r>
        <w:r w:rsidRPr="00D03914" w:rsidDel="000042CF">
          <w:rPr>
            <w:color w:val="0070C0"/>
            <w:rPrChange w:id="479" w:author="Anna Rasburn" w:date="2019-01-28T23:42:00Z">
              <w:rPr>
                <w:color w:val="0070C0"/>
                <w:sz w:val="24"/>
              </w:rPr>
            </w:rPrChange>
          </w:rPr>
          <w:delText xml:space="preserve">hanging the fitness to focus on execution time or energy consumption, the Java application can be optimised in different ways. </w:delText>
        </w:r>
      </w:del>
    </w:p>
    <w:p w14:paraId="4C9AF4D9" w14:textId="77777777" w:rsidR="00425538" w:rsidRPr="00C457E2" w:rsidRDefault="00425538" w:rsidP="00C457E2">
      <w:pPr>
        <w:pStyle w:val="BodyText"/>
        <w:ind w:firstLine="0"/>
        <w:rPr>
          <w:color w:val="0070C0"/>
        </w:rPr>
      </w:pPr>
    </w:p>
    <w:bookmarkStart w:id="480" w:name="_Ref2701205"/>
    <w:p w14:paraId="6FB00DE8" w14:textId="77777777" w:rsidR="00CB76FF" w:rsidRPr="001765A6" w:rsidRDefault="00946A62">
      <w:pPr>
        <w:pStyle w:val="Heading2"/>
      </w:pPr>
      <w:r>
        <w:fldChar w:fldCharType="begin"/>
      </w:r>
      <w:r>
        <w:instrText xml:space="preserve"> HYPERLINK "http://www.cs.stir.ac.uk/~kjt/research/conformed.html" </w:instrText>
      </w:r>
      <w:r>
        <w:fldChar w:fldCharType="separate"/>
      </w:r>
      <w:bookmarkStart w:id="481" w:name="_Toc536543208"/>
      <w:bookmarkStart w:id="482" w:name="_Toc536543437"/>
      <w:bookmarkStart w:id="483" w:name="_Toc15893763"/>
      <w:bookmarkStart w:id="484" w:name="_Toc536713204"/>
      <w:r w:rsidRPr="001765A6">
        <w:t>Scope</w:t>
      </w:r>
      <w:r>
        <w:fldChar w:fldCharType="end"/>
      </w:r>
      <w:r w:rsidRPr="001765A6">
        <w:t xml:space="preserve"> and Objectives</w:t>
      </w:r>
      <w:bookmarkEnd w:id="480"/>
      <w:bookmarkEnd w:id="481"/>
      <w:bookmarkEnd w:id="482"/>
      <w:bookmarkEnd w:id="483"/>
      <w:bookmarkEnd w:id="484"/>
    </w:p>
    <w:p w14:paraId="7095AD84" w14:textId="77777777" w:rsidR="00D07980" w:rsidRPr="000C333D" w:rsidRDefault="00946A62" w:rsidP="000C333D">
      <w:pPr>
        <w:pStyle w:val="Heading3"/>
        <w:rPr>
          <w:color w:val="0070C0"/>
        </w:rPr>
      </w:pPr>
      <w:bookmarkStart w:id="485" w:name="_Toc536713205"/>
      <w:r w:rsidRPr="000C333D">
        <w:rPr>
          <w:color w:val="0070C0"/>
        </w:rPr>
        <w:t>Scope</w:t>
      </w:r>
      <w:bookmarkEnd w:id="485"/>
    </w:p>
    <w:p w14:paraId="392EA760" w14:textId="08FB43F9" w:rsidR="007C4D37" w:rsidRPr="00D03914" w:rsidRDefault="00946A62">
      <w:pPr>
        <w:pStyle w:val="BodyText"/>
        <w:ind w:firstLine="0"/>
        <w:jc w:val="both"/>
        <w:rPr>
          <w:color w:val="0070C0"/>
          <w:rPrChange w:id="486" w:author="Anna Rasburn" w:date="2019-01-28T23:44:00Z">
            <w:rPr>
              <w:color w:val="0070C0"/>
              <w:sz w:val="24"/>
            </w:rPr>
          </w:rPrChange>
        </w:rPr>
        <w:pPrChange w:id="487" w:author="Anna Rasburn" w:date="2019-01-28T23:44:00Z">
          <w:pPr>
            <w:pStyle w:val="BodyText"/>
            <w:spacing w:line="240" w:lineRule="auto"/>
            <w:ind w:firstLine="0"/>
          </w:pPr>
        </w:pPrChange>
      </w:pPr>
      <w:r w:rsidRPr="00D03914">
        <w:rPr>
          <w:color w:val="0070C0"/>
          <w:rPrChange w:id="488" w:author="Anna Rasburn" w:date="2019-01-28T23:44:00Z">
            <w:rPr>
              <w:color w:val="0070C0"/>
              <w:sz w:val="24"/>
            </w:rPr>
          </w:rPrChange>
        </w:rPr>
        <w:t xml:space="preserve">The scope of this research is to </w:t>
      </w:r>
      <w:r w:rsidR="005F33F8" w:rsidRPr="00D03914">
        <w:rPr>
          <w:color w:val="0070C0"/>
          <w:rPrChange w:id="489" w:author="Anna Rasburn" w:date="2019-01-28T23:44:00Z">
            <w:rPr>
              <w:color w:val="0070C0"/>
              <w:sz w:val="24"/>
            </w:rPr>
          </w:rPrChange>
        </w:rPr>
        <w:t xml:space="preserve">explore </w:t>
      </w:r>
      <w:r w:rsidRPr="00D03914">
        <w:rPr>
          <w:color w:val="0070C0"/>
          <w:rPrChange w:id="490" w:author="Anna Rasburn" w:date="2019-01-28T23:44:00Z">
            <w:rPr>
              <w:color w:val="0070C0"/>
              <w:sz w:val="24"/>
            </w:rPr>
          </w:rPrChange>
        </w:rPr>
        <w:t xml:space="preserve">different ways </w:t>
      </w:r>
      <w:r w:rsidR="005F33F8" w:rsidRPr="00D03914">
        <w:rPr>
          <w:color w:val="0070C0"/>
          <w:rPrChange w:id="491" w:author="Anna Rasburn" w:date="2019-01-28T23:44:00Z">
            <w:rPr>
              <w:color w:val="0070C0"/>
              <w:sz w:val="24"/>
            </w:rPr>
          </w:rPrChange>
        </w:rPr>
        <w:t xml:space="preserve">by which </w:t>
      </w:r>
      <w:r w:rsidRPr="00D03914">
        <w:rPr>
          <w:color w:val="0070C0"/>
          <w:rPrChange w:id="492" w:author="Anna Rasburn" w:date="2019-01-28T23:44:00Z">
            <w:rPr>
              <w:color w:val="0070C0"/>
              <w:sz w:val="24"/>
            </w:rPr>
          </w:rPrChange>
        </w:rPr>
        <w:t>developers can change their source code in order to make more</w:t>
      </w:r>
      <w:r w:rsidR="005F33F8" w:rsidRPr="00D03914">
        <w:rPr>
          <w:color w:val="0070C0"/>
          <w:rPrChange w:id="493" w:author="Anna Rasburn" w:date="2019-01-28T23:44:00Z">
            <w:rPr>
              <w:color w:val="0070C0"/>
              <w:sz w:val="24"/>
            </w:rPr>
          </w:rPrChange>
        </w:rPr>
        <w:t>-</w:t>
      </w:r>
      <w:r w:rsidRPr="00D03914">
        <w:rPr>
          <w:color w:val="0070C0"/>
          <w:rPrChange w:id="494" w:author="Anna Rasburn" w:date="2019-01-28T23:44:00Z">
            <w:rPr>
              <w:color w:val="0070C0"/>
              <w:sz w:val="24"/>
            </w:rPr>
          </w:rPrChange>
        </w:rPr>
        <w:t xml:space="preserve">optimised applications that firstly </w:t>
      </w:r>
      <w:r w:rsidR="00C457E2" w:rsidRPr="00D03914">
        <w:rPr>
          <w:color w:val="0070C0"/>
          <w:rPrChange w:id="495" w:author="Anna Rasburn" w:date="2019-01-28T23:44:00Z">
            <w:rPr>
              <w:color w:val="0070C0"/>
              <w:sz w:val="24"/>
            </w:rPr>
          </w:rPrChange>
        </w:rPr>
        <w:t>have a shorter execution time but also</w:t>
      </w:r>
      <w:r w:rsidRPr="00D03914">
        <w:rPr>
          <w:color w:val="0070C0"/>
          <w:rPrChange w:id="496" w:author="Anna Rasburn" w:date="2019-01-28T23:44:00Z">
            <w:rPr>
              <w:color w:val="0070C0"/>
              <w:sz w:val="24"/>
            </w:rPr>
          </w:rPrChange>
        </w:rPr>
        <w:t xml:space="preserve"> </w:t>
      </w:r>
      <w:r w:rsidR="00C457E2" w:rsidRPr="00D03914">
        <w:rPr>
          <w:color w:val="0070C0"/>
          <w:rPrChange w:id="497" w:author="Anna Rasburn" w:date="2019-01-28T23:44:00Z">
            <w:rPr>
              <w:color w:val="0070C0"/>
              <w:sz w:val="24"/>
            </w:rPr>
          </w:rPrChange>
        </w:rPr>
        <w:t>achieve</w:t>
      </w:r>
      <w:r w:rsidRPr="00D03914">
        <w:rPr>
          <w:color w:val="0070C0"/>
          <w:rPrChange w:id="498" w:author="Anna Rasburn" w:date="2019-01-28T23:44:00Z">
            <w:rPr>
              <w:color w:val="0070C0"/>
              <w:sz w:val="24"/>
            </w:rPr>
          </w:rPrChange>
        </w:rPr>
        <w:t xml:space="preserve"> the same functionality. This research will be followed by </w:t>
      </w:r>
      <w:r w:rsidR="005F33F8" w:rsidRPr="00D03914">
        <w:rPr>
          <w:color w:val="0070C0"/>
          <w:rPrChange w:id="499" w:author="Anna Rasburn" w:date="2019-01-28T23:44:00Z">
            <w:rPr>
              <w:color w:val="0070C0"/>
              <w:sz w:val="24"/>
            </w:rPr>
          </w:rPrChange>
        </w:rPr>
        <w:t xml:space="preserve">exploiting </w:t>
      </w:r>
      <w:r w:rsidRPr="00D03914">
        <w:rPr>
          <w:color w:val="0070C0"/>
          <w:rPrChange w:id="500" w:author="Anna Rasburn" w:date="2019-01-28T23:44:00Z">
            <w:rPr>
              <w:color w:val="0070C0"/>
              <w:sz w:val="24"/>
            </w:rPr>
          </w:rPrChange>
        </w:rPr>
        <w:t>the same principles and seeing</w:t>
      </w:r>
      <w:r w:rsidR="00C457E2" w:rsidRPr="00D03914">
        <w:rPr>
          <w:color w:val="0070C0"/>
          <w:rPrChange w:id="501" w:author="Anna Rasburn" w:date="2019-01-28T23:44:00Z">
            <w:rPr>
              <w:color w:val="0070C0"/>
              <w:sz w:val="24"/>
            </w:rPr>
          </w:rPrChange>
        </w:rPr>
        <w:t xml:space="preserve"> whether we can optimise applications</w:t>
      </w:r>
      <w:r w:rsidRPr="00D03914">
        <w:rPr>
          <w:color w:val="0070C0"/>
          <w:rPrChange w:id="502" w:author="Anna Rasburn" w:date="2019-01-28T23:44:00Z">
            <w:rPr>
              <w:color w:val="0070C0"/>
              <w:sz w:val="24"/>
            </w:rPr>
          </w:rPrChange>
        </w:rPr>
        <w:t xml:space="preserve"> </w:t>
      </w:r>
      <w:r w:rsidR="00C457E2" w:rsidRPr="00D03914">
        <w:rPr>
          <w:color w:val="0070C0"/>
          <w:rPrChange w:id="503" w:author="Anna Rasburn" w:date="2019-01-28T23:44:00Z">
            <w:rPr>
              <w:color w:val="0070C0"/>
              <w:sz w:val="24"/>
            </w:rPr>
          </w:rPrChange>
        </w:rPr>
        <w:t xml:space="preserve">to require less energy. </w:t>
      </w:r>
      <w:r w:rsidRPr="00D03914">
        <w:rPr>
          <w:color w:val="0070C0"/>
          <w:rPrChange w:id="504" w:author="Anna Rasburn" w:date="2019-01-28T23:44:00Z">
            <w:rPr>
              <w:color w:val="0070C0"/>
              <w:sz w:val="24"/>
            </w:rPr>
          </w:rPrChange>
        </w:rPr>
        <w:t xml:space="preserve">Furthermore, </w:t>
      </w:r>
      <w:ins w:id="505" w:author="Anna Rasburn" w:date="2019-01-12T11:54:00Z">
        <w:r w:rsidR="00A728E0" w:rsidRPr="00D03914">
          <w:rPr>
            <w:color w:val="0070C0"/>
            <w:rPrChange w:id="506" w:author="Anna Rasburn" w:date="2019-01-28T23:44:00Z">
              <w:rPr>
                <w:color w:val="0070C0"/>
                <w:sz w:val="24"/>
              </w:rPr>
            </w:rPrChange>
          </w:rPr>
          <w:t>it is hoped that t</w:t>
        </w:r>
      </w:ins>
      <w:r w:rsidRPr="00D03914">
        <w:rPr>
          <w:color w:val="0070C0"/>
          <w:rPrChange w:id="507" w:author="Anna Rasburn" w:date="2019-01-28T23:44:00Z">
            <w:rPr>
              <w:color w:val="0070C0"/>
              <w:sz w:val="24"/>
            </w:rPr>
          </w:rPrChange>
        </w:rPr>
        <w:t xml:space="preserve">his research will lead to </w:t>
      </w:r>
      <w:r w:rsidR="00C457E2" w:rsidRPr="00D03914">
        <w:rPr>
          <w:color w:val="0070C0"/>
          <w:rPrChange w:id="508" w:author="Anna Rasburn" w:date="2019-01-28T23:44:00Z">
            <w:rPr>
              <w:color w:val="0070C0"/>
              <w:sz w:val="24"/>
            </w:rPr>
          </w:rPrChange>
        </w:rPr>
        <w:t>the development of a toolkit that uses elements of artificial intelligence methods</w:t>
      </w:r>
      <w:r w:rsidR="00905B7F" w:rsidRPr="00D03914">
        <w:rPr>
          <w:color w:val="0070C0"/>
          <w:rPrChange w:id="509" w:author="Anna Rasburn" w:date="2019-01-28T23:44:00Z">
            <w:rPr>
              <w:color w:val="0070C0"/>
              <w:sz w:val="24"/>
            </w:rPr>
          </w:rPrChange>
        </w:rPr>
        <w:t>,</w:t>
      </w:r>
      <w:r w:rsidR="00C457E2" w:rsidRPr="00D03914">
        <w:rPr>
          <w:color w:val="0070C0"/>
          <w:rPrChange w:id="510" w:author="Anna Rasburn" w:date="2019-01-28T23:44:00Z">
            <w:rPr>
              <w:color w:val="0070C0"/>
              <w:sz w:val="24"/>
            </w:rPr>
          </w:rPrChange>
        </w:rPr>
        <w:t xml:space="preserve"> such as Genetic Algorithms and </w:t>
      </w:r>
      <w:r w:rsidR="00905B7F" w:rsidRPr="00D03914">
        <w:rPr>
          <w:color w:val="0070C0"/>
          <w:rPrChange w:id="511" w:author="Anna Rasburn" w:date="2019-01-28T23:44:00Z">
            <w:rPr>
              <w:color w:val="0070C0"/>
              <w:sz w:val="24"/>
            </w:rPr>
          </w:rPrChange>
        </w:rPr>
        <w:t>L</w:t>
      </w:r>
      <w:r w:rsidR="00C457E2" w:rsidRPr="00D03914">
        <w:rPr>
          <w:color w:val="0070C0"/>
          <w:rPrChange w:id="512" w:author="Anna Rasburn" w:date="2019-01-28T23:44:00Z">
            <w:rPr>
              <w:color w:val="0070C0"/>
              <w:sz w:val="24"/>
            </w:rPr>
          </w:rPrChange>
        </w:rPr>
        <w:t xml:space="preserve">ocal </w:t>
      </w:r>
      <w:r w:rsidR="00905B7F" w:rsidRPr="00D03914">
        <w:rPr>
          <w:color w:val="0070C0"/>
          <w:rPrChange w:id="513" w:author="Anna Rasburn" w:date="2019-01-28T23:44:00Z">
            <w:rPr>
              <w:color w:val="0070C0"/>
              <w:sz w:val="24"/>
            </w:rPr>
          </w:rPrChange>
        </w:rPr>
        <w:t>S</w:t>
      </w:r>
      <w:r w:rsidR="00C457E2" w:rsidRPr="00D03914">
        <w:rPr>
          <w:color w:val="0070C0"/>
          <w:rPrChange w:id="514" w:author="Anna Rasburn" w:date="2019-01-28T23:44:00Z">
            <w:rPr>
              <w:color w:val="0070C0"/>
              <w:sz w:val="24"/>
            </w:rPr>
          </w:rPrChange>
        </w:rPr>
        <w:t>earch</w:t>
      </w:r>
      <w:r w:rsidR="00905B7F" w:rsidRPr="00D03914">
        <w:rPr>
          <w:color w:val="0070C0"/>
          <w:rPrChange w:id="515" w:author="Anna Rasburn" w:date="2019-01-28T23:44:00Z">
            <w:rPr>
              <w:color w:val="0070C0"/>
              <w:sz w:val="24"/>
            </w:rPr>
          </w:rPrChange>
        </w:rPr>
        <w:t xml:space="preserve">, </w:t>
      </w:r>
      <w:del w:id="516" w:author="Anna Rasburn [2]" w:date="2019-01-24T14:21:00Z">
        <w:r w:rsidR="00905B7F" w:rsidRPr="00D03914" w:rsidDel="001F5944">
          <w:rPr>
            <w:color w:val="0070C0"/>
            <w:rPrChange w:id="517" w:author="Anna Rasburn" w:date="2019-01-28T23:44:00Z">
              <w:rPr>
                <w:color w:val="0070C0"/>
                <w:sz w:val="24"/>
              </w:rPr>
            </w:rPrChange>
          </w:rPr>
          <w:lastRenderedPageBreak/>
          <w:delText xml:space="preserve">incorporating </w:delText>
        </w:r>
        <w:r w:rsidR="00C457E2" w:rsidRPr="00D03914" w:rsidDel="001F5944">
          <w:rPr>
            <w:color w:val="0070C0"/>
            <w:rPrChange w:id="518" w:author="Anna Rasburn" w:date="2019-01-28T23:44:00Z">
              <w:rPr>
                <w:color w:val="0070C0"/>
                <w:sz w:val="24"/>
              </w:rPr>
            </w:rPrChange>
          </w:rPr>
          <w:delText xml:space="preserve"> a</w:delText>
        </w:r>
      </w:del>
      <w:ins w:id="519" w:author="Anna Rasburn [2]" w:date="2019-01-24T14:21:00Z">
        <w:r w:rsidR="001F5944" w:rsidRPr="00D03914">
          <w:rPr>
            <w:color w:val="0070C0"/>
            <w:rPrChange w:id="520" w:author="Anna Rasburn" w:date="2019-01-28T23:44:00Z">
              <w:rPr>
                <w:color w:val="0070C0"/>
                <w:sz w:val="24"/>
              </w:rPr>
            </w:rPrChange>
          </w:rPr>
          <w:t>incorporating a</w:t>
        </w:r>
      </w:ins>
      <w:r w:rsidR="00C457E2" w:rsidRPr="00D03914">
        <w:rPr>
          <w:color w:val="0070C0"/>
          <w:rPrChange w:id="521" w:author="Anna Rasburn" w:date="2019-01-28T23:44:00Z">
            <w:rPr>
              <w:color w:val="0070C0"/>
              <w:sz w:val="24"/>
            </w:rPr>
          </w:rPrChange>
        </w:rPr>
        <w:t xml:space="preserve"> developer</w:t>
      </w:r>
      <w:r w:rsidR="00905B7F" w:rsidRPr="00D03914">
        <w:rPr>
          <w:color w:val="0070C0"/>
          <w:rPrChange w:id="522" w:author="Anna Rasburn" w:date="2019-01-28T23:44:00Z">
            <w:rPr>
              <w:color w:val="0070C0"/>
              <w:sz w:val="24"/>
            </w:rPr>
          </w:rPrChange>
        </w:rPr>
        <w:t>’</w:t>
      </w:r>
      <w:r w:rsidR="00C457E2" w:rsidRPr="00D03914">
        <w:rPr>
          <w:color w:val="0070C0"/>
          <w:rPrChange w:id="523" w:author="Anna Rasburn" w:date="2019-01-28T23:44:00Z">
            <w:rPr>
              <w:color w:val="0070C0"/>
              <w:sz w:val="24"/>
            </w:rPr>
          </w:rPrChange>
        </w:rPr>
        <w:t>s source code and well-written unit tests to create a more</w:t>
      </w:r>
      <w:r w:rsidR="00905B7F" w:rsidRPr="00D03914">
        <w:rPr>
          <w:color w:val="0070C0"/>
          <w:rPrChange w:id="524" w:author="Anna Rasburn" w:date="2019-01-28T23:44:00Z">
            <w:rPr>
              <w:color w:val="0070C0"/>
              <w:sz w:val="24"/>
            </w:rPr>
          </w:rPrChange>
        </w:rPr>
        <w:t>-</w:t>
      </w:r>
      <w:r w:rsidR="00C457E2" w:rsidRPr="00D03914">
        <w:rPr>
          <w:color w:val="0070C0"/>
          <w:rPrChange w:id="525" w:author="Anna Rasburn" w:date="2019-01-28T23:44:00Z">
            <w:rPr>
              <w:color w:val="0070C0"/>
              <w:sz w:val="24"/>
            </w:rPr>
          </w:rPrChange>
        </w:rPr>
        <w:t>optimised version of the original source code.</w:t>
      </w:r>
    </w:p>
    <w:p w14:paraId="4DD7E29E" w14:textId="77777777" w:rsidR="00D07980" w:rsidRPr="000C333D" w:rsidRDefault="00946A62" w:rsidP="000C333D">
      <w:pPr>
        <w:pStyle w:val="Heading3"/>
        <w:rPr>
          <w:color w:val="0070C0"/>
        </w:rPr>
      </w:pPr>
      <w:bookmarkStart w:id="526" w:name="_Toc536713206"/>
      <w:r w:rsidRPr="000C333D">
        <w:rPr>
          <w:color w:val="0070C0"/>
        </w:rPr>
        <w:t>Users</w:t>
      </w:r>
      <w:bookmarkEnd w:id="526"/>
    </w:p>
    <w:p w14:paraId="6E1DB1F2" w14:textId="3F68F43B" w:rsidR="00D07980" w:rsidRPr="00D03914" w:rsidRDefault="00946A62">
      <w:pPr>
        <w:pStyle w:val="BodyText"/>
        <w:ind w:firstLine="0"/>
        <w:jc w:val="both"/>
        <w:rPr>
          <w:color w:val="0070C0"/>
          <w:rPrChange w:id="527" w:author="Anna Rasburn" w:date="2019-01-28T23:44:00Z">
            <w:rPr>
              <w:color w:val="0070C0"/>
              <w:sz w:val="24"/>
            </w:rPr>
          </w:rPrChange>
        </w:rPr>
        <w:pPrChange w:id="528" w:author="Anna Rasburn" w:date="2019-01-28T23:44:00Z">
          <w:pPr>
            <w:pStyle w:val="BodyText"/>
            <w:spacing w:line="240" w:lineRule="auto"/>
            <w:ind w:firstLine="0"/>
          </w:pPr>
        </w:pPrChange>
      </w:pPr>
      <w:r w:rsidRPr="00D03914">
        <w:rPr>
          <w:color w:val="0070C0"/>
          <w:rPrChange w:id="529" w:author="Anna Rasburn" w:date="2019-01-28T23:44:00Z">
            <w:rPr>
              <w:color w:val="0070C0"/>
              <w:sz w:val="24"/>
            </w:rPr>
          </w:rPrChange>
        </w:rPr>
        <w:t xml:space="preserve">The users of this research would be </w:t>
      </w:r>
      <w:r w:rsidR="00905B7F" w:rsidRPr="00D03914">
        <w:rPr>
          <w:color w:val="0070C0"/>
          <w:rPrChange w:id="530" w:author="Anna Rasburn" w:date="2019-01-28T23:44:00Z">
            <w:rPr>
              <w:color w:val="0070C0"/>
              <w:sz w:val="24"/>
            </w:rPr>
          </w:rPrChange>
        </w:rPr>
        <w:t>A</w:t>
      </w:r>
      <w:r w:rsidRPr="00D03914">
        <w:rPr>
          <w:color w:val="0070C0"/>
          <w:rPrChange w:id="531" w:author="Anna Rasburn" w:date="2019-01-28T23:44:00Z">
            <w:rPr>
              <w:color w:val="0070C0"/>
              <w:sz w:val="24"/>
            </w:rPr>
          </w:rPrChange>
        </w:rPr>
        <w:t xml:space="preserve">ndroid application developers and Android application users. </w:t>
      </w:r>
      <w:r w:rsidR="0042400A" w:rsidRPr="00D03914">
        <w:rPr>
          <w:color w:val="0070C0"/>
          <w:rPrChange w:id="532" w:author="Anna Rasburn" w:date="2019-01-28T23:44:00Z">
            <w:rPr>
              <w:color w:val="0070C0"/>
              <w:sz w:val="24"/>
            </w:rPr>
          </w:rPrChange>
        </w:rPr>
        <w:t xml:space="preserve">Many </w:t>
      </w:r>
      <w:r w:rsidRPr="00D03914">
        <w:rPr>
          <w:color w:val="0070C0"/>
          <w:rPrChange w:id="533" w:author="Anna Rasburn" w:date="2019-01-28T23:44:00Z">
            <w:rPr>
              <w:color w:val="0070C0"/>
              <w:sz w:val="24"/>
            </w:rPr>
          </w:rPrChange>
        </w:rPr>
        <w:t xml:space="preserve">Android mobile users wish to have a device which does not ‘die' as often and </w:t>
      </w:r>
      <w:r w:rsidR="0042400A" w:rsidRPr="00D03914">
        <w:rPr>
          <w:color w:val="0070C0"/>
          <w:rPrChange w:id="534" w:author="Anna Rasburn" w:date="2019-01-28T23:44:00Z">
            <w:rPr>
              <w:color w:val="0070C0"/>
              <w:sz w:val="24"/>
            </w:rPr>
          </w:rPrChange>
        </w:rPr>
        <w:t xml:space="preserve">therefore users are likely to prefer </w:t>
      </w:r>
      <w:r w:rsidRPr="00D03914">
        <w:rPr>
          <w:color w:val="0070C0"/>
          <w:rPrChange w:id="535" w:author="Anna Rasburn" w:date="2019-01-28T23:44:00Z">
            <w:rPr>
              <w:color w:val="0070C0"/>
              <w:sz w:val="24"/>
            </w:rPr>
          </w:rPrChange>
        </w:rPr>
        <w:t xml:space="preserve">applications that </w:t>
      </w:r>
      <w:r w:rsidR="0042400A" w:rsidRPr="00D03914">
        <w:rPr>
          <w:color w:val="0070C0"/>
          <w:rPrChange w:id="536" w:author="Anna Rasburn" w:date="2019-01-28T23:44:00Z">
            <w:rPr>
              <w:color w:val="0070C0"/>
              <w:sz w:val="24"/>
            </w:rPr>
          </w:rPrChange>
        </w:rPr>
        <w:t xml:space="preserve">do not </w:t>
      </w:r>
      <w:r w:rsidR="007C4D37" w:rsidRPr="00D03914">
        <w:rPr>
          <w:color w:val="0070C0"/>
          <w:rPrChange w:id="537" w:author="Anna Rasburn" w:date="2019-01-28T23:44:00Z">
            <w:rPr>
              <w:color w:val="0070C0"/>
              <w:sz w:val="24"/>
            </w:rPr>
          </w:rPrChange>
        </w:rPr>
        <w:t>‘drain’ the battery</w:t>
      </w:r>
      <w:r w:rsidR="0042400A" w:rsidRPr="00D03914">
        <w:rPr>
          <w:color w:val="0070C0"/>
          <w:rPrChange w:id="538" w:author="Anna Rasburn" w:date="2019-01-28T23:44:00Z">
            <w:rPr>
              <w:color w:val="0070C0"/>
              <w:sz w:val="24"/>
            </w:rPr>
          </w:rPrChange>
        </w:rPr>
        <w:t xml:space="preserve"> rapidly</w:t>
      </w:r>
      <w:r w:rsidR="007C4D37" w:rsidRPr="00D03914">
        <w:rPr>
          <w:color w:val="0070C0"/>
          <w:rPrChange w:id="539" w:author="Anna Rasburn" w:date="2019-01-28T23:44:00Z">
            <w:rPr>
              <w:color w:val="0070C0"/>
              <w:sz w:val="24"/>
            </w:rPr>
          </w:rPrChange>
        </w:rPr>
        <w:t>.</w:t>
      </w:r>
      <w:r w:rsidRPr="00D03914">
        <w:rPr>
          <w:color w:val="0070C0"/>
          <w:rPrChange w:id="540" w:author="Anna Rasburn" w:date="2019-01-28T23:44:00Z">
            <w:rPr>
              <w:color w:val="0070C0"/>
              <w:sz w:val="24"/>
            </w:rPr>
          </w:rPrChange>
        </w:rPr>
        <w:t xml:space="preserve"> This research can also apply to </w:t>
      </w:r>
      <w:r w:rsidR="0042400A" w:rsidRPr="00D03914">
        <w:rPr>
          <w:color w:val="0070C0"/>
          <w:rPrChange w:id="541" w:author="Anna Rasburn" w:date="2019-01-28T23:44:00Z">
            <w:rPr>
              <w:color w:val="0070C0"/>
              <w:sz w:val="24"/>
            </w:rPr>
          </w:rPrChange>
        </w:rPr>
        <w:t xml:space="preserve">the work of </w:t>
      </w:r>
      <w:r w:rsidRPr="00D03914">
        <w:rPr>
          <w:color w:val="0070C0"/>
          <w:rPrChange w:id="542" w:author="Anna Rasburn" w:date="2019-01-28T23:44:00Z">
            <w:rPr>
              <w:color w:val="0070C0"/>
              <w:sz w:val="24"/>
            </w:rPr>
          </w:rPrChange>
        </w:rPr>
        <w:t xml:space="preserve">Java developers </w:t>
      </w:r>
      <w:r w:rsidR="0042400A" w:rsidRPr="00D03914">
        <w:rPr>
          <w:color w:val="0070C0"/>
          <w:rPrChange w:id="543" w:author="Anna Rasburn" w:date="2019-01-28T23:44:00Z">
            <w:rPr>
              <w:color w:val="0070C0"/>
              <w:sz w:val="24"/>
            </w:rPr>
          </w:rPrChange>
        </w:rPr>
        <w:t xml:space="preserve">more generally </w:t>
      </w:r>
      <w:r w:rsidRPr="00D03914">
        <w:rPr>
          <w:color w:val="0070C0"/>
          <w:rPrChange w:id="544" w:author="Anna Rasburn" w:date="2019-01-28T23:44:00Z">
            <w:rPr>
              <w:color w:val="0070C0"/>
              <w:sz w:val="24"/>
            </w:rPr>
          </w:rPrChange>
        </w:rPr>
        <w:t>as</w:t>
      </w:r>
      <w:r w:rsidR="007C4D37" w:rsidRPr="00D03914">
        <w:rPr>
          <w:color w:val="0070C0"/>
          <w:rPrChange w:id="545" w:author="Anna Rasburn" w:date="2019-01-28T23:44:00Z">
            <w:rPr>
              <w:color w:val="0070C0"/>
              <w:sz w:val="24"/>
            </w:rPr>
          </w:rPrChange>
        </w:rPr>
        <w:t xml:space="preserve"> this research should </w:t>
      </w:r>
      <w:r w:rsidR="0042400A" w:rsidRPr="00D03914">
        <w:rPr>
          <w:color w:val="0070C0"/>
          <w:rPrChange w:id="546" w:author="Anna Rasburn" w:date="2019-01-28T23:44:00Z">
            <w:rPr>
              <w:color w:val="0070C0"/>
              <w:sz w:val="24"/>
            </w:rPr>
          </w:rPrChange>
        </w:rPr>
        <w:t xml:space="preserve">also </w:t>
      </w:r>
      <w:r w:rsidR="007C4D37" w:rsidRPr="00D03914">
        <w:rPr>
          <w:color w:val="0070C0"/>
          <w:rPrChange w:id="547" w:author="Anna Rasburn" w:date="2019-01-28T23:44:00Z">
            <w:rPr>
              <w:color w:val="0070C0"/>
              <w:sz w:val="24"/>
            </w:rPr>
          </w:rPrChange>
        </w:rPr>
        <w:t xml:space="preserve">be applicable to larger applications and devices such as a computer where the lower energy consumption will have a greater </w:t>
      </w:r>
      <w:r w:rsidR="0042400A" w:rsidRPr="00D03914">
        <w:rPr>
          <w:color w:val="0070C0"/>
          <w:rPrChange w:id="548" w:author="Anna Rasburn" w:date="2019-01-28T23:44:00Z">
            <w:rPr>
              <w:color w:val="0070C0"/>
              <w:sz w:val="24"/>
            </w:rPr>
          </w:rPrChange>
        </w:rPr>
        <w:t xml:space="preserve">benefit for </w:t>
      </w:r>
      <w:r w:rsidR="007C4D37" w:rsidRPr="00D03914">
        <w:rPr>
          <w:color w:val="0070C0"/>
          <w:rPrChange w:id="549" w:author="Anna Rasburn" w:date="2019-01-28T23:44:00Z">
            <w:rPr>
              <w:color w:val="0070C0"/>
              <w:sz w:val="24"/>
            </w:rPr>
          </w:rPrChange>
        </w:rPr>
        <w:t xml:space="preserve">the environment.  </w:t>
      </w:r>
    </w:p>
    <w:p w14:paraId="044075FF" w14:textId="77777777" w:rsidR="00D55758" w:rsidRPr="000C333D" w:rsidRDefault="00946A62" w:rsidP="000C333D">
      <w:pPr>
        <w:pStyle w:val="Heading3"/>
        <w:rPr>
          <w:color w:val="0070C0"/>
        </w:rPr>
      </w:pPr>
      <w:bookmarkStart w:id="550" w:name="_Toc536713207"/>
      <w:r w:rsidRPr="000C333D">
        <w:rPr>
          <w:color w:val="0070C0"/>
        </w:rPr>
        <w:t>Objectives</w:t>
      </w:r>
      <w:bookmarkEnd w:id="550"/>
    </w:p>
    <w:p w14:paraId="37FB6C76" w14:textId="77777777" w:rsidR="00D55758" w:rsidRPr="00D03914" w:rsidRDefault="00946A62" w:rsidP="00D55758">
      <w:pPr>
        <w:pStyle w:val="BodyText"/>
        <w:ind w:firstLine="0"/>
        <w:rPr>
          <w:color w:val="0070C0"/>
          <w:szCs w:val="22"/>
          <w:rPrChange w:id="551" w:author="Anna Rasburn" w:date="2019-01-28T23:45:00Z">
            <w:rPr>
              <w:color w:val="0070C0"/>
              <w:sz w:val="24"/>
            </w:rPr>
          </w:rPrChange>
        </w:rPr>
      </w:pPr>
      <w:r w:rsidRPr="00D03914">
        <w:rPr>
          <w:color w:val="0070C0"/>
          <w:szCs w:val="22"/>
          <w:rPrChange w:id="552" w:author="Anna Rasburn" w:date="2019-01-28T23:45:00Z">
            <w:rPr>
              <w:color w:val="0070C0"/>
              <w:sz w:val="24"/>
            </w:rPr>
          </w:rPrChange>
        </w:rPr>
        <w:t>The objective for the project is:</w:t>
      </w:r>
    </w:p>
    <w:p w14:paraId="437CC6E1" w14:textId="03274D13" w:rsidR="00D55758" w:rsidRPr="00D03914" w:rsidRDefault="00946A62" w:rsidP="00F30306">
      <w:pPr>
        <w:pStyle w:val="NormalWeb"/>
        <w:numPr>
          <w:ilvl w:val="0"/>
          <w:numId w:val="7"/>
        </w:numPr>
        <w:spacing w:line="360" w:lineRule="auto"/>
        <w:rPr>
          <w:color w:val="0070C0"/>
          <w:sz w:val="22"/>
          <w:szCs w:val="22"/>
          <w:rPrChange w:id="553" w:author="Anna Rasburn" w:date="2019-01-28T23:45:00Z">
            <w:rPr>
              <w:rFonts w:ascii="TimesNewRomanPSMT" w:hAnsi="TimesNewRomanPSMT"/>
              <w:color w:val="0070C0"/>
              <w:szCs w:val="22"/>
            </w:rPr>
          </w:rPrChange>
        </w:rPr>
      </w:pPr>
      <w:r w:rsidRPr="00D03914">
        <w:rPr>
          <w:color w:val="0070C0"/>
          <w:sz w:val="22"/>
          <w:szCs w:val="22"/>
          <w:rPrChange w:id="554" w:author="Anna Rasburn" w:date="2019-01-28T23:45:00Z">
            <w:rPr>
              <w:rFonts w:ascii="TimesNewRomanPSMT" w:hAnsi="TimesNewRomanPSMT"/>
              <w:color w:val="0070C0"/>
              <w:szCs w:val="22"/>
            </w:rPr>
          </w:rPrChange>
        </w:rPr>
        <w:t>To research the different ways we can optimise Java, specifically looking at changing operators in the code to see its effect What kind of changes can be made to Java code in general?</w:t>
      </w:r>
    </w:p>
    <w:p w14:paraId="24E681AD" w14:textId="1853B3E2" w:rsidR="00D55758" w:rsidRPr="00D03914" w:rsidRDefault="00946A62" w:rsidP="00F30306">
      <w:pPr>
        <w:pStyle w:val="NormalWeb"/>
        <w:numPr>
          <w:ilvl w:val="0"/>
          <w:numId w:val="7"/>
        </w:numPr>
        <w:spacing w:line="360" w:lineRule="auto"/>
        <w:rPr>
          <w:color w:val="0070C0"/>
          <w:sz w:val="22"/>
          <w:szCs w:val="22"/>
          <w:rPrChange w:id="555" w:author="Anna Rasburn" w:date="2019-01-28T23:45:00Z">
            <w:rPr>
              <w:rFonts w:ascii="TimesNewRomanPSMT" w:hAnsi="TimesNewRomanPSMT"/>
              <w:color w:val="0070C0"/>
              <w:szCs w:val="22"/>
            </w:rPr>
          </w:rPrChange>
        </w:rPr>
      </w:pPr>
      <w:r w:rsidRPr="00D03914">
        <w:rPr>
          <w:color w:val="0070C0"/>
          <w:sz w:val="22"/>
          <w:szCs w:val="22"/>
          <w:rPrChange w:id="556" w:author="Anna Rasburn" w:date="2019-01-28T23:45:00Z">
            <w:rPr>
              <w:rFonts w:ascii="TimesNewRomanPSMT" w:hAnsi="TimesNewRomanPSMT"/>
              <w:color w:val="0070C0"/>
              <w:szCs w:val="22"/>
            </w:rPr>
          </w:rPrChange>
        </w:rPr>
        <w:t>Ap</w:t>
      </w:r>
      <w:r w:rsidR="00A54259" w:rsidRPr="00D03914">
        <w:rPr>
          <w:color w:val="0070C0"/>
          <w:sz w:val="22"/>
          <w:szCs w:val="22"/>
          <w:rPrChange w:id="557" w:author="Anna Rasburn" w:date="2019-01-28T23:45:00Z">
            <w:rPr>
              <w:rFonts w:ascii="TimesNewRomanPSMT" w:hAnsi="TimesNewRomanPSMT"/>
              <w:color w:val="0070C0"/>
              <w:szCs w:val="22"/>
            </w:rPr>
          </w:rPrChange>
        </w:rPr>
        <w:t>plying the research from objective 1</w:t>
      </w:r>
      <w:r w:rsidRPr="00D03914">
        <w:rPr>
          <w:color w:val="0070C0"/>
          <w:sz w:val="22"/>
          <w:szCs w:val="22"/>
          <w:rPrChange w:id="558" w:author="Anna Rasburn" w:date="2019-01-28T23:45:00Z">
            <w:rPr>
              <w:rFonts w:ascii="TimesNewRomanPSMT" w:hAnsi="TimesNewRomanPSMT"/>
              <w:color w:val="0070C0"/>
              <w:szCs w:val="22"/>
            </w:rPr>
          </w:rPrChange>
        </w:rPr>
        <w:t xml:space="preserve"> to create some software in a similar vein to the Gin code </w:t>
      </w:r>
      <w:r w:rsidR="00A54259" w:rsidRPr="00D03914">
        <w:rPr>
          <w:color w:val="0070C0"/>
          <w:sz w:val="22"/>
          <w:szCs w:val="22"/>
          <w:rPrChange w:id="559" w:author="Anna Rasburn" w:date="2019-01-28T23:45:00Z">
            <w:rPr>
              <w:rFonts w:ascii="TimesNewRomanPSMT" w:hAnsi="TimesNewRomanPSMT"/>
              <w:color w:val="0070C0"/>
              <w:szCs w:val="22"/>
            </w:rPr>
          </w:rPrChange>
        </w:rPr>
        <w:t>framework</w:t>
      </w:r>
      <w:ins w:id="560" w:author="Anna Rasburn [2]" w:date="2019-01-24T14:21:00Z">
        <w:r w:rsidR="001F5944" w:rsidRPr="00D03914">
          <w:rPr>
            <w:color w:val="0070C0"/>
            <w:sz w:val="22"/>
            <w:szCs w:val="22"/>
            <w:rPrChange w:id="561" w:author="Anna Rasburn" w:date="2019-01-28T23:45:00Z">
              <w:rPr>
                <w:rFonts w:ascii="TimesNewRomanPSMT" w:hAnsi="TimesNewRomanPSMT"/>
                <w:color w:val="0070C0"/>
                <w:szCs w:val="22"/>
              </w:rPr>
            </w:rPrChange>
          </w:rPr>
          <w:t xml:space="preserve"> </w:t>
        </w:r>
      </w:ins>
      <w:customXmlInsRangeStart w:id="562" w:author="Anna Rasburn [2]" w:date="2019-01-24T14:21:00Z"/>
      <w:sdt>
        <w:sdtPr>
          <w:rPr>
            <w:color w:val="0070C0"/>
            <w:sz w:val="22"/>
            <w:szCs w:val="22"/>
          </w:rPr>
          <w:id w:val="907351962"/>
          <w:citation/>
        </w:sdtPr>
        <w:sdtContent>
          <w:customXmlInsRangeEnd w:id="562"/>
          <w:ins w:id="563" w:author="Anna Rasburn [2]" w:date="2019-01-24T14:21:00Z">
            <w:r w:rsidR="001F5944" w:rsidRPr="00D03914">
              <w:rPr>
                <w:color w:val="0070C0"/>
                <w:sz w:val="22"/>
                <w:szCs w:val="22"/>
                <w:rPrChange w:id="564" w:author="Anna Rasburn" w:date="2019-01-28T23:45:00Z">
                  <w:rPr>
                    <w:rFonts w:ascii="TimesNewRomanPSMT" w:hAnsi="TimesNewRomanPSMT"/>
                    <w:color w:val="0070C0"/>
                    <w:szCs w:val="22"/>
                  </w:rPr>
                </w:rPrChange>
              </w:rPr>
              <w:fldChar w:fldCharType="begin"/>
            </w:r>
            <w:r w:rsidR="001F5944" w:rsidRPr="00D03914">
              <w:rPr>
                <w:color w:val="0070C0"/>
                <w:sz w:val="22"/>
                <w:szCs w:val="22"/>
                <w:rPrChange w:id="565" w:author="Anna Rasburn" w:date="2019-01-28T23:45:00Z">
                  <w:rPr>
                    <w:rFonts w:ascii="TimesNewRomanPSMT" w:hAnsi="TimesNewRomanPSMT"/>
                    <w:color w:val="0070C0"/>
                    <w:szCs w:val="22"/>
                  </w:rPr>
                </w:rPrChange>
              </w:rPr>
              <w:instrText xml:space="preserve"> CITATION DWh17 \l 2057 </w:instrText>
            </w:r>
          </w:ins>
          <w:r w:rsidR="001F5944" w:rsidRPr="00D03914">
            <w:rPr>
              <w:color w:val="0070C0"/>
              <w:sz w:val="22"/>
              <w:szCs w:val="22"/>
              <w:rPrChange w:id="566" w:author="Anna Rasburn" w:date="2019-01-28T23:45:00Z">
                <w:rPr>
                  <w:rFonts w:ascii="TimesNewRomanPSMT" w:hAnsi="TimesNewRomanPSMT"/>
                  <w:color w:val="0070C0"/>
                  <w:szCs w:val="22"/>
                </w:rPr>
              </w:rPrChange>
            </w:rPr>
            <w:fldChar w:fldCharType="separate"/>
          </w:r>
          <w:r w:rsidR="000042CF" w:rsidRPr="000042CF">
            <w:rPr>
              <w:noProof/>
              <w:color w:val="0070C0"/>
              <w:sz w:val="22"/>
              <w:szCs w:val="22"/>
            </w:rPr>
            <w:t>[2]</w:t>
          </w:r>
          <w:ins w:id="567" w:author="Anna Rasburn [2]" w:date="2019-01-24T14:21:00Z">
            <w:r w:rsidR="001F5944" w:rsidRPr="00D03914">
              <w:rPr>
                <w:color w:val="0070C0"/>
                <w:sz w:val="22"/>
                <w:szCs w:val="22"/>
                <w:rPrChange w:id="568" w:author="Anna Rasburn" w:date="2019-01-28T23:45:00Z">
                  <w:rPr>
                    <w:rFonts w:ascii="TimesNewRomanPSMT" w:hAnsi="TimesNewRomanPSMT"/>
                    <w:color w:val="0070C0"/>
                    <w:szCs w:val="22"/>
                  </w:rPr>
                </w:rPrChange>
              </w:rPr>
              <w:fldChar w:fldCharType="end"/>
            </w:r>
          </w:ins>
          <w:customXmlInsRangeStart w:id="569" w:author="Anna Rasburn [2]" w:date="2019-01-24T14:21:00Z"/>
        </w:sdtContent>
      </w:sdt>
      <w:customXmlInsRangeEnd w:id="569"/>
      <w:customXmlInsRangeStart w:id="570" w:author="Anna Rasburn [2]" w:date="2019-01-24T14:21:00Z"/>
      <w:sdt>
        <w:sdtPr>
          <w:rPr>
            <w:color w:val="0070C0"/>
            <w:sz w:val="22"/>
            <w:szCs w:val="22"/>
          </w:rPr>
          <w:id w:val="1262031021"/>
          <w:citation/>
        </w:sdtPr>
        <w:sdtContent>
          <w:customXmlInsRangeEnd w:id="570"/>
          <w:ins w:id="571" w:author="Anna Rasburn [2]" w:date="2019-01-24T14:21:00Z">
            <w:r w:rsidR="001F5944" w:rsidRPr="00D03914">
              <w:rPr>
                <w:color w:val="0070C0"/>
                <w:sz w:val="22"/>
                <w:szCs w:val="22"/>
                <w:rPrChange w:id="572" w:author="Anna Rasburn" w:date="2019-01-28T23:45:00Z">
                  <w:rPr>
                    <w:rFonts w:ascii="TimesNewRomanPSMT" w:hAnsi="TimesNewRomanPSMT"/>
                    <w:color w:val="0070C0"/>
                    <w:szCs w:val="22"/>
                  </w:rPr>
                </w:rPrChange>
              </w:rPr>
              <w:fldChar w:fldCharType="begin"/>
            </w:r>
            <w:r w:rsidR="001F5944" w:rsidRPr="00D03914">
              <w:rPr>
                <w:color w:val="0070C0"/>
                <w:sz w:val="22"/>
                <w:szCs w:val="22"/>
                <w:rPrChange w:id="573" w:author="Anna Rasburn" w:date="2019-01-28T23:45:00Z">
                  <w:rPr>
                    <w:rFonts w:ascii="TimesNewRomanPSMT" w:hAnsi="TimesNewRomanPSMT"/>
                    <w:color w:val="0070C0"/>
                    <w:szCs w:val="22"/>
                  </w:rPr>
                </w:rPrChange>
              </w:rPr>
              <w:instrText xml:space="preserve"> CITATION Whi18 \l 2057 </w:instrText>
            </w:r>
          </w:ins>
          <w:r w:rsidR="001F5944" w:rsidRPr="00D03914">
            <w:rPr>
              <w:color w:val="0070C0"/>
              <w:sz w:val="22"/>
              <w:szCs w:val="22"/>
              <w:rPrChange w:id="574" w:author="Anna Rasburn" w:date="2019-01-28T23:45:00Z">
                <w:rPr>
                  <w:rFonts w:ascii="TimesNewRomanPSMT" w:hAnsi="TimesNewRomanPSMT"/>
                  <w:color w:val="0070C0"/>
                  <w:szCs w:val="22"/>
                </w:rPr>
              </w:rPrChange>
            </w:rPr>
            <w:fldChar w:fldCharType="separate"/>
          </w:r>
          <w:r w:rsidR="000042CF">
            <w:rPr>
              <w:noProof/>
              <w:color w:val="0070C0"/>
              <w:sz w:val="22"/>
              <w:szCs w:val="22"/>
            </w:rPr>
            <w:t xml:space="preserve"> </w:t>
          </w:r>
          <w:r w:rsidR="000042CF" w:rsidRPr="000042CF">
            <w:rPr>
              <w:noProof/>
              <w:color w:val="0070C0"/>
              <w:sz w:val="22"/>
              <w:szCs w:val="22"/>
            </w:rPr>
            <w:t>[4]</w:t>
          </w:r>
          <w:ins w:id="575" w:author="Anna Rasburn [2]" w:date="2019-01-24T14:21:00Z">
            <w:r w:rsidR="001F5944" w:rsidRPr="00D03914">
              <w:rPr>
                <w:color w:val="0070C0"/>
                <w:sz w:val="22"/>
                <w:szCs w:val="22"/>
                <w:rPrChange w:id="576" w:author="Anna Rasburn" w:date="2019-01-28T23:45:00Z">
                  <w:rPr>
                    <w:rFonts w:ascii="TimesNewRomanPSMT" w:hAnsi="TimesNewRomanPSMT"/>
                    <w:color w:val="0070C0"/>
                    <w:szCs w:val="22"/>
                  </w:rPr>
                </w:rPrChange>
              </w:rPr>
              <w:fldChar w:fldCharType="end"/>
            </w:r>
          </w:ins>
          <w:customXmlInsRangeStart w:id="577" w:author="Anna Rasburn [2]" w:date="2019-01-24T14:21:00Z"/>
        </w:sdtContent>
      </w:sdt>
      <w:customXmlInsRangeEnd w:id="577"/>
      <w:del w:id="578" w:author="Anna Rasburn [2]" w:date="2019-01-24T14:21:00Z">
        <w:r w:rsidRPr="00D03914" w:rsidDel="001F5944">
          <w:rPr>
            <w:color w:val="0070C0"/>
            <w:sz w:val="22"/>
            <w:szCs w:val="22"/>
            <w:rPrChange w:id="579" w:author="Anna Rasburn" w:date="2019-01-28T23:45:00Z">
              <w:rPr>
                <w:rFonts w:ascii="TimesNewRomanPSMT" w:hAnsi="TimesNewRomanPSMT"/>
                <w:color w:val="0070C0"/>
                <w:szCs w:val="22"/>
              </w:rPr>
            </w:rPrChange>
          </w:rPr>
          <w:delText>[REFERENCE]</w:delText>
        </w:r>
      </w:del>
      <w:r w:rsidRPr="00D03914">
        <w:rPr>
          <w:color w:val="0070C0"/>
          <w:sz w:val="22"/>
          <w:szCs w:val="22"/>
          <w:rPrChange w:id="580" w:author="Anna Rasburn" w:date="2019-01-28T23:45:00Z">
            <w:rPr>
              <w:rFonts w:ascii="TimesNewRomanPSMT" w:hAnsi="TimesNewRomanPSMT"/>
              <w:color w:val="0070C0"/>
              <w:szCs w:val="22"/>
            </w:rPr>
          </w:rPrChange>
        </w:rPr>
        <w:t xml:space="preserve"> that uses genetic algorithms to change the source code, so it is less execution and energy intensive. </w:t>
      </w:r>
    </w:p>
    <w:p w14:paraId="3A099ED1" w14:textId="4D37939C" w:rsidR="00D55758" w:rsidRPr="00D03914" w:rsidRDefault="00946A62" w:rsidP="00F30306">
      <w:pPr>
        <w:pStyle w:val="NormalWeb"/>
        <w:numPr>
          <w:ilvl w:val="0"/>
          <w:numId w:val="7"/>
        </w:numPr>
        <w:spacing w:line="360" w:lineRule="auto"/>
        <w:rPr>
          <w:color w:val="0070C0"/>
          <w:sz w:val="22"/>
          <w:szCs w:val="22"/>
          <w:rPrChange w:id="581" w:author="Anna Rasburn" w:date="2019-01-28T23:45:00Z">
            <w:rPr>
              <w:rFonts w:ascii="TimesNewRomanPSMT" w:hAnsi="TimesNewRomanPSMT"/>
              <w:color w:val="0070C0"/>
              <w:szCs w:val="22"/>
            </w:rPr>
          </w:rPrChange>
        </w:rPr>
      </w:pPr>
      <w:r w:rsidRPr="00D03914">
        <w:rPr>
          <w:color w:val="0070C0"/>
          <w:sz w:val="22"/>
          <w:szCs w:val="22"/>
          <w:rPrChange w:id="582" w:author="Anna Rasburn" w:date="2019-01-28T23:45:00Z">
            <w:rPr>
              <w:rFonts w:ascii="TimesNewRomanPSMT" w:hAnsi="TimesNewRomanPSMT"/>
              <w:color w:val="0070C0"/>
              <w:szCs w:val="22"/>
            </w:rPr>
          </w:rPrChange>
        </w:rPr>
        <w:t>To learn about and use the existing Opacitor</w:t>
      </w:r>
      <w:ins w:id="583" w:author="Anna Rasburn [2]" w:date="2019-01-24T14:21:00Z">
        <w:r w:rsidR="001F5944" w:rsidRPr="00D03914">
          <w:rPr>
            <w:color w:val="0070C0"/>
            <w:sz w:val="22"/>
            <w:szCs w:val="22"/>
            <w:rPrChange w:id="584" w:author="Anna Rasburn" w:date="2019-01-28T23:45:00Z">
              <w:rPr>
                <w:rFonts w:ascii="TimesNewRomanPSMT" w:hAnsi="TimesNewRomanPSMT"/>
                <w:color w:val="0070C0"/>
                <w:szCs w:val="22"/>
              </w:rPr>
            </w:rPrChange>
          </w:rPr>
          <w:t xml:space="preserve"> </w:t>
        </w:r>
      </w:ins>
      <w:customXmlInsRangeStart w:id="585" w:author="Anna Rasburn [2]" w:date="2019-01-24T14:21:00Z"/>
      <w:sdt>
        <w:sdtPr>
          <w:rPr>
            <w:color w:val="0070C0"/>
            <w:sz w:val="22"/>
            <w:szCs w:val="22"/>
          </w:rPr>
          <w:id w:val="879285910"/>
          <w:citation/>
        </w:sdtPr>
        <w:sdtContent>
          <w:customXmlInsRangeEnd w:id="585"/>
          <w:ins w:id="586" w:author="Anna Rasburn [2]" w:date="2019-01-24T14:21:00Z">
            <w:r w:rsidR="001F5944" w:rsidRPr="00D03914">
              <w:rPr>
                <w:color w:val="0070C0"/>
                <w:sz w:val="22"/>
                <w:szCs w:val="22"/>
                <w:rPrChange w:id="587" w:author="Anna Rasburn" w:date="2019-01-28T23:45:00Z">
                  <w:rPr>
                    <w:rFonts w:ascii="TimesNewRomanPSMT" w:hAnsi="TimesNewRomanPSMT"/>
                    <w:color w:val="0070C0"/>
                    <w:szCs w:val="22"/>
                  </w:rPr>
                </w:rPrChange>
              </w:rPr>
              <w:fldChar w:fldCharType="begin"/>
            </w:r>
            <w:r w:rsidR="001F5944" w:rsidRPr="00D03914">
              <w:rPr>
                <w:color w:val="0070C0"/>
                <w:sz w:val="22"/>
                <w:szCs w:val="22"/>
                <w:rPrChange w:id="588" w:author="Anna Rasburn" w:date="2019-01-28T23:45:00Z">
                  <w:rPr>
                    <w:rFonts w:ascii="TimesNewRomanPSMT" w:hAnsi="TimesNewRomanPSMT"/>
                    <w:color w:val="0070C0"/>
                    <w:szCs w:val="22"/>
                  </w:rPr>
                </w:rPrChange>
              </w:rPr>
              <w:instrText xml:space="preserve"> CITATION ABr17 \l 2057 </w:instrText>
            </w:r>
          </w:ins>
          <w:r w:rsidR="001F5944" w:rsidRPr="00D03914">
            <w:rPr>
              <w:color w:val="0070C0"/>
              <w:sz w:val="22"/>
              <w:szCs w:val="22"/>
              <w:rPrChange w:id="589" w:author="Anna Rasburn" w:date="2019-01-28T23:45:00Z">
                <w:rPr>
                  <w:rFonts w:ascii="TimesNewRomanPSMT" w:hAnsi="TimesNewRomanPSMT"/>
                  <w:color w:val="0070C0"/>
                  <w:szCs w:val="22"/>
                </w:rPr>
              </w:rPrChange>
            </w:rPr>
            <w:fldChar w:fldCharType="separate"/>
          </w:r>
          <w:r w:rsidR="000042CF" w:rsidRPr="000042CF">
            <w:rPr>
              <w:noProof/>
              <w:color w:val="0070C0"/>
              <w:sz w:val="22"/>
              <w:szCs w:val="22"/>
            </w:rPr>
            <w:t>[1]</w:t>
          </w:r>
          <w:ins w:id="590" w:author="Anna Rasburn [2]" w:date="2019-01-24T14:21:00Z">
            <w:r w:rsidR="001F5944" w:rsidRPr="00D03914">
              <w:rPr>
                <w:color w:val="0070C0"/>
                <w:sz w:val="22"/>
                <w:szCs w:val="22"/>
                <w:rPrChange w:id="591" w:author="Anna Rasburn" w:date="2019-01-28T23:45:00Z">
                  <w:rPr>
                    <w:rFonts w:ascii="TimesNewRomanPSMT" w:hAnsi="TimesNewRomanPSMT"/>
                    <w:color w:val="0070C0"/>
                    <w:szCs w:val="22"/>
                  </w:rPr>
                </w:rPrChange>
              </w:rPr>
              <w:fldChar w:fldCharType="end"/>
            </w:r>
          </w:ins>
          <w:customXmlInsRangeStart w:id="592" w:author="Anna Rasburn [2]" w:date="2019-01-24T14:21:00Z"/>
        </w:sdtContent>
      </w:sdt>
      <w:customXmlInsRangeEnd w:id="592"/>
      <w:customXmlInsRangeStart w:id="593" w:author="Anna Rasburn [2]" w:date="2019-01-24T14:23:00Z"/>
      <w:sdt>
        <w:sdtPr>
          <w:rPr>
            <w:color w:val="0070C0"/>
            <w:sz w:val="22"/>
            <w:szCs w:val="22"/>
          </w:rPr>
          <w:id w:val="301283670"/>
          <w:citation/>
        </w:sdtPr>
        <w:sdtContent>
          <w:customXmlInsRangeEnd w:id="593"/>
          <w:ins w:id="594" w:author="Anna Rasburn [2]" w:date="2019-01-24T14:23:00Z">
            <w:r w:rsidR="001F5944" w:rsidRPr="00D03914">
              <w:rPr>
                <w:color w:val="0070C0"/>
                <w:sz w:val="22"/>
                <w:szCs w:val="22"/>
                <w:rPrChange w:id="595" w:author="Anna Rasburn" w:date="2019-01-28T23:45:00Z">
                  <w:rPr>
                    <w:rFonts w:ascii="TimesNewRomanPSMT" w:hAnsi="TimesNewRomanPSMT"/>
                    <w:color w:val="0070C0"/>
                    <w:szCs w:val="22"/>
                  </w:rPr>
                </w:rPrChange>
              </w:rPr>
              <w:fldChar w:fldCharType="begin"/>
            </w:r>
            <w:r w:rsidR="001F5944" w:rsidRPr="00D03914">
              <w:rPr>
                <w:color w:val="0070C0"/>
                <w:sz w:val="22"/>
                <w:szCs w:val="22"/>
                <w:rPrChange w:id="596" w:author="Anna Rasburn" w:date="2019-01-28T23:45:00Z">
                  <w:rPr>
                    <w:rFonts w:ascii="TimesNewRomanPSMT" w:hAnsi="TimesNewRomanPSMT"/>
                    <w:color w:val="0070C0"/>
                    <w:szCs w:val="22"/>
                  </w:rPr>
                </w:rPrChange>
              </w:rPr>
              <w:instrText xml:space="preserve"> CITATION SBl01 \l 2057 </w:instrText>
            </w:r>
          </w:ins>
          <w:r w:rsidR="001F5944" w:rsidRPr="00D03914">
            <w:rPr>
              <w:color w:val="0070C0"/>
              <w:sz w:val="22"/>
              <w:szCs w:val="22"/>
              <w:rPrChange w:id="597" w:author="Anna Rasburn" w:date="2019-01-28T23:45:00Z">
                <w:rPr>
                  <w:rFonts w:ascii="TimesNewRomanPSMT" w:hAnsi="TimesNewRomanPSMT"/>
                  <w:color w:val="0070C0"/>
                  <w:szCs w:val="22"/>
                </w:rPr>
              </w:rPrChange>
            </w:rPr>
            <w:fldChar w:fldCharType="separate"/>
          </w:r>
          <w:r w:rsidR="000042CF">
            <w:rPr>
              <w:noProof/>
              <w:color w:val="0070C0"/>
              <w:sz w:val="22"/>
              <w:szCs w:val="22"/>
            </w:rPr>
            <w:t xml:space="preserve"> </w:t>
          </w:r>
          <w:r w:rsidR="000042CF" w:rsidRPr="000042CF">
            <w:rPr>
              <w:noProof/>
              <w:color w:val="0070C0"/>
              <w:sz w:val="22"/>
              <w:szCs w:val="22"/>
            </w:rPr>
            <w:t>[5]</w:t>
          </w:r>
          <w:ins w:id="598" w:author="Anna Rasburn [2]" w:date="2019-01-24T14:23:00Z">
            <w:r w:rsidR="001F5944" w:rsidRPr="00D03914">
              <w:rPr>
                <w:color w:val="0070C0"/>
                <w:sz w:val="22"/>
                <w:szCs w:val="22"/>
                <w:rPrChange w:id="599" w:author="Anna Rasburn" w:date="2019-01-28T23:45:00Z">
                  <w:rPr>
                    <w:rFonts w:ascii="TimesNewRomanPSMT" w:hAnsi="TimesNewRomanPSMT"/>
                    <w:color w:val="0070C0"/>
                    <w:szCs w:val="22"/>
                  </w:rPr>
                </w:rPrChange>
              </w:rPr>
              <w:fldChar w:fldCharType="end"/>
            </w:r>
          </w:ins>
          <w:customXmlInsRangeStart w:id="600" w:author="Anna Rasburn [2]" w:date="2019-01-24T14:23:00Z"/>
        </w:sdtContent>
      </w:sdt>
      <w:customXmlInsRangeEnd w:id="600"/>
      <w:del w:id="601" w:author="Anna Rasburn [2]" w:date="2019-01-24T14:21:00Z">
        <w:r w:rsidRPr="00D03914" w:rsidDel="001F5944">
          <w:rPr>
            <w:color w:val="0070C0"/>
            <w:sz w:val="22"/>
            <w:szCs w:val="22"/>
            <w:rPrChange w:id="602" w:author="Anna Rasburn" w:date="2019-01-28T23:45:00Z">
              <w:rPr>
                <w:rFonts w:ascii="TimesNewRomanPSMT" w:hAnsi="TimesNewRomanPSMT"/>
                <w:color w:val="0070C0"/>
                <w:szCs w:val="22"/>
              </w:rPr>
            </w:rPrChange>
          </w:rPr>
          <w:delText xml:space="preserve"> [REFERENCE]</w:delText>
        </w:r>
      </w:del>
      <w:r w:rsidRPr="00D03914">
        <w:rPr>
          <w:color w:val="0070C0"/>
          <w:sz w:val="22"/>
          <w:szCs w:val="22"/>
          <w:rPrChange w:id="603" w:author="Anna Rasburn" w:date="2019-01-28T23:45:00Z">
            <w:rPr>
              <w:rFonts w:ascii="TimesNewRomanPSMT" w:hAnsi="TimesNewRomanPSMT"/>
              <w:color w:val="0070C0"/>
              <w:szCs w:val="22"/>
            </w:rPr>
          </w:rPrChange>
        </w:rPr>
        <w:t xml:space="preserve"> and Jalen tools</w:t>
      </w:r>
      <w:ins w:id="604" w:author="Anna Rasburn [2]" w:date="2019-01-24T14:37:00Z">
        <w:r w:rsidR="0054602C" w:rsidRPr="00D03914">
          <w:rPr>
            <w:color w:val="0070C0"/>
            <w:sz w:val="22"/>
            <w:szCs w:val="22"/>
            <w:rPrChange w:id="605" w:author="Anna Rasburn" w:date="2019-01-28T23:45:00Z">
              <w:rPr>
                <w:rFonts w:ascii="TimesNewRomanPSMT" w:hAnsi="TimesNewRomanPSMT"/>
                <w:color w:val="0070C0"/>
                <w:szCs w:val="22"/>
              </w:rPr>
            </w:rPrChange>
          </w:rPr>
          <w:t xml:space="preserve"> </w:t>
        </w:r>
      </w:ins>
      <w:customXmlInsRangeStart w:id="606" w:author="Anna Rasburn [2]" w:date="2019-01-24T14:37:00Z"/>
      <w:sdt>
        <w:sdtPr>
          <w:rPr>
            <w:color w:val="0070C0"/>
            <w:sz w:val="22"/>
            <w:szCs w:val="22"/>
          </w:rPr>
          <w:id w:val="-237862988"/>
          <w:citation/>
        </w:sdtPr>
        <w:sdtContent>
          <w:customXmlInsRangeEnd w:id="606"/>
          <w:ins w:id="607" w:author="Anna Rasburn [2]" w:date="2019-01-24T14:37:00Z">
            <w:r w:rsidR="0054602C" w:rsidRPr="00D03914">
              <w:rPr>
                <w:color w:val="0070C0"/>
                <w:sz w:val="22"/>
                <w:szCs w:val="22"/>
                <w:rPrChange w:id="608" w:author="Anna Rasburn" w:date="2019-01-28T23:45:00Z">
                  <w:rPr>
                    <w:rFonts w:ascii="TimesNewRomanPSMT" w:hAnsi="TimesNewRomanPSMT"/>
                    <w:color w:val="0070C0"/>
                    <w:szCs w:val="22"/>
                  </w:rPr>
                </w:rPrChange>
              </w:rPr>
              <w:fldChar w:fldCharType="begin"/>
            </w:r>
            <w:r w:rsidR="0054602C" w:rsidRPr="00D03914">
              <w:rPr>
                <w:color w:val="0070C0"/>
                <w:sz w:val="22"/>
                <w:szCs w:val="22"/>
                <w:rPrChange w:id="609" w:author="Anna Rasburn" w:date="2019-01-28T23:45:00Z">
                  <w:rPr>
                    <w:rFonts w:ascii="TimesNewRomanPSMT" w:hAnsi="TimesNewRomanPSMT"/>
                    <w:color w:val="0070C0"/>
                    <w:szCs w:val="22"/>
                  </w:rPr>
                </w:rPrChange>
              </w:rPr>
              <w:instrText xml:space="preserve"> CITATION Nou14 \l 2057 </w:instrText>
            </w:r>
          </w:ins>
          <w:r w:rsidR="0054602C" w:rsidRPr="00D03914">
            <w:rPr>
              <w:color w:val="0070C0"/>
              <w:sz w:val="22"/>
              <w:szCs w:val="22"/>
              <w:rPrChange w:id="610" w:author="Anna Rasburn" w:date="2019-01-28T23:45:00Z">
                <w:rPr>
                  <w:rFonts w:ascii="TimesNewRomanPSMT" w:hAnsi="TimesNewRomanPSMT"/>
                  <w:color w:val="0070C0"/>
                  <w:szCs w:val="22"/>
                </w:rPr>
              </w:rPrChange>
            </w:rPr>
            <w:fldChar w:fldCharType="separate"/>
          </w:r>
          <w:r w:rsidR="000042CF" w:rsidRPr="000042CF">
            <w:rPr>
              <w:noProof/>
              <w:color w:val="0070C0"/>
              <w:sz w:val="22"/>
              <w:szCs w:val="22"/>
            </w:rPr>
            <w:t>[6]</w:t>
          </w:r>
          <w:ins w:id="611" w:author="Anna Rasburn [2]" w:date="2019-01-24T14:37:00Z">
            <w:r w:rsidR="0054602C" w:rsidRPr="00D03914">
              <w:rPr>
                <w:color w:val="0070C0"/>
                <w:sz w:val="22"/>
                <w:szCs w:val="22"/>
                <w:rPrChange w:id="612" w:author="Anna Rasburn" w:date="2019-01-28T23:45:00Z">
                  <w:rPr>
                    <w:rFonts w:ascii="TimesNewRomanPSMT" w:hAnsi="TimesNewRomanPSMT"/>
                    <w:color w:val="0070C0"/>
                    <w:szCs w:val="22"/>
                  </w:rPr>
                </w:rPrChange>
              </w:rPr>
              <w:fldChar w:fldCharType="end"/>
            </w:r>
          </w:ins>
          <w:customXmlInsRangeStart w:id="613" w:author="Anna Rasburn [2]" w:date="2019-01-24T14:37:00Z"/>
        </w:sdtContent>
      </w:sdt>
      <w:customXmlInsRangeEnd w:id="613"/>
      <w:del w:id="614" w:author="Anna Rasburn [2]" w:date="2019-01-24T14:37:00Z">
        <w:r w:rsidRPr="00D03914" w:rsidDel="0054602C">
          <w:rPr>
            <w:color w:val="0070C0"/>
            <w:sz w:val="22"/>
            <w:szCs w:val="22"/>
            <w:rPrChange w:id="615" w:author="Anna Rasburn" w:date="2019-01-28T23:45:00Z">
              <w:rPr>
                <w:rFonts w:ascii="TimesNewRomanPSMT" w:hAnsi="TimesNewRomanPSMT"/>
                <w:color w:val="0070C0"/>
                <w:szCs w:val="22"/>
              </w:rPr>
            </w:rPrChange>
          </w:rPr>
          <w:delText xml:space="preserve"> [REFERENCE]</w:delText>
        </w:r>
      </w:del>
      <w:r w:rsidRPr="00D03914">
        <w:rPr>
          <w:color w:val="0070C0"/>
          <w:sz w:val="22"/>
          <w:szCs w:val="22"/>
          <w:rPrChange w:id="616" w:author="Anna Rasburn" w:date="2019-01-28T23:45:00Z">
            <w:rPr>
              <w:rFonts w:ascii="TimesNewRomanPSMT" w:hAnsi="TimesNewRomanPSMT"/>
              <w:color w:val="0070C0"/>
              <w:szCs w:val="22"/>
            </w:rPr>
          </w:rPrChange>
        </w:rPr>
        <w:t xml:space="preserve"> to approximate the energy consumption of the changes Java code and prove that the experiments have been successful. </w:t>
      </w:r>
    </w:p>
    <w:p w14:paraId="1E1E9105" w14:textId="629077E4" w:rsidR="00D55758" w:rsidRPr="00D03914" w:rsidRDefault="00A54259" w:rsidP="00F30306">
      <w:pPr>
        <w:pStyle w:val="NormalWeb"/>
        <w:numPr>
          <w:ilvl w:val="0"/>
          <w:numId w:val="7"/>
        </w:numPr>
        <w:spacing w:line="360" w:lineRule="auto"/>
        <w:rPr>
          <w:color w:val="0070C0"/>
          <w:sz w:val="22"/>
          <w:szCs w:val="22"/>
          <w:rPrChange w:id="617" w:author="Anna Rasburn" w:date="2019-01-28T23:45:00Z">
            <w:rPr>
              <w:rFonts w:ascii="TimesNewRomanPSMT" w:hAnsi="TimesNewRomanPSMT"/>
              <w:color w:val="0070C0"/>
              <w:szCs w:val="22"/>
            </w:rPr>
          </w:rPrChange>
        </w:rPr>
      </w:pPr>
      <w:r w:rsidRPr="00D03914">
        <w:rPr>
          <w:color w:val="0070C0"/>
          <w:sz w:val="22"/>
          <w:szCs w:val="22"/>
          <w:rPrChange w:id="618" w:author="Anna Rasburn" w:date="2019-01-28T23:45:00Z">
            <w:rPr>
              <w:rFonts w:ascii="TimesNewRomanPSMT" w:hAnsi="TimesNewRomanPSMT"/>
              <w:color w:val="0070C0"/>
              <w:szCs w:val="22"/>
            </w:rPr>
          </w:rPrChange>
        </w:rPr>
        <w:t>A</w:t>
      </w:r>
      <w:r w:rsidR="00946A62" w:rsidRPr="00D03914">
        <w:rPr>
          <w:color w:val="0070C0"/>
          <w:sz w:val="22"/>
          <w:szCs w:val="22"/>
          <w:rPrChange w:id="619" w:author="Anna Rasburn" w:date="2019-01-28T23:45:00Z">
            <w:rPr>
              <w:rFonts w:ascii="TimesNewRomanPSMT" w:hAnsi="TimesNewRomanPSMT"/>
              <w:color w:val="0070C0"/>
              <w:szCs w:val="22"/>
            </w:rPr>
          </w:rPrChange>
        </w:rPr>
        <w:t xml:space="preserve">pplying GI </w:t>
      </w:r>
      <w:r w:rsidRPr="00D03914">
        <w:rPr>
          <w:color w:val="0070C0"/>
          <w:sz w:val="22"/>
          <w:szCs w:val="22"/>
          <w:rPrChange w:id="620" w:author="Anna Rasburn" w:date="2019-01-28T23:45:00Z">
            <w:rPr>
              <w:rFonts w:ascii="TimesNewRomanPSMT" w:hAnsi="TimesNewRomanPSMT"/>
              <w:color w:val="0070C0"/>
              <w:szCs w:val="22"/>
            </w:rPr>
          </w:rPrChange>
        </w:rPr>
        <w:t xml:space="preserve">techniques to software </w:t>
      </w:r>
      <w:r w:rsidR="00946A62" w:rsidRPr="00D03914">
        <w:rPr>
          <w:color w:val="0070C0"/>
          <w:sz w:val="22"/>
          <w:szCs w:val="22"/>
          <w:rPrChange w:id="621" w:author="Anna Rasburn" w:date="2019-01-28T23:45:00Z">
            <w:rPr>
              <w:rFonts w:ascii="TimesNewRomanPSMT" w:hAnsi="TimesNewRomanPSMT"/>
              <w:color w:val="0070C0"/>
              <w:szCs w:val="22"/>
            </w:rPr>
          </w:rPrChange>
        </w:rPr>
        <w:t xml:space="preserve">so it has a shorter execution time. </w:t>
      </w:r>
    </w:p>
    <w:p w14:paraId="15AE1F2C" w14:textId="06321BCA" w:rsidR="00D55758" w:rsidRPr="00D03914" w:rsidRDefault="00A54259" w:rsidP="00F30306">
      <w:pPr>
        <w:pStyle w:val="NormalWeb"/>
        <w:numPr>
          <w:ilvl w:val="0"/>
          <w:numId w:val="7"/>
        </w:numPr>
        <w:spacing w:line="360" w:lineRule="auto"/>
        <w:rPr>
          <w:color w:val="0070C0"/>
          <w:sz w:val="22"/>
          <w:szCs w:val="22"/>
          <w:rPrChange w:id="622" w:author="Anna Rasburn" w:date="2019-01-28T23:45:00Z">
            <w:rPr>
              <w:rFonts w:ascii="TimesNewRomanPSMT" w:hAnsi="TimesNewRomanPSMT"/>
              <w:color w:val="0070C0"/>
              <w:szCs w:val="22"/>
            </w:rPr>
          </w:rPrChange>
        </w:rPr>
      </w:pPr>
      <w:r w:rsidRPr="00D03914">
        <w:rPr>
          <w:color w:val="0070C0"/>
          <w:sz w:val="22"/>
          <w:szCs w:val="22"/>
          <w:rPrChange w:id="623" w:author="Anna Rasburn" w:date="2019-01-28T23:45:00Z">
            <w:rPr>
              <w:rFonts w:ascii="TimesNewRomanPSMT" w:hAnsi="TimesNewRomanPSMT"/>
              <w:color w:val="0070C0"/>
              <w:szCs w:val="22"/>
            </w:rPr>
          </w:rPrChange>
        </w:rPr>
        <w:t>A</w:t>
      </w:r>
      <w:r w:rsidR="00946A62" w:rsidRPr="00D03914">
        <w:rPr>
          <w:color w:val="0070C0"/>
          <w:sz w:val="22"/>
          <w:szCs w:val="22"/>
          <w:rPrChange w:id="624" w:author="Anna Rasburn" w:date="2019-01-28T23:45:00Z">
            <w:rPr>
              <w:rFonts w:ascii="TimesNewRomanPSMT" w:hAnsi="TimesNewRomanPSMT"/>
              <w:color w:val="0070C0"/>
              <w:szCs w:val="22"/>
            </w:rPr>
          </w:rPrChange>
        </w:rPr>
        <w:t>pplying GI techniques</w:t>
      </w:r>
      <w:r w:rsidRPr="00D03914">
        <w:rPr>
          <w:color w:val="0070C0"/>
          <w:sz w:val="22"/>
          <w:szCs w:val="22"/>
          <w:rPrChange w:id="625" w:author="Anna Rasburn" w:date="2019-01-28T23:45:00Z">
            <w:rPr>
              <w:rFonts w:ascii="TimesNewRomanPSMT" w:hAnsi="TimesNewRomanPSMT"/>
              <w:color w:val="0070C0"/>
              <w:szCs w:val="22"/>
            </w:rPr>
          </w:rPrChange>
        </w:rPr>
        <w:t xml:space="preserve"> to software</w:t>
      </w:r>
      <w:r w:rsidR="00946A62" w:rsidRPr="00D03914">
        <w:rPr>
          <w:color w:val="0070C0"/>
          <w:sz w:val="22"/>
          <w:szCs w:val="22"/>
          <w:rPrChange w:id="626" w:author="Anna Rasburn" w:date="2019-01-28T23:45:00Z">
            <w:rPr>
              <w:rFonts w:ascii="TimesNewRomanPSMT" w:hAnsi="TimesNewRomanPSMT"/>
              <w:color w:val="0070C0"/>
              <w:szCs w:val="22"/>
            </w:rPr>
          </w:rPrChange>
        </w:rPr>
        <w:t xml:space="preserve"> so it requires less energy to run. </w:t>
      </w:r>
    </w:p>
    <w:p w14:paraId="53EE90DB" w14:textId="77777777" w:rsidR="00D55758" w:rsidRPr="00D55758" w:rsidRDefault="00D55758" w:rsidP="00D55758">
      <w:pPr>
        <w:pStyle w:val="BodyText"/>
        <w:ind w:firstLine="0"/>
      </w:pPr>
    </w:p>
    <w:p w14:paraId="02381268" w14:textId="77777777" w:rsidR="00D55758" w:rsidRPr="00D55758" w:rsidRDefault="00D55758" w:rsidP="00D55758">
      <w:pPr>
        <w:pStyle w:val="BodyText"/>
        <w:ind w:firstLine="0"/>
      </w:pPr>
    </w:p>
    <w:p w14:paraId="3C26C206" w14:textId="77777777" w:rsidR="00CB76FF" w:rsidRPr="001765A6" w:rsidRDefault="00946A62">
      <w:pPr>
        <w:pStyle w:val="Heading2"/>
      </w:pPr>
      <w:bookmarkStart w:id="627" w:name="_Toc536543209"/>
      <w:bookmarkStart w:id="628" w:name="_Toc536543438"/>
      <w:bookmarkStart w:id="629" w:name="_Toc15893764"/>
      <w:bookmarkStart w:id="630" w:name="_Toc536713208"/>
      <w:r w:rsidRPr="001765A6">
        <w:t>Achievements</w:t>
      </w:r>
      <w:bookmarkEnd w:id="627"/>
      <w:bookmarkEnd w:id="628"/>
      <w:bookmarkEnd w:id="629"/>
      <w:bookmarkEnd w:id="630"/>
    </w:p>
    <w:p w14:paraId="35EE3A66" w14:textId="77777777" w:rsidR="00CB76FF" w:rsidRDefault="00946A62">
      <w:pPr>
        <w:pStyle w:val="BodyFirst"/>
      </w:pPr>
      <w:r w:rsidRPr="001765A6">
        <w:t>Summarise what you have achieved.</w:t>
      </w:r>
    </w:p>
    <w:p w14:paraId="0F4319D9" w14:textId="77777777" w:rsidR="00425538" w:rsidRPr="00554B20" w:rsidRDefault="00946A62" w:rsidP="00425538">
      <w:pPr>
        <w:pStyle w:val="BodyText"/>
        <w:ind w:firstLine="0"/>
        <w:rPr>
          <w:color w:val="7030A0"/>
          <w:u w:val="single"/>
        </w:rPr>
      </w:pPr>
      <w:r w:rsidRPr="00554B20">
        <w:rPr>
          <w:color w:val="7030A0"/>
          <w:u w:val="single"/>
        </w:rPr>
        <w:t>Toolkit</w:t>
      </w:r>
    </w:p>
    <w:p w14:paraId="1C43558D" w14:textId="77777777" w:rsidR="00425538" w:rsidRPr="00554B20" w:rsidRDefault="00946A62" w:rsidP="00425538">
      <w:pPr>
        <w:pStyle w:val="BodyText"/>
        <w:ind w:firstLine="0"/>
        <w:rPr>
          <w:color w:val="7030A0"/>
        </w:rPr>
      </w:pPr>
      <w:r w:rsidRPr="00554B20">
        <w:rPr>
          <w:color w:val="7030A0"/>
        </w:rPr>
        <w:t xml:space="preserve">I began the project by creating a toolkit in a similar vein to the GIN code base [REFERENCE]. The toolkit had additional functionality of being able to take an entire project at once. </w:t>
      </w:r>
    </w:p>
    <w:p w14:paraId="5E35D325" w14:textId="77777777" w:rsidR="00425538" w:rsidRPr="00554B20" w:rsidRDefault="00946A62" w:rsidP="00425538">
      <w:pPr>
        <w:pStyle w:val="BodyText"/>
        <w:ind w:firstLine="0"/>
        <w:rPr>
          <w:color w:val="7030A0"/>
        </w:rPr>
      </w:pPr>
      <w:r w:rsidRPr="00554B20">
        <w:rPr>
          <w:color w:val="7030A0"/>
        </w:rPr>
        <w:t>I used the GIN code as an inspiration.</w:t>
      </w:r>
    </w:p>
    <w:p w14:paraId="51F212E0" w14:textId="77777777" w:rsidR="00425538" w:rsidRPr="00554B20" w:rsidRDefault="00946A62" w:rsidP="00425538">
      <w:pPr>
        <w:pStyle w:val="BodyText"/>
        <w:ind w:firstLine="0"/>
        <w:rPr>
          <w:color w:val="7030A0"/>
        </w:rPr>
      </w:pPr>
      <w:r w:rsidRPr="00554B20">
        <w:rPr>
          <w:color w:val="7030A0"/>
        </w:rPr>
        <w:lastRenderedPageBreak/>
        <w:t xml:space="preserve">The toolkit also has the test runner and Opacitor running in one movement. The Gin code had no Opacitor connecting. </w:t>
      </w:r>
    </w:p>
    <w:p w14:paraId="4ECAEC72" w14:textId="77777777" w:rsidR="00425538" w:rsidRPr="00554B20" w:rsidRDefault="00425538" w:rsidP="00425538">
      <w:pPr>
        <w:pStyle w:val="BodyText"/>
        <w:ind w:firstLine="0"/>
        <w:rPr>
          <w:color w:val="7030A0"/>
        </w:rPr>
      </w:pPr>
    </w:p>
    <w:p w14:paraId="59DDBFC8" w14:textId="77777777" w:rsidR="00425538" w:rsidRPr="00554B20" w:rsidRDefault="00946A62" w:rsidP="00425538">
      <w:pPr>
        <w:pStyle w:val="BodyText"/>
        <w:ind w:firstLine="0"/>
        <w:rPr>
          <w:color w:val="7030A0"/>
          <w:u w:val="single"/>
        </w:rPr>
      </w:pPr>
      <w:r w:rsidRPr="00554B20">
        <w:rPr>
          <w:color w:val="7030A0"/>
          <w:u w:val="single"/>
        </w:rPr>
        <w:t xml:space="preserve">Genetic Algorithm </w:t>
      </w:r>
    </w:p>
    <w:p w14:paraId="2B134ADA" w14:textId="77777777" w:rsidR="00425538" w:rsidRDefault="00425538" w:rsidP="00425538">
      <w:pPr>
        <w:pStyle w:val="BodyText"/>
        <w:ind w:firstLine="0"/>
      </w:pPr>
    </w:p>
    <w:p w14:paraId="1E2B55F4" w14:textId="77777777" w:rsidR="00425538" w:rsidRPr="00425538" w:rsidRDefault="00425538" w:rsidP="00425538">
      <w:pPr>
        <w:pStyle w:val="BodyText"/>
        <w:ind w:firstLine="0"/>
      </w:pPr>
    </w:p>
    <w:p w14:paraId="7F8D336D" w14:textId="77777777" w:rsidR="00CB76FF" w:rsidRPr="001765A6" w:rsidRDefault="00946A62">
      <w:pPr>
        <w:pStyle w:val="Heading2"/>
      </w:pPr>
      <w:bookmarkStart w:id="631" w:name="_Toc536543210"/>
      <w:bookmarkStart w:id="632" w:name="_Toc536543439"/>
      <w:bookmarkStart w:id="633" w:name="_Toc15893765"/>
      <w:bookmarkStart w:id="634" w:name="_Toc536713209"/>
      <w:r w:rsidRPr="001765A6">
        <w:t>Overview of Dissertation</w:t>
      </w:r>
      <w:bookmarkEnd w:id="631"/>
      <w:bookmarkEnd w:id="632"/>
      <w:bookmarkEnd w:id="633"/>
      <w:bookmarkEnd w:id="634"/>
    </w:p>
    <w:p w14:paraId="66FAC8DE" w14:textId="4661B544" w:rsidR="00CB76FF" w:rsidRDefault="00946A62">
      <w:pPr>
        <w:pStyle w:val="BodyFirst"/>
        <w:rPr>
          <w:ins w:id="635" w:author="Anna Rasburn" w:date="2019-01-31T14:53:00Z"/>
        </w:rPr>
      </w:pPr>
      <w:r w:rsidRPr="001765A6">
        <w:t>Briefly overview the contents of what follows in the dissertation.</w:t>
      </w:r>
    </w:p>
    <w:p w14:paraId="22235465" w14:textId="4069791D" w:rsidR="000042CF" w:rsidRDefault="000042CF" w:rsidP="000042CF">
      <w:pPr>
        <w:pStyle w:val="BodyText"/>
        <w:ind w:firstLine="0"/>
        <w:rPr>
          <w:ins w:id="636" w:author="Anna Rasburn" w:date="2019-01-31T14:53:00Z"/>
        </w:rPr>
      </w:pPr>
    </w:p>
    <w:p w14:paraId="29581FE2" w14:textId="1BCAC405" w:rsidR="000042CF" w:rsidRPr="000042CF" w:rsidRDefault="000042CF" w:rsidP="000042CF">
      <w:pPr>
        <w:pStyle w:val="Heading2"/>
        <w:rPr>
          <w:ins w:id="637" w:author="Anna Rasburn" w:date="2019-01-31T14:51:00Z"/>
          <w:rPrChange w:id="638" w:author="Anna Rasburn" w:date="2019-01-31T14:53:00Z">
            <w:rPr>
              <w:ins w:id="639" w:author="Anna Rasburn" w:date="2019-01-31T14:51:00Z"/>
            </w:rPr>
          </w:rPrChange>
        </w:rPr>
        <w:pPrChange w:id="640" w:author="Anna Rasburn" w:date="2019-01-31T14:53:00Z">
          <w:pPr>
            <w:pStyle w:val="BodyFirst"/>
          </w:pPr>
        </w:pPrChange>
      </w:pPr>
      <w:bookmarkStart w:id="641" w:name="_Toc536713210"/>
      <w:ins w:id="642" w:author="Anna Rasburn" w:date="2019-01-31T14:53:00Z">
        <w:r>
          <w:t>Glossary</w:t>
        </w:r>
      </w:ins>
      <w:bookmarkEnd w:id="641"/>
    </w:p>
    <w:p w14:paraId="2259DA58" w14:textId="6C1A379D" w:rsidR="000042CF" w:rsidRDefault="000042CF" w:rsidP="000042CF">
      <w:pPr>
        <w:pStyle w:val="BodyText"/>
        <w:ind w:firstLine="0"/>
        <w:rPr>
          <w:ins w:id="643" w:author="Anna Rasburn" w:date="2019-01-31T14:51:00Z"/>
        </w:rPr>
      </w:pPr>
    </w:p>
    <w:p w14:paraId="3FEFDEF3" w14:textId="77777777" w:rsidR="000042CF" w:rsidRPr="000042CF" w:rsidRDefault="000042CF" w:rsidP="000042CF">
      <w:pPr>
        <w:pStyle w:val="BodyFirst"/>
        <w:rPr>
          <w:rPrChange w:id="644" w:author="Anna Rasburn" w:date="2019-01-31T14:52:00Z">
            <w:rPr/>
          </w:rPrChange>
        </w:rPr>
        <w:pPrChange w:id="645" w:author="Anna Rasburn" w:date="2019-01-31T14:52:00Z">
          <w:pPr>
            <w:pStyle w:val="BodyFirst"/>
          </w:pPr>
        </w:pPrChange>
      </w:pPr>
    </w:p>
    <w:p w14:paraId="3DF8D89F" w14:textId="77777777" w:rsidR="00CB76FF" w:rsidRPr="001765A6" w:rsidRDefault="00946A62" w:rsidP="000042CF">
      <w:pPr>
        <w:pStyle w:val="Heading1"/>
        <w:pPrChange w:id="646" w:author="Anna Rasburn" w:date="2019-01-31T14:51:00Z">
          <w:pPr>
            <w:pStyle w:val="Heading1"/>
          </w:pPr>
        </w:pPrChange>
      </w:pPr>
      <w:bookmarkStart w:id="647" w:name="_Toc536543211"/>
      <w:bookmarkStart w:id="648" w:name="_Toc536543440"/>
      <w:bookmarkStart w:id="649" w:name="_Toc15893766"/>
      <w:bookmarkStart w:id="650" w:name="_Toc536713211"/>
      <w:r w:rsidRPr="001765A6">
        <w:lastRenderedPageBreak/>
        <w:t>State-of-</w:t>
      </w:r>
      <w:r w:rsidRPr="000042CF">
        <w:rPr>
          <w:rPrChange w:id="651" w:author="Anna Rasburn" w:date="2019-01-31T14:51:00Z">
            <w:rPr/>
          </w:rPrChange>
        </w:rPr>
        <w:t>The</w:t>
      </w:r>
      <w:r w:rsidRPr="001765A6">
        <w:t>-Art</w:t>
      </w:r>
      <w:bookmarkEnd w:id="647"/>
      <w:bookmarkEnd w:id="648"/>
      <w:bookmarkEnd w:id="649"/>
      <w:bookmarkEnd w:id="650"/>
    </w:p>
    <w:p w14:paraId="0E9B1BCA" w14:textId="77777777" w:rsidR="00CB76FF" w:rsidRPr="007B052B" w:rsidRDefault="00946A62">
      <w:pPr>
        <w:pStyle w:val="BodyFirst"/>
        <w:rPr>
          <w:snapToGrid w:val="0"/>
          <w:color w:val="FF0000"/>
        </w:rPr>
      </w:pPr>
      <w:r w:rsidRPr="007B052B">
        <w:rPr>
          <w:snapToGrid w:val="0"/>
          <w:color w:val="FF0000"/>
        </w:rPr>
        <w:t>Summarise current knowledge and what others have done in the various topics of your dissertation</w:t>
      </w:r>
      <w:r w:rsidR="00362B43" w:rsidRPr="007B052B">
        <w:rPr>
          <w:snapToGrid w:val="0"/>
          <w:color w:val="FF0000"/>
        </w:rPr>
        <w:t xml:space="preserve"> – in the application area and in the various technologies that you might have</w:t>
      </w:r>
      <w:r w:rsidR="004D0B41" w:rsidRPr="007B052B">
        <w:rPr>
          <w:snapToGrid w:val="0"/>
          <w:color w:val="FF0000"/>
        </w:rPr>
        <w:t xml:space="preserve"> used</w:t>
      </w:r>
      <w:r w:rsidR="00362B43" w:rsidRPr="007B052B">
        <w:rPr>
          <w:snapToGrid w:val="0"/>
          <w:color w:val="FF0000"/>
        </w:rPr>
        <w:t xml:space="preserve"> or did use</w:t>
      </w:r>
      <w:r w:rsidRPr="007B052B">
        <w:rPr>
          <w:snapToGrid w:val="0"/>
          <w:color w:val="FF0000"/>
        </w:rPr>
        <w:t xml:space="preserve">. Write for someone familiar with computing, but not necessarily expert in the particular topics of your project. Give references to other work by using </w:t>
      </w:r>
      <w:r w:rsidRPr="007B052B">
        <w:rPr>
          <w:i/>
          <w:snapToGrid w:val="0"/>
          <w:color w:val="FF0000"/>
        </w:rPr>
        <w:t>cross-references</w:t>
      </w:r>
      <w:r w:rsidRPr="007B052B">
        <w:rPr>
          <w:snapToGrid w:val="0"/>
          <w:color w:val="FF0000"/>
        </w:rPr>
        <w:t xml:space="preserve"> to entries in the References </w:t>
      </w:r>
      <w:r w:rsidR="00361902" w:rsidRPr="007B052B">
        <w:rPr>
          <w:snapToGrid w:val="0"/>
          <w:color w:val="FF0000"/>
        </w:rPr>
        <w:t>section</w:t>
      </w:r>
      <w:r w:rsidRPr="007B052B">
        <w:rPr>
          <w:snapToGrid w:val="0"/>
          <w:color w:val="FF0000"/>
        </w:rPr>
        <w:t xml:space="preserve">, like this </w:t>
      </w:r>
      <w:r w:rsidRPr="007B052B">
        <w:rPr>
          <w:snapToGrid w:val="0"/>
          <w:color w:val="FF0000"/>
        </w:rPr>
        <w:fldChar w:fldCharType="begin"/>
      </w:r>
      <w:r w:rsidRPr="007B052B">
        <w:rPr>
          <w:snapToGrid w:val="0"/>
          <w:color w:val="FF0000"/>
        </w:rPr>
        <w:instrText xml:space="preserve"> REF _Ref536542647 \r \h  \* MERGEFORMAT </w:instrText>
      </w:r>
      <w:r w:rsidRPr="007B052B">
        <w:rPr>
          <w:snapToGrid w:val="0"/>
          <w:color w:val="FF0000"/>
        </w:rPr>
      </w:r>
      <w:r w:rsidRPr="007B052B">
        <w:rPr>
          <w:snapToGrid w:val="0"/>
          <w:color w:val="FF0000"/>
        </w:rPr>
        <w:fldChar w:fldCharType="separate"/>
      </w:r>
      <w:r w:rsidR="00B64332" w:rsidRPr="007B052B">
        <w:rPr>
          <w:snapToGrid w:val="0"/>
          <w:color w:val="FF0000"/>
        </w:rPr>
        <w:t>[2]</w:t>
      </w:r>
      <w:r w:rsidRPr="007B052B">
        <w:rPr>
          <w:snapToGrid w:val="0"/>
          <w:color w:val="FF0000"/>
        </w:rPr>
        <w:fldChar w:fldCharType="end"/>
      </w:r>
      <w:r w:rsidR="001765A6" w:rsidRPr="007B052B">
        <w:rPr>
          <w:snapToGrid w:val="0"/>
          <w:color w:val="FF0000"/>
        </w:rPr>
        <w:t xml:space="preserve"> (see the References tab in Microsoft Word's ribbon).</w:t>
      </w:r>
    </w:p>
    <w:p w14:paraId="6F85C78E" w14:textId="77777777" w:rsidR="001765A6" w:rsidRPr="007B052B" w:rsidRDefault="00946A62" w:rsidP="001765A6">
      <w:pPr>
        <w:pStyle w:val="BodyText"/>
        <w:rPr>
          <w:color w:val="FF0000"/>
        </w:rPr>
      </w:pPr>
      <w:r w:rsidRPr="007B052B">
        <w:rPr>
          <w:color w:val="FF0000"/>
        </w:rPr>
        <w:t xml:space="preserve">It is important to write a </w:t>
      </w:r>
      <w:r w:rsidRPr="007B052B">
        <w:rPr>
          <w:i/>
          <w:color w:val="FF0000"/>
        </w:rPr>
        <w:t>critical</w:t>
      </w:r>
      <w:r w:rsidRPr="007B052B">
        <w:rPr>
          <w:color w:val="FF0000"/>
        </w:rPr>
        <w:t xml:space="preserve"> literature review that identifies gaps in current solutions and that clearly shows how the project was driven to address these gaps. This chapter should, therefore, feed into well-defined requirements for the project. Avoid a superficial description of related work that does not carefully analyse its strengths and weaknesses. </w:t>
      </w:r>
    </w:p>
    <w:p w14:paraId="7A45951C" w14:textId="77777777" w:rsidR="00A02C90" w:rsidRPr="00554B20" w:rsidRDefault="00946A62" w:rsidP="00816DDB">
      <w:pPr>
        <w:pStyle w:val="BodyText"/>
        <w:tabs>
          <w:tab w:val="left" w:pos="2920"/>
        </w:tabs>
        <w:ind w:firstLine="0"/>
        <w:rPr>
          <w:color w:val="7030A0"/>
        </w:rPr>
      </w:pPr>
      <w:r w:rsidRPr="00554B20">
        <w:rPr>
          <w:color w:val="7030A0"/>
        </w:rPr>
        <w:t>State of art split into 3 sections:</w:t>
      </w:r>
    </w:p>
    <w:p w14:paraId="5A763D32" w14:textId="77777777" w:rsidR="00816DDB" w:rsidRPr="00554B20" w:rsidRDefault="00946A62" w:rsidP="00816DDB">
      <w:pPr>
        <w:pStyle w:val="BodyText"/>
        <w:tabs>
          <w:tab w:val="left" w:pos="2920"/>
        </w:tabs>
        <w:ind w:firstLine="0"/>
        <w:rPr>
          <w:color w:val="7030A0"/>
        </w:rPr>
      </w:pPr>
      <w:r w:rsidRPr="00554B20">
        <w:rPr>
          <w:color w:val="7030A0"/>
        </w:rPr>
        <w:t>Genetic Improvement/Changing Software</w:t>
      </w:r>
    </w:p>
    <w:p w14:paraId="051681E8" w14:textId="77777777" w:rsidR="00816DDB" w:rsidRPr="00554B20" w:rsidRDefault="00946A62" w:rsidP="00816DDB">
      <w:pPr>
        <w:pStyle w:val="BodyText"/>
        <w:tabs>
          <w:tab w:val="left" w:pos="2920"/>
        </w:tabs>
        <w:ind w:firstLine="0"/>
        <w:rPr>
          <w:color w:val="7030A0"/>
        </w:rPr>
      </w:pPr>
      <w:r w:rsidRPr="00554B20">
        <w:rPr>
          <w:color w:val="7030A0"/>
        </w:rPr>
        <w:t>Energy Consumption</w:t>
      </w:r>
    </w:p>
    <w:p w14:paraId="4B82537C" w14:textId="77777777" w:rsidR="00816DDB" w:rsidRPr="00554B20" w:rsidRDefault="00946A62" w:rsidP="00816DDB">
      <w:pPr>
        <w:pStyle w:val="BodyText"/>
        <w:tabs>
          <w:tab w:val="left" w:pos="2920"/>
        </w:tabs>
        <w:ind w:firstLine="0"/>
        <w:rPr>
          <w:color w:val="7030A0"/>
        </w:rPr>
      </w:pPr>
      <w:r w:rsidRPr="00554B20">
        <w:rPr>
          <w:color w:val="7030A0"/>
        </w:rPr>
        <w:t>Green Software Engineering</w:t>
      </w:r>
    </w:p>
    <w:p w14:paraId="61C98A58" w14:textId="77777777" w:rsidR="000C333D" w:rsidRDefault="00946A62" w:rsidP="000C333D">
      <w:pPr>
        <w:pStyle w:val="Heading2"/>
        <w:rPr>
          <w:color w:val="0070C0"/>
        </w:rPr>
      </w:pPr>
      <w:bookmarkStart w:id="652" w:name="_Toc536713212"/>
      <w:r w:rsidRPr="000B4183">
        <w:rPr>
          <w:color w:val="0070C0"/>
        </w:rPr>
        <w:t>Genetic Improvement</w:t>
      </w:r>
      <w:bookmarkEnd w:id="652"/>
    </w:p>
    <w:p w14:paraId="0BCD4B0E" w14:textId="3717F293" w:rsidR="00816381" w:rsidRPr="00D03914" w:rsidRDefault="00946A62">
      <w:pPr>
        <w:spacing w:line="360" w:lineRule="auto"/>
        <w:jc w:val="both"/>
        <w:rPr>
          <w:sz w:val="22"/>
          <w:szCs w:val="22"/>
          <w:rPrChange w:id="653" w:author="Anna Rasburn" w:date="2019-01-28T23:45:00Z">
            <w:rPr>
              <w:sz w:val="20"/>
              <w:szCs w:val="18"/>
            </w:rPr>
          </w:rPrChange>
        </w:rPr>
        <w:pPrChange w:id="654" w:author="Anna Rasburn" w:date="2019-01-28T23:45:00Z">
          <w:pPr/>
        </w:pPrChange>
      </w:pPr>
      <w:r w:rsidRPr="00D03914">
        <w:rPr>
          <w:color w:val="0070C0"/>
          <w:sz w:val="22"/>
          <w:szCs w:val="22"/>
          <w:rPrChange w:id="655" w:author="Anna Rasburn" w:date="2019-01-28T23:45:00Z">
            <w:rPr>
              <w:color w:val="0070C0"/>
            </w:rPr>
          </w:rPrChange>
        </w:rPr>
        <w:t>Genetic Improvement is used to improve pre-existing software</w:t>
      </w:r>
      <w:r w:rsidR="008F4BFE" w:rsidRPr="00D03914">
        <w:rPr>
          <w:color w:val="0070C0"/>
          <w:sz w:val="22"/>
          <w:szCs w:val="22"/>
          <w:rPrChange w:id="656" w:author="Anna Rasburn" w:date="2019-01-28T23:45:00Z">
            <w:rPr>
              <w:color w:val="0070C0"/>
            </w:rPr>
          </w:rPrChange>
        </w:rPr>
        <w:t xml:space="preserve"> by using an automated search to</w:t>
      </w:r>
      <w:r w:rsidR="00C94414" w:rsidRPr="00D03914">
        <w:rPr>
          <w:color w:val="0070C0"/>
          <w:sz w:val="22"/>
          <w:szCs w:val="22"/>
          <w:rPrChange w:id="657" w:author="Anna Rasburn" w:date="2019-01-28T23:45:00Z">
            <w:rPr>
              <w:color w:val="0070C0"/>
            </w:rPr>
          </w:rPrChange>
        </w:rPr>
        <w:t xml:space="preserve"> find improved software</w:t>
      </w:r>
      <w:r w:rsidRPr="00D03914">
        <w:rPr>
          <w:color w:val="0070C0"/>
          <w:sz w:val="22"/>
          <w:szCs w:val="22"/>
          <w:rPrChange w:id="658" w:author="Anna Rasburn" w:date="2019-01-28T23:45:00Z">
            <w:rPr>
              <w:color w:val="0070C0"/>
            </w:rPr>
          </w:rPrChange>
        </w:rPr>
        <w:t xml:space="preserve">. </w:t>
      </w:r>
      <w:r w:rsidR="008F4BFE" w:rsidRPr="00D03914">
        <w:rPr>
          <w:color w:val="0070C0"/>
          <w:sz w:val="22"/>
          <w:szCs w:val="22"/>
          <w:rPrChange w:id="659" w:author="Anna Rasburn" w:date="2019-01-28T23:45:00Z">
            <w:rPr>
              <w:color w:val="0070C0"/>
            </w:rPr>
          </w:rPrChange>
        </w:rPr>
        <w:t>These improvements include improv</w:t>
      </w:r>
      <w:r w:rsidR="00736FB7" w:rsidRPr="00D03914">
        <w:rPr>
          <w:color w:val="0070C0"/>
          <w:sz w:val="22"/>
          <w:szCs w:val="22"/>
          <w:rPrChange w:id="660" w:author="Anna Rasburn" w:date="2019-01-28T23:45:00Z">
            <w:rPr>
              <w:color w:val="0070C0"/>
            </w:rPr>
          </w:rPrChange>
        </w:rPr>
        <w:t>ements in</w:t>
      </w:r>
      <w:r w:rsidR="008F4BFE" w:rsidRPr="00D03914">
        <w:rPr>
          <w:color w:val="0070C0"/>
          <w:sz w:val="22"/>
          <w:szCs w:val="22"/>
          <w:rPrChange w:id="661" w:author="Anna Rasburn" w:date="2019-01-28T23:45:00Z">
            <w:rPr>
              <w:color w:val="0070C0"/>
            </w:rPr>
          </w:rPrChange>
        </w:rPr>
        <w:t xml:space="preserve"> e</w:t>
      </w:r>
      <w:r w:rsidR="00736FB7" w:rsidRPr="00D03914">
        <w:rPr>
          <w:color w:val="0070C0"/>
          <w:sz w:val="22"/>
          <w:szCs w:val="22"/>
          <w:rPrChange w:id="662" w:author="Anna Rasburn" w:date="2019-01-28T23:45:00Z">
            <w:rPr>
              <w:color w:val="0070C0"/>
            </w:rPr>
          </w:rPrChange>
        </w:rPr>
        <w:t>n</w:t>
      </w:r>
      <w:r w:rsidR="008F4BFE" w:rsidRPr="00D03914">
        <w:rPr>
          <w:color w:val="0070C0"/>
          <w:sz w:val="22"/>
          <w:szCs w:val="22"/>
          <w:rPrChange w:id="663" w:author="Anna Rasburn" w:date="2019-01-28T23:45:00Z">
            <w:rPr>
              <w:color w:val="0070C0"/>
            </w:rPr>
          </w:rPrChange>
        </w:rPr>
        <w:t>ergy consumption, reduc</w:t>
      </w:r>
      <w:r w:rsidR="00895D45" w:rsidRPr="00D03914">
        <w:rPr>
          <w:color w:val="0070C0"/>
          <w:sz w:val="22"/>
          <w:szCs w:val="22"/>
          <w:rPrChange w:id="664" w:author="Anna Rasburn" w:date="2019-01-28T23:45:00Z">
            <w:rPr>
              <w:color w:val="0070C0"/>
            </w:rPr>
          </w:rPrChange>
        </w:rPr>
        <w:t xml:space="preserve">tions in </w:t>
      </w:r>
      <w:r w:rsidR="008F4BFE" w:rsidRPr="00D03914">
        <w:rPr>
          <w:color w:val="0070C0"/>
          <w:sz w:val="22"/>
          <w:szCs w:val="22"/>
          <w:rPrChange w:id="665" w:author="Anna Rasburn" w:date="2019-01-28T23:45:00Z">
            <w:rPr>
              <w:color w:val="0070C0"/>
            </w:rPr>
          </w:rPrChange>
        </w:rPr>
        <w:t xml:space="preserve">execution time and </w:t>
      </w:r>
      <w:r w:rsidR="00895D45" w:rsidRPr="00D03914">
        <w:rPr>
          <w:color w:val="0070C0"/>
          <w:sz w:val="22"/>
          <w:szCs w:val="22"/>
          <w:rPrChange w:id="666" w:author="Anna Rasburn" w:date="2019-01-28T23:45:00Z">
            <w:rPr>
              <w:color w:val="0070C0"/>
            </w:rPr>
          </w:rPrChange>
        </w:rPr>
        <w:t xml:space="preserve">reductions in </w:t>
      </w:r>
      <w:r w:rsidR="008F4BFE" w:rsidRPr="00D03914">
        <w:rPr>
          <w:color w:val="0070C0"/>
          <w:sz w:val="22"/>
          <w:szCs w:val="22"/>
          <w:rPrChange w:id="667" w:author="Anna Rasburn" w:date="2019-01-28T23:45:00Z">
            <w:rPr>
              <w:color w:val="0070C0"/>
            </w:rPr>
          </w:rPrChange>
        </w:rPr>
        <w:t xml:space="preserve">memory consumption. </w:t>
      </w:r>
      <w:r w:rsidR="00C94414" w:rsidRPr="00D03914">
        <w:rPr>
          <w:color w:val="0070C0"/>
          <w:sz w:val="22"/>
          <w:szCs w:val="22"/>
          <w:rPrChange w:id="668" w:author="Anna Rasburn" w:date="2019-01-28T23:45:00Z">
            <w:rPr>
              <w:color w:val="0070C0"/>
            </w:rPr>
          </w:rPrChange>
        </w:rPr>
        <w:t>In a survey of 3132 distinct papers that were published between 1995 and 2015</w:t>
      </w:r>
      <w:ins w:id="669" w:author="Anna Rasburn [2]" w:date="2019-01-24T14:22:00Z">
        <w:r w:rsidR="001F5944" w:rsidRPr="00D03914">
          <w:rPr>
            <w:color w:val="0070C0"/>
            <w:sz w:val="22"/>
            <w:szCs w:val="22"/>
            <w:rPrChange w:id="670" w:author="Anna Rasburn" w:date="2019-01-28T23:45:00Z">
              <w:rPr>
                <w:color w:val="0070C0"/>
              </w:rPr>
            </w:rPrChange>
          </w:rPr>
          <w:t xml:space="preserve"> </w:t>
        </w:r>
      </w:ins>
      <w:r w:rsidR="00C94414" w:rsidRPr="00D03914">
        <w:rPr>
          <w:color w:val="0070C0"/>
          <w:sz w:val="22"/>
          <w:szCs w:val="22"/>
          <w:rPrChange w:id="671" w:author="Anna Rasburn" w:date="2019-01-28T23:45:00Z">
            <w:rPr>
              <w:color w:val="0070C0"/>
            </w:rPr>
          </w:rPrChange>
        </w:rPr>
        <w:t xml:space="preserve"> </w:t>
      </w:r>
      <w:del w:id="672" w:author="Anna Rasburn [2]" w:date="2019-01-24T14:32:00Z">
        <w:r w:rsidR="00C94414" w:rsidRPr="00D03914" w:rsidDel="003658EF">
          <w:rPr>
            <w:color w:val="0070C0"/>
            <w:sz w:val="22"/>
            <w:szCs w:val="22"/>
            <w:rPrChange w:id="673" w:author="Anna Rasburn" w:date="2019-01-28T23:45:00Z">
              <w:rPr>
                <w:color w:val="0070C0"/>
              </w:rPr>
            </w:rPrChange>
          </w:rPr>
          <w:delText>[REFERENCE</w:delText>
        </w:r>
        <w:r w:rsidR="00204821" w:rsidRPr="00D03914" w:rsidDel="003658EF">
          <w:rPr>
            <w:color w:val="0070C0"/>
            <w:sz w:val="22"/>
            <w:szCs w:val="22"/>
            <w:rPrChange w:id="674" w:author="Anna Rasburn" w:date="2019-01-28T23:45:00Z">
              <w:rPr>
                <w:color w:val="0070C0"/>
              </w:rPr>
            </w:rPrChange>
          </w:rPr>
          <w:delText xml:space="preserve"> -</w:delText>
        </w:r>
      </w:del>
      <w:r w:rsidR="00204821" w:rsidRPr="00D03914">
        <w:rPr>
          <w:color w:val="0070C0"/>
          <w:sz w:val="22"/>
          <w:szCs w:val="22"/>
          <w:rPrChange w:id="675" w:author="Anna Rasburn" w:date="2019-01-28T23:45:00Z">
            <w:rPr>
              <w:color w:val="0070C0"/>
            </w:rPr>
          </w:rPrChange>
        </w:rPr>
        <w:t xml:space="preserve"> </w:t>
      </w:r>
      <w:customXmlInsRangeStart w:id="676" w:author="Anna Rasburn [2]" w:date="2019-01-24T14:32:00Z"/>
      <w:sdt>
        <w:sdtPr>
          <w:rPr>
            <w:color w:val="0070C0"/>
            <w:sz w:val="22"/>
            <w:szCs w:val="22"/>
          </w:rPr>
          <w:id w:val="266668647"/>
          <w:citation/>
        </w:sdtPr>
        <w:sdtContent>
          <w:customXmlInsRangeEnd w:id="676"/>
          <w:ins w:id="677" w:author="Anna Rasburn [2]" w:date="2019-01-24T14:32:00Z">
            <w:r w:rsidR="003658EF" w:rsidRPr="00D03914">
              <w:rPr>
                <w:color w:val="0070C0"/>
                <w:sz w:val="22"/>
                <w:szCs w:val="22"/>
                <w:rPrChange w:id="678" w:author="Anna Rasburn" w:date="2019-01-28T23:45:00Z">
                  <w:rPr>
                    <w:color w:val="0070C0"/>
                  </w:rPr>
                </w:rPrChange>
              </w:rPr>
              <w:fldChar w:fldCharType="begin"/>
            </w:r>
            <w:r w:rsidR="003658EF" w:rsidRPr="00D03914">
              <w:rPr>
                <w:sz w:val="22"/>
                <w:szCs w:val="22"/>
                <w:rPrChange w:id="679" w:author="Anna Rasburn" w:date="2019-01-28T23:45:00Z">
                  <w:rPr>
                    <w:sz w:val="18"/>
                    <w:szCs w:val="18"/>
                  </w:rPr>
                </w:rPrChange>
              </w:rPr>
              <w:instrText xml:space="preserve"> CITATION Pet18 \l 2057 </w:instrText>
            </w:r>
          </w:ins>
          <w:r w:rsidR="003658EF" w:rsidRPr="00D03914">
            <w:rPr>
              <w:color w:val="0070C0"/>
              <w:sz w:val="22"/>
              <w:szCs w:val="22"/>
              <w:rPrChange w:id="680" w:author="Anna Rasburn" w:date="2019-01-28T23:45:00Z">
                <w:rPr>
                  <w:color w:val="0070C0"/>
                </w:rPr>
              </w:rPrChange>
            </w:rPr>
            <w:fldChar w:fldCharType="separate"/>
          </w:r>
          <w:r w:rsidR="000042CF" w:rsidRPr="000042CF">
            <w:rPr>
              <w:noProof/>
              <w:sz w:val="22"/>
              <w:szCs w:val="22"/>
            </w:rPr>
            <w:t>[7]</w:t>
          </w:r>
          <w:ins w:id="681" w:author="Anna Rasburn [2]" w:date="2019-01-24T14:32:00Z">
            <w:r w:rsidR="003658EF" w:rsidRPr="00D03914">
              <w:rPr>
                <w:color w:val="0070C0"/>
                <w:sz w:val="22"/>
                <w:szCs w:val="22"/>
                <w:rPrChange w:id="682" w:author="Anna Rasburn" w:date="2019-01-28T23:45:00Z">
                  <w:rPr>
                    <w:color w:val="0070C0"/>
                  </w:rPr>
                </w:rPrChange>
              </w:rPr>
              <w:fldChar w:fldCharType="end"/>
            </w:r>
          </w:ins>
          <w:customXmlInsRangeStart w:id="683" w:author="Anna Rasburn [2]" w:date="2019-01-24T14:32:00Z"/>
        </w:sdtContent>
      </w:sdt>
      <w:customXmlInsRangeEnd w:id="683"/>
      <w:del w:id="684" w:author="Anna Rasburn [2]" w:date="2019-01-24T14:32:00Z">
        <w:r w:rsidR="00204821" w:rsidRPr="00D03914" w:rsidDel="003658EF">
          <w:rPr>
            <w:sz w:val="22"/>
            <w:szCs w:val="22"/>
            <w:rPrChange w:id="685" w:author="Anna Rasburn" w:date="2019-01-28T23:45:00Z">
              <w:rPr>
                <w:sz w:val="18"/>
                <w:szCs w:val="18"/>
              </w:rPr>
            </w:rPrChange>
          </w:rPr>
          <w:delText>Genetic Improvement of Software: A Comprehensive Survey</w:delText>
        </w:r>
        <w:r w:rsidR="00C94414" w:rsidRPr="00D03914" w:rsidDel="003658EF">
          <w:rPr>
            <w:color w:val="0070C0"/>
            <w:sz w:val="22"/>
            <w:szCs w:val="22"/>
            <w:rPrChange w:id="686" w:author="Anna Rasburn" w:date="2019-01-28T23:45:00Z">
              <w:rPr>
                <w:color w:val="0070C0"/>
              </w:rPr>
            </w:rPrChange>
          </w:rPr>
          <w:delText>]</w:delText>
        </w:r>
      </w:del>
      <w:r w:rsidR="00C94414" w:rsidRPr="00D03914">
        <w:rPr>
          <w:color w:val="0070C0"/>
          <w:sz w:val="22"/>
          <w:szCs w:val="22"/>
          <w:rPrChange w:id="687" w:author="Anna Rasburn" w:date="2019-01-28T23:45:00Z">
            <w:rPr>
              <w:color w:val="0070C0"/>
            </w:rPr>
          </w:rPrChange>
        </w:rPr>
        <w:t>, the most popular search technique is evolutionary computing as 96% of these papers referenced or used these techniques</w:t>
      </w:r>
      <w:r w:rsidR="002E7779" w:rsidRPr="00D03914">
        <w:rPr>
          <w:color w:val="0070C0"/>
          <w:sz w:val="22"/>
          <w:szCs w:val="22"/>
          <w:rPrChange w:id="688" w:author="Anna Rasburn" w:date="2019-01-28T23:45:00Z">
            <w:rPr>
              <w:color w:val="0070C0"/>
            </w:rPr>
          </w:rPrChange>
        </w:rPr>
        <w:t>. T</w:t>
      </w:r>
      <w:r w:rsidR="00C94414" w:rsidRPr="00D03914">
        <w:rPr>
          <w:color w:val="0070C0"/>
          <w:sz w:val="22"/>
          <w:szCs w:val="22"/>
          <w:rPrChange w:id="689" w:author="Anna Rasburn" w:date="2019-01-28T23:45:00Z">
            <w:rPr>
              <w:color w:val="0070C0"/>
            </w:rPr>
          </w:rPrChange>
        </w:rPr>
        <w:t xml:space="preserve">his demonstrates </w:t>
      </w:r>
      <w:r w:rsidR="002E7779" w:rsidRPr="00D03914">
        <w:rPr>
          <w:color w:val="0070C0"/>
          <w:sz w:val="22"/>
          <w:szCs w:val="22"/>
          <w:rPrChange w:id="690" w:author="Anna Rasburn" w:date="2019-01-28T23:45:00Z">
            <w:rPr>
              <w:color w:val="0070C0"/>
            </w:rPr>
          </w:rPrChange>
        </w:rPr>
        <w:t xml:space="preserve">the </w:t>
      </w:r>
      <w:r w:rsidR="00C94414" w:rsidRPr="00D03914">
        <w:rPr>
          <w:color w:val="0070C0"/>
          <w:sz w:val="22"/>
          <w:szCs w:val="22"/>
          <w:rPrChange w:id="691" w:author="Anna Rasburn" w:date="2019-01-28T23:45:00Z">
            <w:rPr>
              <w:color w:val="0070C0"/>
            </w:rPr>
          </w:rPrChange>
        </w:rPr>
        <w:t>increase in popularity</w:t>
      </w:r>
      <w:r w:rsidR="002E7779" w:rsidRPr="00D03914">
        <w:rPr>
          <w:color w:val="0070C0"/>
          <w:sz w:val="22"/>
          <w:szCs w:val="22"/>
          <w:rPrChange w:id="692" w:author="Anna Rasburn" w:date="2019-01-28T23:45:00Z">
            <w:rPr>
              <w:color w:val="0070C0"/>
            </w:rPr>
          </w:rPrChange>
        </w:rPr>
        <w:t xml:space="preserve"> of evolutionary computing</w:t>
      </w:r>
      <w:r w:rsidR="00C94414" w:rsidRPr="00D03914">
        <w:rPr>
          <w:color w:val="0070C0"/>
          <w:sz w:val="22"/>
          <w:szCs w:val="22"/>
          <w:rPrChange w:id="693" w:author="Anna Rasburn" w:date="2019-01-28T23:45:00Z">
            <w:rPr>
              <w:color w:val="0070C0"/>
              <w:sz w:val="28"/>
            </w:rPr>
          </w:rPrChange>
        </w:rPr>
        <w:t xml:space="preserve">. </w:t>
      </w:r>
    </w:p>
    <w:p w14:paraId="5DC51FF1" w14:textId="77777777" w:rsidR="00C94414" w:rsidRPr="00D03914" w:rsidRDefault="00C94414">
      <w:pPr>
        <w:pStyle w:val="BodyText"/>
        <w:jc w:val="both"/>
        <w:rPr>
          <w:szCs w:val="22"/>
          <w:rPrChange w:id="694" w:author="Anna Rasburn" w:date="2019-01-28T23:45:00Z">
            <w:rPr>
              <w:sz w:val="24"/>
            </w:rPr>
          </w:rPrChange>
        </w:rPr>
        <w:pPrChange w:id="695" w:author="Anna Rasburn" w:date="2019-01-28T23:45:00Z">
          <w:pPr>
            <w:pStyle w:val="BodyText"/>
          </w:pPr>
        </w:pPrChange>
      </w:pPr>
    </w:p>
    <w:p w14:paraId="6E6741CE" w14:textId="061DCBB6" w:rsidR="00D64547" w:rsidDel="008834EE" w:rsidRDefault="00946A62">
      <w:pPr>
        <w:pStyle w:val="BodyText"/>
        <w:ind w:firstLine="0"/>
        <w:jc w:val="both"/>
        <w:rPr>
          <w:del w:id="696" w:author="Anna Rasburn" w:date="2019-01-29T18:20:00Z"/>
          <w:color w:val="0070C0"/>
          <w:szCs w:val="22"/>
        </w:rPr>
      </w:pPr>
      <w:r w:rsidRPr="00A31EBB">
        <w:rPr>
          <w:color w:val="0070C0"/>
          <w:szCs w:val="22"/>
        </w:rPr>
        <w:t xml:space="preserve">This survey is </w:t>
      </w:r>
      <w:r w:rsidR="002E7779" w:rsidRPr="00A31EBB">
        <w:rPr>
          <w:color w:val="0070C0"/>
          <w:szCs w:val="22"/>
        </w:rPr>
        <w:t xml:space="preserve">very relevant to this study </w:t>
      </w:r>
      <w:r w:rsidRPr="00A31EBB">
        <w:rPr>
          <w:color w:val="0070C0"/>
          <w:szCs w:val="22"/>
        </w:rPr>
        <w:t xml:space="preserve">as it is one of the largest and </w:t>
      </w:r>
      <w:r w:rsidR="002E7779" w:rsidRPr="00A31EBB">
        <w:rPr>
          <w:color w:val="0070C0"/>
          <w:szCs w:val="22"/>
        </w:rPr>
        <w:t xml:space="preserve">most </w:t>
      </w:r>
      <w:r w:rsidRPr="00A31EBB">
        <w:rPr>
          <w:color w:val="0070C0"/>
          <w:szCs w:val="22"/>
        </w:rPr>
        <w:t>comprehensive surveys on computer science papers</w:t>
      </w:r>
      <w:r w:rsidR="002E7779" w:rsidRPr="00A31EBB">
        <w:rPr>
          <w:color w:val="0070C0"/>
          <w:szCs w:val="22"/>
        </w:rPr>
        <w:t xml:space="preserve">. The authors concluded </w:t>
      </w:r>
      <w:r w:rsidRPr="00A31EBB">
        <w:rPr>
          <w:color w:val="0070C0"/>
          <w:szCs w:val="22"/>
        </w:rPr>
        <w:t xml:space="preserve">that there were 82 papers out of </w:t>
      </w:r>
      <w:commentRangeStart w:id="697"/>
      <w:r w:rsidRPr="00A31EBB">
        <w:rPr>
          <w:color w:val="0070C0"/>
          <w:szCs w:val="22"/>
        </w:rPr>
        <w:t xml:space="preserve">1131 </w:t>
      </w:r>
      <w:commentRangeEnd w:id="697"/>
      <w:r w:rsidR="003A3D10">
        <w:rPr>
          <w:rStyle w:val="CommentReference"/>
        </w:rPr>
        <w:commentReference w:id="697"/>
      </w:r>
      <w:r w:rsidRPr="00A31EBB">
        <w:rPr>
          <w:color w:val="0070C0"/>
          <w:szCs w:val="22"/>
        </w:rPr>
        <w:t xml:space="preserve">that was about genetic improvement </w:t>
      </w:r>
      <w:customXmlInsRangeStart w:id="698" w:author="Anna Rasburn [2]" w:date="2019-01-24T14:32:00Z"/>
      <w:sdt>
        <w:sdtPr>
          <w:rPr>
            <w:color w:val="0070C0"/>
            <w:szCs w:val="22"/>
          </w:rPr>
          <w:id w:val="-889346703"/>
          <w:citation/>
        </w:sdtPr>
        <w:sdtContent>
          <w:customXmlInsRangeEnd w:id="698"/>
          <w:ins w:id="699" w:author="Anna Rasburn [2]" w:date="2019-01-24T14:32:00Z">
            <w:r w:rsidR="003658EF" w:rsidRPr="00A31EBB">
              <w:rPr>
                <w:color w:val="0070C0"/>
                <w:szCs w:val="22"/>
              </w:rPr>
              <w:fldChar w:fldCharType="begin"/>
            </w:r>
            <w:r w:rsidR="003658EF" w:rsidRPr="00D03914">
              <w:rPr>
                <w:color w:val="0070C0"/>
                <w:szCs w:val="22"/>
                <w:rPrChange w:id="700" w:author="Anna Rasburn" w:date="2019-01-28T23:45:00Z">
                  <w:rPr>
                    <w:color w:val="0070C0"/>
                  </w:rPr>
                </w:rPrChange>
              </w:rPr>
              <w:instrText xml:space="preserve"> CITATION Pet18 \l 2057 </w:instrText>
            </w:r>
          </w:ins>
          <w:r w:rsidR="003658EF" w:rsidRPr="00A31EBB">
            <w:rPr>
              <w:color w:val="0070C0"/>
              <w:szCs w:val="22"/>
              <w:rPrChange w:id="701" w:author="Anna Rasburn" w:date="2019-01-28T23:45:00Z">
                <w:rPr>
                  <w:color w:val="0070C0"/>
                  <w:szCs w:val="22"/>
                </w:rPr>
              </w:rPrChange>
            </w:rPr>
            <w:fldChar w:fldCharType="separate"/>
          </w:r>
          <w:r w:rsidR="000042CF" w:rsidRPr="000042CF">
            <w:rPr>
              <w:noProof/>
              <w:color w:val="0070C0"/>
              <w:szCs w:val="22"/>
            </w:rPr>
            <w:t>[7]</w:t>
          </w:r>
          <w:ins w:id="702" w:author="Anna Rasburn [2]" w:date="2019-01-24T14:32:00Z">
            <w:r w:rsidR="003658EF" w:rsidRPr="00A31EBB">
              <w:rPr>
                <w:color w:val="0070C0"/>
                <w:szCs w:val="22"/>
              </w:rPr>
              <w:fldChar w:fldCharType="end"/>
            </w:r>
          </w:ins>
          <w:customXmlInsRangeStart w:id="703" w:author="Anna Rasburn [2]" w:date="2019-01-24T14:32:00Z"/>
        </w:sdtContent>
      </w:sdt>
      <w:customXmlInsRangeEnd w:id="703"/>
      <w:del w:id="704" w:author="Anna Rasburn [2]" w:date="2019-01-24T14:32:00Z">
        <w:r w:rsidRPr="00A31EBB" w:rsidDel="003658EF">
          <w:rPr>
            <w:color w:val="0070C0"/>
            <w:szCs w:val="22"/>
          </w:rPr>
          <w:delText>[REFERENCE]</w:delText>
        </w:r>
      </w:del>
      <w:r w:rsidRPr="00A31EBB">
        <w:rPr>
          <w:color w:val="0070C0"/>
          <w:szCs w:val="22"/>
        </w:rPr>
        <w:t>.</w:t>
      </w:r>
    </w:p>
    <w:p w14:paraId="16E711ED" w14:textId="77777777" w:rsidR="008834EE" w:rsidRPr="00D03914" w:rsidRDefault="008834EE">
      <w:pPr>
        <w:pStyle w:val="BodyText"/>
        <w:ind w:firstLine="0"/>
        <w:jc w:val="both"/>
        <w:rPr>
          <w:ins w:id="705" w:author="Anna Rasburn" w:date="2019-01-29T18:20:00Z"/>
          <w:color w:val="0070C0"/>
          <w:szCs w:val="22"/>
          <w:rPrChange w:id="706" w:author="Anna Rasburn" w:date="2019-01-28T23:45:00Z">
            <w:rPr>
              <w:ins w:id="707" w:author="Anna Rasburn" w:date="2019-01-29T18:20:00Z"/>
              <w:color w:val="0070C0"/>
              <w:sz w:val="24"/>
            </w:rPr>
          </w:rPrChange>
        </w:rPr>
        <w:pPrChange w:id="708" w:author="Anna Rasburn" w:date="2019-01-28T23:45:00Z">
          <w:pPr>
            <w:pStyle w:val="BodyText"/>
            <w:spacing w:line="240" w:lineRule="auto"/>
            <w:ind w:firstLine="0"/>
          </w:pPr>
        </w:pPrChange>
      </w:pPr>
    </w:p>
    <w:p w14:paraId="0A547333" w14:textId="77777777" w:rsidR="00C476A9" w:rsidRPr="00D03914" w:rsidRDefault="00C476A9">
      <w:pPr>
        <w:pStyle w:val="BodyText"/>
        <w:ind w:firstLine="0"/>
        <w:jc w:val="both"/>
        <w:rPr>
          <w:color w:val="0070C0"/>
          <w:szCs w:val="22"/>
          <w:rPrChange w:id="709" w:author="Anna Rasburn" w:date="2019-01-28T23:45:00Z">
            <w:rPr>
              <w:color w:val="0070C0"/>
              <w:sz w:val="24"/>
            </w:rPr>
          </w:rPrChange>
        </w:rPr>
        <w:pPrChange w:id="710" w:author="Anna Rasburn" w:date="2019-01-28T23:45:00Z">
          <w:pPr>
            <w:pStyle w:val="BodyText"/>
            <w:spacing w:line="240" w:lineRule="auto"/>
            <w:ind w:firstLine="0"/>
          </w:pPr>
        </w:pPrChange>
      </w:pPr>
    </w:p>
    <w:p w14:paraId="64D42CA3" w14:textId="22C47C87" w:rsidR="00C94414" w:rsidRPr="00D03914" w:rsidRDefault="00946A62">
      <w:pPr>
        <w:pStyle w:val="BodyText"/>
        <w:ind w:firstLine="0"/>
        <w:jc w:val="both"/>
        <w:rPr>
          <w:color w:val="0070C0"/>
          <w:szCs w:val="22"/>
          <w:rPrChange w:id="711" w:author="Anna Rasburn" w:date="2019-01-28T23:45:00Z">
            <w:rPr>
              <w:color w:val="0070C0"/>
              <w:sz w:val="24"/>
            </w:rPr>
          </w:rPrChange>
        </w:rPr>
        <w:pPrChange w:id="712" w:author="Anna Rasburn" w:date="2019-01-28T23:45:00Z">
          <w:pPr>
            <w:pStyle w:val="BodyText"/>
            <w:spacing w:line="240" w:lineRule="auto"/>
            <w:ind w:firstLine="0"/>
          </w:pPr>
        </w:pPrChange>
      </w:pPr>
      <w:r w:rsidRPr="00D03914">
        <w:rPr>
          <w:color w:val="0070C0"/>
          <w:szCs w:val="22"/>
          <w:rPrChange w:id="713" w:author="Anna Rasburn" w:date="2019-01-28T23:45:00Z">
            <w:rPr>
              <w:color w:val="0070C0"/>
              <w:sz w:val="24"/>
            </w:rPr>
          </w:rPrChange>
        </w:rPr>
        <w:t xml:space="preserve">However, in order to cover a wide range of topics that fall within the definition of genetic improvement, the </w:t>
      </w:r>
      <w:r w:rsidR="009360BF" w:rsidRPr="00D03914">
        <w:rPr>
          <w:color w:val="0070C0"/>
          <w:szCs w:val="22"/>
          <w:rPrChange w:id="714" w:author="Anna Rasburn" w:date="2019-01-28T23:45:00Z">
            <w:rPr>
              <w:color w:val="0070C0"/>
              <w:sz w:val="24"/>
            </w:rPr>
          </w:rPrChange>
        </w:rPr>
        <w:t>n</w:t>
      </w:r>
      <w:r w:rsidR="00C93155" w:rsidRPr="00D03914">
        <w:rPr>
          <w:color w:val="0070C0"/>
          <w:szCs w:val="22"/>
          <w:rPrChange w:id="715" w:author="Anna Rasburn" w:date="2019-01-28T23:45:00Z">
            <w:rPr>
              <w:color w:val="0070C0"/>
              <w:sz w:val="24"/>
            </w:rPr>
          </w:rPrChange>
        </w:rPr>
        <w:t xml:space="preserve">umber of papers </w:t>
      </w:r>
      <w:r w:rsidRPr="00D03914">
        <w:rPr>
          <w:color w:val="0070C0"/>
          <w:szCs w:val="22"/>
          <w:rPrChange w:id="716" w:author="Anna Rasburn" w:date="2019-01-28T23:45:00Z">
            <w:rPr>
              <w:color w:val="0070C0"/>
              <w:sz w:val="24"/>
            </w:rPr>
          </w:rPrChange>
        </w:rPr>
        <w:t>analys</w:t>
      </w:r>
      <w:r w:rsidR="00C93155" w:rsidRPr="00D03914">
        <w:rPr>
          <w:color w:val="0070C0"/>
          <w:szCs w:val="22"/>
          <w:rPrChange w:id="717" w:author="Anna Rasburn" w:date="2019-01-28T23:45:00Z">
            <w:rPr>
              <w:color w:val="0070C0"/>
              <w:sz w:val="24"/>
            </w:rPr>
          </w:rPrChange>
        </w:rPr>
        <w:t>ed in</w:t>
      </w:r>
      <w:r w:rsidRPr="00D03914">
        <w:rPr>
          <w:color w:val="0070C0"/>
          <w:szCs w:val="22"/>
          <w:rPrChange w:id="718" w:author="Anna Rasburn" w:date="2019-01-28T23:45:00Z">
            <w:rPr>
              <w:color w:val="0070C0"/>
              <w:sz w:val="24"/>
            </w:rPr>
          </w:rPrChange>
        </w:rPr>
        <w:t xml:space="preserve"> the survey had to be restricted. </w:t>
      </w:r>
      <w:r w:rsidR="001E19F8" w:rsidRPr="00D03914">
        <w:rPr>
          <w:color w:val="0070C0"/>
          <w:szCs w:val="22"/>
          <w:rPrChange w:id="719" w:author="Anna Rasburn" w:date="2019-01-28T23:45:00Z">
            <w:rPr>
              <w:color w:val="0070C0"/>
              <w:sz w:val="24"/>
            </w:rPr>
          </w:rPrChange>
        </w:rPr>
        <w:t>Hence, owing to the survey's strict definition, t</w:t>
      </w:r>
      <w:r w:rsidRPr="00D03914">
        <w:rPr>
          <w:color w:val="0070C0"/>
          <w:szCs w:val="22"/>
          <w:rPrChange w:id="720" w:author="Anna Rasburn" w:date="2019-01-28T23:45:00Z">
            <w:rPr>
              <w:color w:val="0070C0"/>
              <w:sz w:val="24"/>
            </w:rPr>
          </w:rPrChange>
        </w:rPr>
        <w:t xml:space="preserve">his may have led to </w:t>
      </w:r>
      <w:r w:rsidR="00C93155" w:rsidRPr="00D03914">
        <w:rPr>
          <w:color w:val="0070C0"/>
          <w:szCs w:val="22"/>
          <w:rPrChange w:id="721" w:author="Anna Rasburn" w:date="2019-01-28T23:45:00Z">
            <w:rPr>
              <w:color w:val="0070C0"/>
              <w:sz w:val="24"/>
            </w:rPr>
          </w:rPrChange>
        </w:rPr>
        <w:t xml:space="preserve">the exclusion of </w:t>
      </w:r>
      <w:r w:rsidRPr="00D03914">
        <w:rPr>
          <w:color w:val="0070C0"/>
          <w:szCs w:val="22"/>
          <w:rPrChange w:id="722" w:author="Anna Rasburn" w:date="2019-01-28T23:45:00Z">
            <w:rPr>
              <w:color w:val="0070C0"/>
              <w:sz w:val="24"/>
            </w:rPr>
          </w:rPrChange>
        </w:rPr>
        <w:t>many papers</w:t>
      </w:r>
      <w:r w:rsidR="00C93155" w:rsidRPr="00D03914">
        <w:rPr>
          <w:color w:val="0070C0"/>
          <w:szCs w:val="22"/>
          <w:rPrChange w:id="723" w:author="Anna Rasburn" w:date="2019-01-28T23:45:00Z">
            <w:rPr>
              <w:color w:val="0070C0"/>
              <w:sz w:val="24"/>
            </w:rPr>
          </w:rPrChange>
        </w:rPr>
        <w:t xml:space="preserve"> </w:t>
      </w:r>
      <w:r w:rsidRPr="00D03914">
        <w:rPr>
          <w:color w:val="0070C0"/>
          <w:szCs w:val="22"/>
          <w:rPrChange w:id="724" w:author="Anna Rasburn" w:date="2019-01-28T23:45:00Z">
            <w:rPr>
              <w:color w:val="0070C0"/>
              <w:sz w:val="24"/>
            </w:rPr>
          </w:rPrChange>
        </w:rPr>
        <w:t xml:space="preserve">which may have </w:t>
      </w:r>
      <w:r w:rsidR="00C93155" w:rsidRPr="00D03914">
        <w:rPr>
          <w:color w:val="0070C0"/>
          <w:szCs w:val="22"/>
          <w:rPrChange w:id="725" w:author="Anna Rasburn" w:date="2019-01-28T23:45:00Z">
            <w:rPr>
              <w:color w:val="0070C0"/>
              <w:sz w:val="24"/>
            </w:rPr>
          </w:rPrChange>
        </w:rPr>
        <w:t xml:space="preserve">had </w:t>
      </w:r>
      <w:r w:rsidRPr="00D03914">
        <w:rPr>
          <w:color w:val="0070C0"/>
          <w:szCs w:val="22"/>
          <w:rPrChange w:id="726" w:author="Anna Rasburn" w:date="2019-01-28T23:45:00Z">
            <w:rPr>
              <w:color w:val="0070C0"/>
              <w:sz w:val="24"/>
            </w:rPr>
          </w:rPrChange>
        </w:rPr>
        <w:t xml:space="preserve">key information about </w:t>
      </w:r>
      <w:ins w:id="727" w:author="Anna Rasburn" w:date="2019-01-12T11:55:00Z">
        <w:r w:rsidR="00A728E0" w:rsidRPr="00D03914">
          <w:rPr>
            <w:color w:val="0070C0"/>
            <w:szCs w:val="22"/>
            <w:rPrChange w:id="728" w:author="Anna Rasburn" w:date="2019-01-28T23:45:00Z">
              <w:rPr>
                <w:color w:val="0070C0"/>
                <w:sz w:val="24"/>
              </w:rPr>
            </w:rPrChange>
          </w:rPr>
          <w:t>G</w:t>
        </w:r>
      </w:ins>
      <w:del w:id="729" w:author="Anna Rasburn" w:date="2019-01-12T11:55:00Z">
        <w:r w:rsidRPr="00D03914" w:rsidDel="00A728E0">
          <w:rPr>
            <w:color w:val="0070C0"/>
            <w:szCs w:val="22"/>
            <w:rPrChange w:id="730" w:author="Anna Rasburn" w:date="2019-01-28T23:45:00Z">
              <w:rPr>
                <w:color w:val="0070C0"/>
                <w:sz w:val="24"/>
              </w:rPr>
            </w:rPrChange>
          </w:rPr>
          <w:delText>g</w:delText>
        </w:r>
      </w:del>
      <w:r w:rsidRPr="00D03914">
        <w:rPr>
          <w:color w:val="0070C0"/>
          <w:szCs w:val="22"/>
          <w:rPrChange w:id="731" w:author="Anna Rasburn" w:date="2019-01-28T23:45:00Z">
            <w:rPr>
              <w:color w:val="0070C0"/>
              <w:sz w:val="24"/>
            </w:rPr>
          </w:rPrChange>
        </w:rPr>
        <w:t xml:space="preserve">enetic </w:t>
      </w:r>
      <w:ins w:id="732" w:author="Anna Rasburn" w:date="2019-01-12T11:55:00Z">
        <w:r w:rsidR="00A728E0" w:rsidRPr="00D03914">
          <w:rPr>
            <w:color w:val="0070C0"/>
            <w:szCs w:val="22"/>
            <w:rPrChange w:id="733" w:author="Anna Rasburn" w:date="2019-01-28T23:45:00Z">
              <w:rPr>
                <w:color w:val="0070C0"/>
                <w:sz w:val="24"/>
              </w:rPr>
            </w:rPrChange>
          </w:rPr>
          <w:t>I</w:t>
        </w:r>
      </w:ins>
      <w:commentRangeStart w:id="734"/>
      <w:r w:rsidRPr="00D03914">
        <w:rPr>
          <w:color w:val="0070C0"/>
          <w:szCs w:val="22"/>
          <w:rPrChange w:id="735" w:author="Anna Rasburn" w:date="2019-01-28T23:45:00Z">
            <w:rPr>
              <w:color w:val="0070C0"/>
              <w:sz w:val="24"/>
            </w:rPr>
          </w:rPrChange>
        </w:rPr>
        <w:t>mprovement</w:t>
      </w:r>
      <w:commentRangeEnd w:id="734"/>
      <w:r w:rsidR="001E19F8" w:rsidRPr="00D03914">
        <w:rPr>
          <w:rStyle w:val="CommentReference"/>
          <w:sz w:val="22"/>
          <w:szCs w:val="22"/>
          <w:rPrChange w:id="736" w:author="Anna Rasburn" w:date="2019-01-28T23:45:00Z">
            <w:rPr>
              <w:rStyle w:val="CommentReference"/>
            </w:rPr>
          </w:rPrChange>
        </w:rPr>
        <w:commentReference w:id="734"/>
      </w:r>
      <w:r w:rsidRPr="00D03914">
        <w:rPr>
          <w:color w:val="0070C0"/>
          <w:szCs w:val="22"/>
          <w:rPrChange w:id="737" w:author="Anna Rasburn" w:date="2019-01-28T23:45:00Z">
            <w:rPr>
              <w:color w:val="0070C0"/>
              <w:sz w:val="24"/>
            </w:rPr>
          </w:rPrChange>
        </w:rPr>
        <w:t>.</w:t>
      </w:r>
    </w:p>
    <w:p w14:paraId="3AC16380" w14:textId="77777777" w:rsidR="00D64547" w:rsidRDefault="00946A62" w:rsidP="00D64547">
      <w:pPr>
        <w:keepNext/>
        <w:jc w:val="center"/>
      </w:pPr>
      <w:r w:rsidRPr="00D64547">
        <w:rPr>
          <w:noProof/>
        </w:rPr>
        <w:lastRenderedPageBreak/>
        <w:drawing>
          <wp:inline distT="0" distB="0" distL="0" distR="0" wp14:anchorId="6404624A" wp14:editId="173BA9BF">
            <wp:extent cx="3973351" cy="1993900"/>
            <wp:effectExtent l="0" t="0" r="1905" b="0"/>
            <wp:docPr id="6" name="Picture 6" descr="page6image4537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10450" name="Picture 1" descr="page6image45370000"/>
                    <pic:cNvPicPr>
                      <a:picLocks noChangeAspect="1" noChangeArrowheads="1"/>
                    </pic:cNvPicPr>
                  </pic:nvPicPr>
                  <pic:blipFill>
                    <a:blip r:embed="rId15" r:link="rId16">
                      <a:extLst>
                        <a:ext uri="{28A0092B-C50C-407E-A947-70E740481C1C}">
                          <a14:useLocalDpi xmlns:a14="http://schemas.microsoft.com/office/drawing/2010/main" val="0"/>
                        </a:ext>
                      </a:extLst>
                    </a:blip>
                    <a:stretch>
                      <a:fillRect/>
                    </a:stretch>
                  </pic:blipFill>
                  <pic:spPr bwMode="auto">
                    <a:xfrm>
                      <a:off x="0" y="0"/>
                      <a:ext cx="3975626" cy="1995042"/>
                    </a:xfrm>
                    <a:prstGeom prst="rect">
                      <a:avLst/>
                    </a:prstGeom>
                    <a:noFill/>
                    <a:ln>
                      <a:noFill/>
                    </a:ln>
                  </pic:spPr>
                </pic:pic>
              </a:graphicData>
            </a:graphic>
          </wp:inline>
        </w:drawing>
      </w:r>
    </w:p>
    <w:p w14:paraId="2812E9C3" w14:textId="52D7BC87" w:rsidR="00D64547" w:rsidRPr="00D64547" w:rsidRDefault="00946A62" w:rsidP="00D64547">
      <w:pPr>
        <w:pStyle w:val="Caption"/>
        <w:jc w:val="center"/>
        <w:rPr>
          <w:kern w:val="0"/>
          <w:sz w:val="24"/>
          <w:szCs w:val="24"/>
          <w:lang w:eastAsia="en-US"/>
        </w:rPr>
      </w:pPr>
      <w:bookmarkStart w:id="738" w:name="_Ref534655948"/>
      <w:bookmarkStart w:id="739" w:name="_Toc536712253"/>
      <w:r w:rsidRPr="00820B55">
        <w:rPr>
          <w:b/>
        </w:rPr>
        <w:t xml:space="preserve">Figure </w:t>
      </w:r>
      <w:ins w:id="740" w:author="Anna Rasburn" w:date="2019-01-31T15:25:00Z">
        <w:r w:rsidR="00481683">
          <w:rPr>
            <w:b/>
          </w:rPr>
          <w:fldChar w:fldCharType="begin"/>
        </w:r>
        <w:r w:rsidR="00481683">
          <w:rPr>
            <w:b/>
          </w:rPr>
          <w:instrText xml:space="preserve"> STYLEREF 1 \s </w:instrText>
        </w:r>
      </w:ins>
      <w:r w:rsidR="00481683">
        <w:rPr>
          <w:b/>
        </w:rPr>
        <w:fldChar w:fldCharType="separate"/>
      </w:r>
      <w:r w:rsidR="00481683">
        <w:rPr>
          <w:b/>
          <w:noProof/>
        </w:rPr>
        <w:t>3</w:t>
      </w:r>
      <w:ins w:id="741" w:author="Anna Rasburn" w:date="2019-01-31T15:25:00Z">
        <w:r w:rsidR="00481683">
          <w:rPr>
            <w:b/>
          </w:rPr>
          <w:fldChar w:fldCharType="end"/>
        </w:r>
        <w:r w:rsidR="00481683">
          <w:rPr>
            <w:b/>
          </w:rPr>
          <w:t>.</w:t>
        </w:r>
        <w:r w:rsidR="00481683">
          <w:rPr>
            <w:b/>
          </w:rPr>
          <w:fldChar w:fldCharType="begin"/>
        </w:r>
        <w:r w:rsidR="00481683">
          <w:rPr>
            <w:b/>
          </w:rPr>
          <w:instrText xml:space="preserve"> SEQ Figure \* ARABIC \s 1 </w:instrText>
        </w:r>
      </w:ins>
      <w:r w:rsidR="00481683">
        <w:rPr>
          <w:b/>
        </w:rPr>
        <w:fldChar w:fldCharType="separate"/>
      </w:r>
      <w:ins w:id="742" w:author="Anna Rasburn" w:date="2019-01-31T15:25:00Z">
        <w:r w:rsidR="00481683">
          <w:rPr>
            <w:b/>
            <w:noProof/>
          </w:rPr>
          <w:t>1</w:t>
        </w:r>
        <w:r w:rsidR="00481683">
          <w:rPr>
            <w:b/>
          </w:rPr>
          <w:fldChar w:fldCharType="end"/>
        </w:r>
      </w:ins>
      <w:del w:id="743" w:author="Anna Rasburn" w:date="2019-01-31T15:25:00Z">
        <w:r w:rsidR="00BD5935" w:rsidRPr="00820B55" w:rsidDel="00481683">
          <w:rPr>
            <w:b/>
            <w:noProof/>
          </w:rPr>
          <w:fldChar w:fldCharType="begin"/>
        </w:r>
        <w:r w:rsidR="00BD5935" w:rsidRPr="00820B55" w:rsidDel="00481683">
          <w:rPr>
            <w:b/>
            <w:noProof/>
          </w:rPr>
          <w:delInstrText xml:space="preserve"> SEQ Figure \* ARABIC </w:delInstrText>
        </w:r>
        <w:r w:rsidR="00BD5935" w:rsidRPr="00820B55" w:rsidDel="00481683">
          <w:rPr>
            <w:b/>
            <w:noProof/>
          </w:rPr>
          <w:fldChar w:fldCharType="separate"/>
        </w:r>
        <w:r w:rsidR="00C476A9" w:rsidRPr="00820B55" w:rsidDel="00481683">
          <w:rPr>
            <w:b/>
            <w:noProof/>
          </w:rPr>
          <w:delText>2</w:delText>
        </w:r>
        <w:r w:rsidR="00BD5935" w:rsidRPr="00820B55" w:rsidDel="00481683">
          <w:rPr>
            <w:b/>
            <w:noProof/>
          </w:rPr>
          <w:fldChar w:fldCharType="end"/>
        </w:r>
      </w:del>
      <w:bookmarkEnd w:id="738"/>
      <w:r>
        <w:t xml:space="preserve"> </w:t>
      </w:r>
      <w:r w:rsidR="00FE7FC8">
        <w:t xml:space="preserve">Diagram </w:t>
      </w:r>
      <w:r>
        <w:t>of changing code</w:t>
      </w:r>
      <w:r w:rsidR="00FE7FC8">
        <w:t xml:space="preserve"> lifecycle</w:t>
      </w:r>
      <w:r>
        <w:t xml:space="preserve"> with Genetic </w:t>
      </w:r>
      <w:commentRangeStart w:id="744"/>
      <w:r>
        <w:t>Improvement</w:t>
      </w:r>
      <w:commentRangeEnd w:id="744"/>
      <w:r w:rsidR="001E19F8">
        <w:rPr>
          <w:rStyle w:val="CommentReference"/>
          <w:i w:val="0"/>
          <w:iCs w:val="0"/>
          <w:color w:val="auto"/>
        </w:rPr>
        <w:commentReference w:id="744"/>
      </w:r>
      <w:bookmarkEnd w:id="739"/>
    </w:p>
    <w:p w14:paraId="789EA385" w14:textId="77777777" w:rsidR="00D64547" w:rsidRDefault="00D64547" w:rsidP="00C94414">
      <w:pPr>
        <w:pStyle w:val="BodyText"/>
        <w:spacing w:line="240" w:lineRule="auto"/>
        <w:ind w:firstLine="0"/>
        <w:rPr>
          <w:color w:val="0070C0"/>
        </w:rPr>
      </w:pPr>
    </w:p>
    <w:p w14:paraId="78F422AB" w14:textId="06359EAA" w:rsidR="00F26668" w:rsidRPr="00D03914" w:rsidRDefault="00946A62">
      <w:pPr>
        <w:pStyle w:val="NormalWeb"/>
        <w:spacing w:line="360" w:lineRule="auto"/>
        <w:jc w:val="both"/>
        <w:rPr>
          <w:sz w:val="22"/>
          <w:szCs w:val="22"/>
          <w:rPrChange w:id="745" w:author="Anna Rasburn" w:date="2019-01-28T23:45:00Z">
            <w:rPr/>
          </w:rPrChange>
        </w:rPr>
        <w:pPrChange w:id="746" w:author="Anna Rasburn" w:date="2019-01-28T23:45:00Z">
          <w:pPr>
            <w:pStyle w:val="NormalWeb"/>
          </w:pPr>
        </w:pPrChange>
      </w:pPr>
      <w:r w:rsidRPr="00D03914">
        <w:rPr>
          <w:color w:val="0070C0"/>
          <w:sz w:val="22"/>
          <w:szCs w:val="22"/>
          <w:rPrChange w:id="747" w:author="Anna Rasburn" w:date="2019-01-28T23:45:00Z">
            <w:rPr>
              <w:color w:val="0070C0"/>
            </w:rPr>
          </w:rPrChange>
        </w:rPr>
        <w:t xml:space="preserve">A lifecycle of improving software using genetic improvement can be seen in </w:t>
      </w:r>
      <w:r w:rsidR="0033544F" w:rsidRPr="00D03914">
        <w:rPr>
          <w:color w:val="0070C0"/>
          <w:sz w:val="22"/>
          <w:szCs w:val="22"/>
          <w:rPrChange w:id="748" w:author="Anna Rasburn" w:date="2019-01-28T23:45:00Z">
            <w:rPr>
              <w:color w:val="0070C0"/>
            </w:rPr>
          </w:rPrChange>
        </w:rPr>
        <w:fldChar w:fldCharType="begin"/>
      </w:r>
      <w:r w:rsidR="0033544F" w:rsidRPr="00D03914">
        <w:rPr>
          <w:color w:val="0070C0"/>
          <w:sz w:val="22"/>
          <w:szCs w:val="22"/>
          <w:rPrChange w:id="749" w:author="Anna Rasburn" w:date="2019-01-28T23:45:00Z">
            <w:rPr>
              <w:color w:val="0070C0"/>
            </w:rPr>
          </w:rPrChange>
        </w:rPr>
        <w:instrText xml:space="preserve"> REF _Ref534655948 \h </w:instrText>
      </w:r>
      <w:r w:rsidR="00D03914" w:rsidRPr="00D03914">
        <w:rPr>
          <w:color w:val="0070C0"/>
          <w:sz w:val="22"/>
          <w:szCs w:val="22"/>
          <w:rPrChange w:id="750" w:author="Anna Rasburn" w:date="2019-01-28T23:45:00Z">
            <w:rPr>
              <w:color w:val="0070C0"/>
            </w:rPr>
          </w:rPrChange>
        </w:rPr>
        <w:instrText xml:space="preserve"> \* MERGEFORMAT </w:instrText>
      </w:r>
      <w:r w:rsidR="0033544F" w:rsidRPr="00D03914">
        <w:rPr>
          <w:color w:val="0070C0"/>
          <w:sz w:val="22"/>
          <w:szCs w:val="22"/>
          <w:rPrChange w:id="751" w:author="Anna Rasburn" w:date="2019-01-28T23:45:00Z">
            <w:rPr>
              <w:color w:val="0070C0"/>
              <w:sz w:val="22"/>
              <w:szCs w:val="22"/>
            </w:rPr>
          </w:rPrChange>
        </w:rPr>
      </w:r>
      <w:r w:rsidR="0033544F" w:rsidRPr="00D03914">
        <w:rPr>
          <w:color w:val="0070C0"/>
          <w:sz w:val="22"/>
          <w:szCs w:val="22"/>
          <w:rPrChange w:id="752" w:author="Anna Rasburn" w:date="2019-01-28T23:45:00Z">
            <w:rPr>
              <w:color w:val="0070C0"/>
            </w:rPr>
          </w:rPrChange>
        </w:rPr>
        <w:fldChar w:fldCharType="separate"/>
      </w:r>
      <w:r w:rsidR="0033544F" w:rsidRPr="00D03914">
        <w:rPr>
          <w:b/>
          <w:sz w:val="22"/>
          <w:szCs w:val="22"/>
          <w:rPrChange w:id="753" w:author="Anna Rasburn" w:date="2019-01-28T23:45:00Z">
            <w:rPr>
              <w:b/>
            </w:rPr>
          </w:rPrChange>
        </w:rPr>
        <w:t xml:space="preserve">Figure </w:t>
      </w:r>
      <w:r w:rsidR="0033544F" w:rsidRPr="00D03914">
        <w:rPr>
          <w:b/>
          <w:noProof/>
          <w:sz w:val="22"/>
          <w:szCs w:val="22"/>
          <w:rPrChange w:id="754" w:author="Anna Rasburn" w:date="2019-01-28T23:45:00Z">
            <w:rPr>
              <w:b/>
              <w:noProof/>
            </w:rPr>
          </w:rPrChange>
        </w:rPr>
        <w:t>2</w:t>
      </w:r>
      <w:r w:rsidR="0033544F" w:rsidRPr="00D03914">
        <w:rPr>
          <w:color w:val="0070C0"/>
          <w:sz w:val="22"/>
          <w:szCs w:val="22"/>
          <w:rPrChange w:id="755" w:author="Anna Rasburn" w:date="2019-01-28T23:45:00Z">
            <w:rPr>
              <w:color w:val="0070C0"/>
            </w:rPr>
          </w:rPrChange>
        </w:rPr>
        <w:fldChar w:fldCharType="end"/>
      </w:r>
      <w:r w:rsidRPr="00D03914">
        <w:rPr>
          <w:color w:val="0070C0"/>
          <w:sz w:val="22"/>
          <w:szCs w:val="22"/>
          <w:rPrChange w:id="756" w:author="Anna Rasburn" w:date="2019-01-28T23:45:00Z">
            <w:rPr>
              <w:color w:val="0070C0"/>
            </w:rPr>
          </w:rPrChange>
        </w:rPr>
        <w:t xml:space="preserve">. Langdon and Harman </w:t>
      </w:r>
      <w:customXmlInsRangeStart w:id="757" w:author="Anna Rasburn [2]" w:date="2019-01-24T14:24:00Z"/>
      <w:sdt>
        <w:sdtPr>
          <w:rPr>
            <w:color w:val="0070C0"/>
            <w:sz w:val="22"/>
            <w:szCs w:val="22"/>
          </w:rPr>
          <w:id w:val="320850815"/>
          <w:citation/>
        </w:sdtPr>
        <w:sdtContent>
          <w:customXmlInsRangeEnd w:id="757"/>
          <w:ins w:id="758" w:author="Anna Rasburn [2]" w:date="2019-01-24T14:24:00Z">
            <w:r w:rsidR="003658EF" w:rsidRPr="00D03914">
              <w:rPr>
                <w:color w:val="0070C0"/>
                <w:sz w:val="22"/>
                <w:szCs w:val="22"/>
                <w:rPrChange w:id="759" w:author="Anna Rasburn" w:date="2019-01-28T23:45:00Z">
                  <w:rPr>
                    <w:color w:val="0070C0"/>
                  </w:rPr>
                </w:rPrChange>
              </w:rPr>
              <w:fldChar w:fldCharType="begin"/>
            </w:r>
            <w:r w:rsidR="003658EF" w:rsidRPr="00D03914">
              <w:rPr>
                <w:color w:val="0070C0"/>
                <w:sz w:val="22"/>
                <w:szCs w:val="22"/>
                <w:rPrChange w:id="760" w:author="Anna Rasburn" w:date="2019-01-28T23:45:00Z">
                  <w:rPr>
                    <w:color w:val="0070C0"/>
                  </w:rPr>
                </w:rPrChange>
              </w:rPr>
              <w:instrText xml:space="preserve"> CITATION JPe14 \l 2057 </w:instrText>
            </w:r>
          </w:ins>
          <w:r w:rsidR="003658EF" w:rsidRPr="00D03914">
            <w:rPr>
              <w:color w:val="0070C0"/>
              <w:sz w:val="22"/>
              <w:szCs w:val="22"/>
              <w:rPrChange w:id="761" w:author="Anna Rasburn" w:date="2019-01-28T23:45:00Z">
                <w:rPr>
                  <w:color w:val="0070C0"/>
                </w:rPr>
              </w:rPrChange>
            </w:rPr>
            <w:fldChar w:fldCharType="separate"/>
          </w:r>
          <w:r w:rsidR="000042CF" w:rsidRPr="000042CF">
            <w:rPr>
              <w:noProof/>
              <w:color w:val="0070C0"/>
              <w:sz w:val="22"/>
              <w:szCs w:val="22"/>
            </w:rPr>
            <w:t>[8]</w:t>
          </w:r>
          <w:ins w:id="762" w:author="Anna Rasburn [2]" w:date="2019-01-24T14:24:00Z">
            <w:r w:rsidR="003658EF" w:rsidRPr="00D03914">
              <w:rPr>
                <w:color w:val="0070C0"/>
                <w:sz w:val="22"/>
                <w:szCs w:val="22"/>
                <w:rPrChange w:id="763" w:author="Anna Rasburn" w:date="2019-01-28T23:45:00Z">
                  <w:rPr>
                    <w:color w:val="0070C0"/>
                  </w:rPr>
                </w:rPrChange>
              </w:rPr>
              <w:fldChar w:fldCharType="end"/>
            </w:r>
          </w:ins>
          <w:customXmlInsRangeStart w:id="764" w:author="Anna Rasburn [2]" w:date="2019-01-24T14:24:00Z"/>
        </w:sdtContent>
      </w:sdt>
      <w:customXmlInsRangeEnd w:id="764"/>
      <w:customXmlInsRangeStart w:id="765" w:author="Anna Rasburn [2]" w:date="2019-01-24T14:26:00Z"/>
      <w:sdt>
        <w:sdtPr>
          <w:rPr>
            <w:color w:val="0070C0"/>
            <w:sz w:val="22"/>
            <w:szCs w:val="22"/>
          </w:rPr>
          <w:id w:val="1926382933"/>
          <w:citation/>
        </w:sdtPr>
        <w:sdtContent>
          <w:customXmlInsRangeEnd w:id="765"/>
          <w:ins w:id="766" w:author="Anna Rasburn [2]" w:date="2019-01-24T14:26:00Z">
            <w:r w:rsidR="003658EF" w:rsidRPr="00D03914">
              <w:rPr>
                <w:color w:val="0070C0"/>
                <w:sz w:val="22"/>
                <w:szCs w:val="22"/>
                <w:rPrChange w:id="767" w:author="Anna Rasburn" w:date="2019-01-28T23:45:00Z">
                  <w:rPr>
                    <w:color w:val="0070C0"/>
                  </w:rPr>
                </w:rPrChange>
              </w:rPr>
              <w:fldChar w:fldCharType="begin"/>
            </w:r>
            <w:r w:rsidR="003658EF" w:rsidRPr="00D03914">
              <w:rPr>
                <w:color w:val="0070C0"/>
                <w:sz w:val="22"/>
                <w:szCs w:val="22"/>
                <w:rPrChange w:id="768" w:author="Anna Rasburn" w:date="2019-01-28T23:45:00Z">
                  <w:rPr>
                    <w:color w:val="0070C0"/>
                  </w:rPr>
                </w:rPrChange>
              </w:rPr>
              <w:instrText xml:space="preserve"> CITATION WBL15 \l 2057 </w:instrText>
            </w:r>
          </w:ins>
          <w:r w:rsidR="003658EF" w:rsidRPr="00D03914">
            <w:rPr>
              <w:color w:val="0070C0"/>
              <w:sz w:val="22"/>
              <w:szCs w:val="22"/>
              <w:rPrChange w:id="769" w:author="Anna Rasburn" w:date="2019-01-28T23:45:00Z">
                <w:rPr>
                  <w:color w:val="0070C0"/>
                </w:rPr>
              </w:rPrChange>
            </w:rPr>
            <w:fldChar w:fldCharType="separate"/>
          </w:r>
          <w:r w:rsidR="000042CF">
            <w:rPr>
              <w:noProof/>
              <w:color w:val="0070C0"/>
              <w:sz w:val="22"/>
              <w:szCs w:val="22"/>
            </w:rPr>
            <w:t xml:space="preserve"> </w:t>
          </w:r>
          <w:r w:rsidR="000042CF" w:rsidRPr="000042CF">
            <w:rPr>
              <w:noProof/>
              <w:color w:val="0070C0"/>
              <w:sz w:val="22"/>
              <w:szCs w:val="22"/>
            </w:rPr>
            <w:t>[9]</w:t>
          </w:r>
          <w:ins w:id="770" w:author="Anna Rasburn [2]" w:date="2019-01-24T14:26:00Z">
            <w:r w:rsidR="003658EF" w:rsidRPr="00D03914">
              <w:rPr>
                <w:color w:val="0070C0"/>
                <w:sz w:val="22"/>
                <w:szCs w:val="22"/>
                <w:rPrChange w:id="771" w:author="Anna Rasburn" w:date="2019-01-28T23:45:00Z">
                  <w:rPr>
                    <w:color w:val="0070C0"/>
                  </w:rPr>
                </w:rPrChange>
              </w:rPr>
              <w:fldChar w:fldCharType="end"/>
            </w:r>
          </w:ins>
          <w:customXmlInsRangeStart w:id="772" w:author="Anna Rasburn [2]" w:date="2019-01-24T14:26:00Z"/>
        </w:sdtContent>
      </w:sdt>
      <w:customXmlInsRangeEnd w:id="772"/>
      <w:customXmlInsRangeStart w:id="773" w:author="Anna Rasburn [2]" w:date="2019-01-24T14:26:00Z"/>
      <w:sdt>
        <w:sdtPr>
          <w:rPr>
            <w:color w:val="0070C0"/>
            <w:sz w:val="22"/>
            <w:szCs w:val="22"/>
          </w:rPr>
          <w:id w:val="-339090369"/>
          <w:citation/>
        </w:sdtPr>
        <w:sdtContent>
          <w:customXmlInsRangeEnd w:id="773"/>
          <w:ins w:id="774" w:author="Anna Rasburn [2]" w:date="2019-01-24T14:26:00Z">
            <w:r w:rsidR="003658EF" w:rsidRPr="00D03914">
              <w:rPr>
                <w:color w:val="0070C0"/>
                <w:sz w:val="22"/>
                <w:szCs w:val="22"/>
                <w:rPrChange w:id="775" w:author="Anna Rasburn" w:date="2019-01-28T23:45:00Z">
                  <w:rPr>
                    <w:color w:val="0070C0"/>
                  </w:rPr>
                </w:rPrChange>
              </w:rPr>
              <w:fldChar w:fldCharType="begin"/>
            </w:r>
            <w:r w:rsidR="003658EF" w:rsidRPr="00D03914">
              <w:rPr>
                <w:color w:val="0070C0"/>
                <w:sz w:val="22"/>
                <w:szCs w:val="22"/>
                <w:rPrChange w:id="776" w:author="Anna Rasburn" w:date="2019-01-28T23:45:00Z">
                  <w:rPr>
                    <w:color w:val="0070C0"/>
                  </w:rPr>
                </w:rPrChange>
              </w:rPr>
              <w:instrText xml:space="preserve"> CITATION JPe13 \l 2057 </w:instrText>
            </w:r>
          </w:ins>
          <w:r w:rsidR="003658EF" w:rsidRPr="00D03914">
            <w:rPr>
              <w:color w:val="0070C0"/>
              <w:sz w:val="22"/>
              <w:szCs w:val="22"/>
              <w:rPrChange w:id="777" w:author="Anna Rasburn" w:date="2019-01-28T23:45:00Z">
                <w:rPr>
                  <w:color w:val="0070C0"/>
                </w:rPr>
              </w:rPrChange>
            </w:rPr>
            <w:fldChar w:fldCharType="separate"/>
          </w:r>
          <w:r w:rsidR="000042CF">
            <w:rPr>
              <w:noProof/>
              <w:color w:val="0070C0"/>
              <w:sz w:val="22"/>
              <w:szCs w:val="22"/>
            </w:rPr>
            <w:t xml:space="preserve"> </w:t>
          </w:r>
          <w:r w:rsidR="000042CF" w:rsidRPr="000042CF">
            <w:rPr>
              <w:noProof/>
              <w:color w:val="0070C0"/>
              <w:sz w:val="22"/>
              <w:szCs w:val="22"/>
            </w:rPr>
            <w:t>[10]</w:t>
          </w:r>
          <w:ins w:id="778" w:author="Anna Rasburn [2]" w:date="2019-01-24T14:26:00Z">
            <w:r w:rsidR="003658EF" w:rsidRPr="00D03914">
              <w:rPr>
                <w:color w:val="0070C0"/>
                <w:sz w:val="22"/>
                <w:szCs w:val="22"/>
                <w:rPrChange w:id="779" w:author="Anna Rasburn" w:date="2019-01-28T23:45:00Z">
                  <w:rPr>
                    <w:color w:val="0070C0"/>
                  </w:rPr>
                </w:rPrChange>
              </w:rPr>
              <w:fldChar w:fldCharType="end"/>
            </w:r>
          </w:ins>
          <w:customXmlInsRangeStart w:id="780" w:author="Anna Rasburn [2]" w:date="2019-01-24T14:26:00Z"/>
        </w:sdtContent>
      </w:sdt>
      <w:customXmlInsRangeEnd w:id="780"/>
      <w:ins w:id="781" w:author="Anna Rasburn [2]" w:date="2019-01-24T14:27:00Z">
        <w:r w:rsidR="003658EF" w:rsidRPr="00D03914">
          <w:rPr>
            <w:color w:val="0070C0"/>
            <w:sz w:val="22"/>
            <w:szCs w:val="22"/>
            <w:rPrChange w:id="782" w:author="Anna Rasburn" w:date="2019-01-28T23:45:00Z">
              <w:rPr>
                <w:color w:val="0070C0"/>
              </w:rPr>
            </w:rPrChange>
          </w:rPr>
          <w:t xml:space="preserve"> </w:t>
        </w:r>
      </w:ins>
      <w:del w:id="783" w:author="Anna Rasburn [2]" w:date="2019-01-24T14:26:00Z">
        <w:r w:rsidRPr="00D03914" w:rsidDel="003658EF">
          <w:rPr>
            <w:color w:val="0070C0"/>
            <w:sz w:val="22"/>
            <w:szCs w:val="22"/>
            <w:rPrChange w:id="784" w:author="Anna Rasburn" w:date="2019-01-28T23:45:00Z">
              <w:rPr>
                <w:color w:val="0070C0"/>
              </w:rPr>
            </w:rPrChange>
          </w:rPr>
          <w:delText xml:space="preserve">[REFERENCE] </w:delText>
        </w:r>
      </w:del>
      <w:r w:rsidRPr="00D03914">
        <w:rPr>
          <w:color w:val="0070C0"/>
          <w:sz w:val="22"/>
          <w:szCs w:val="22"/>
          <w:rPrChange w:id="785" w:author="Anna Rasburn" w:date="2019-01-28T23:45:00Z">
            <w:rPr>
              <w:color w:val="0070C0"/>
            </w:rPr>
          </w:rPrChange>
        </w:rPr>
        <w:t xml:space="preserve">state that the ‘original code is a state oracle’, therefore giving a programmer a benchmark </w:t>
      </w:r>
      <w:r w:rsidR="0033544F" w:rsidRPr="00D03914">
        <w:rPr>
          <w:color w:val="0070C0"/>
          <w:sz w:val="22"/>
          <w:szCs w:val="22"/>
          <w:rPrChange w:id="786" w:author="Anna Rasburn" w:date="2019-01-28T23:45:00Z">
            <w:rPr>
              <w:color w:val="0070C0"/>
            </w:rPr>
          </w:rPrChange>
        </w:rPr>
        <w:t xml:space="preserve">for comparison </w:t>
      </w:r>
      <w:r w:rsidRPr="00D03914">
        <w:rPr>
          <w:color w:val="0070C0"/>
          <w:sz w:val="22"/>
          <w:szCs w:val="22"/>
          <w:rPrChange w:id="787" w:author="Anna Rasburn" w:date="2019-01-28T23:45:00Z">
            <w:rPr>
              <w:color w:val="0070C0"/>
            </w:rPr>
          </w:rPrChange>
        </w:rPr>
        <w:t xml:space="preserve">and </w:t>
      </w:r>
      <w:r w:rsidR="0033544F" w:rsidRPr="00D03914">
        <w:rPr>
          <w:color w:val="0070C0"/>
          <w:sz w:val="22"/>
          <w:szCs w:val="22"/>
          <w:rPrChange w:id="788" w:author="Anna Rasburn" w:date="2019-01-28T23:45:00Z">
            <w:rPr>
              <w:color w:val="0070C0"/>
            </w:rPr>
          </w:rPrChange>
        </w:rPr>
        <w:t xml:space="preserve">provide </w:t>
      </w:r>
      <w:r w:rsidRPr="00D03914">
        <w:rPr>
          <w:color w:val="0070C0"/>
          <w:sz w:val="22"/>
          <w:szCs w:val="22"/>
          <w:rPrChange w:id="789" w:author="Anna Rasburn" w:date="2019-01-28T23:45:00Z">
            <w:rPr>
              <w:color w:val="0070C0"/>
            </w:rPr>
          </w:rPrChange>
        </w:rPr>
        <w:t>reassur</w:t>
      </w:r>
      <w:r w:rsidR="0033544F" w:rsidRPr="00D03914">
        <w:rPr>
          <w:color w:val="0070C0"/>
          <w:sz w:val="22"/>
          <w:szCs w:val="22"/>
          <w:rPrChange w:id="790" w:author="Anna Rasburn" w:date="2019-01-28T23:45:00Z">
            <w:rPr>
              <w:color w:val="0070C0"/>
            </w:rPr>
          </w:rPrChange>
        </w:rPr>
        <w:t>ance</w:t>
      </w:r>
      <w:r w:rsidRPr="00D03914">
        <w:rPr>
          <w:color w:val="0070C0"/>
          <w:sz w:val="22"/>
          <w:szCs w:val="22"/>
          <w:rPrChange w:id="791" w:author="Anna Rasburn" w:date="2019-01-28T23:45:00Z">
            <w:rPr>
              <w:color w:val="0070C0"/>
            </w:rPr>
          </w:rPrChange>
        </w:rPr>
        <w:t xml:space="preserve"> that it </w:t>
      </w:r>
      <w:r w:rsidR="0033544F" w:rsidRPr="00D03914">
        <w:rPr>
          <w:color w:val="0070C0"/>
          <w:sz w:val="22"/>
          <w:szCs w:val="22"/>
          <w:rPrChange w:id="792" w:author="Anna Rasburn" w:date="2019-01-28T23:45:00Z">
            <w:rPr>
              <w:color w:val="0070C0"/>
            </w:rPr>
          </w:rPrChange>
        </w:rPr>
        <w:t xml:space="preserve">delivers </w:t>
      </w:r>
      <w:r w:rsidRPr="00D03914">
        <w:rPr>
          <w:color w:val="0070C0"/>
          <w:sz w:val="22"/>
          <w:szCs w:val="22"/>
          <w:rPrChange w:id="793" w:author="Anna Rasburn" w:date="2019-01-28T23:45:00Z">
            <w:rPr>
              <w:color w:val="0070C0"/>
            </w:rPr>
          </w:rPrChange>
        </w:rPr>
        <w:t xml:space="preserve">the expected output. </w:t>
      </w:r>
      <w:r w:rsidR="0033544F" w:rsidRPr="00D03914">
        <w:rPr>
          <w:color w:val="0070C0"/>
          <w:sz w:val="22"/>
          <w:szCs w:val="22"/>
          <w:rPrChange w:id="794" w:author="Anna Rasburn" w:date="2019-01-28T23:45:00Z">
            <w:rPr>
              <w:color w:val="0070C0"/>
            </w:rPr>
          </w:rPrChange>
        </w:rPr>
        <w:t xml:space="preserve">Hence, it may be noticed in </w:t>
      </w:r>
      <w:r w:rsidR="0033544F" w:rsidRPr="00D03914">
        <w:rPr>
          <w:color w:val="0070C0"/>
          <w:sz w:val="22"/>
          <w:szCs w:val="22"/>
          <w:rPrChange w:id="795" w:author="Anna Rasburn" w:date="2019-01-28T23:45:00Z">
            <w:rPr>
              <w:color w:val="0070C0"/>
            </w:rPr>
          </w:rPrChange>
        </w:rPr>
        <w:fldChar w:fldCharType="begin"/>
      </w:r>
      <w:r w:rsidR="0033544F" w:rsidRPr="00D03914">
        <w:rPr>
          <w:color w:val="0070C0"/>
          <w:sz w:val="22"/>
          <w:szCs w:val="22"/>
          <w:rPrChange w:id="796" w:author="Anna Rasburn" w:date="2019-01-28T23:45:00Z">
            <w:rPr>
              <w:color w:val="0070C0"/>
            </w:rPr>
          </w:rPrChange>
        </w:rPr>
        <w:instrText xml:space="preserve"> REF _Ref534655948 \h </w:instrText>
      </w:r>
      <w:r w:rsidR="00D03914" w:rsidRPr="00D03914">
        <w:rPr>
          <w:color w:val="0070C0"/>
          <w:sz w:val="22"/>
          <w:szCs w:val="22"/>
          <w:rPrChange w:id="797" w:author="Anna Rasburn" w:date="2019-01-28T23:45:00Z">
            <w:rPr>
              <w:color w:val="0070C0"/>
            </w:rPr>
          </w:rPrChange>
        </w:rPr>
        <w:instrText xml:space="preserve"> \* MERGEFORMAT </w:instrText>
      </w:r>
      <w:r w:rsidR="0033544F" w:rsidRPr="00D03914">
        <w:rPr>
          <w:color w:val="0070C0"/>
          <w:sz w:val="22"/>
          <w:szCs w:val="22"/>
          <w:rPrChange w:id="798" w:author="Anna Rasburn" w:date="2019-01-28T23:45:00Z">
            <w:rPr>
              <w:color w:val="0070C0"/>
              <w:sz w:val="22"/>
              <w:szCs w:val="22"/>
            </w:rPr>
          </w:rPrChange>
        </w:rPr>
      </w:r>
      <w:r w:rsidR="0033544F" w:rsidRPr="00D03914">
        <w:rPr>
          <w:color w:val="0070C0"/>
          <w:sz w:val="22"/>
          <w:szCs w:val="22"/>
          <w:rPrChange w:id="799" w:author="Anna Rasburn" w:date="2019-01-28T23:45:00Z">
            <w:rPr>
              <w:color w:val="0070C0"/>
            </w:rPr>
          </w:rPrChange>
        </w:rPr>
        <w:fldChar w:fldCharType="separate"/>
      </w:r>
      <w:r w:rsidR="0033544F" w:rsidRPr="00D03914">
        <w:rPr>
          <w:b/>
          <w:sz w:val="22"/>
          <w:szCs w:val="22"/>
          <w:rPrChange w:id="800" w:author="Anna Rasburn" w:date="2019-01-28T23:45:00Z">
            <w:rPr>
              <w:b/>
            </w:rPr>
          </w:rPrChange>
        </w:rPr>
        <w:t xml:space="preserve">Figure </w:t>
      </w:r>
      <w:r w:rsidR="0033544F" w:rsidRPr="00D03914">
        <w:rPr>
          <w:b/>
          <w:noProof/>
          <w:sz w:val="22"/>
          <w:szCs w:val="22"/>
          <w:rPrChange w:id="801" w:author="Anna Rasburn" w:date="2019-01-28T23:45:00Z">
            <w:rPr>
              <w:b/>
              <w:noProof/>
            </w:rPr>
          </w:rPrChange>
        </w:rPr>
        <w:t>2</w:t>
      </w:r>
      <w:r w:rsidR="0033544F" w:rsidRPr="00D03914">
        <w:rPr>
          <w:color w:val="0070C0"/>
          <w:sz w:val="22"/>
          <w:szCs w:val="22"/>
          <w:rPrChange w:id="802" w:author="Anna Rasburn" w:date="2019-01-28T23:45:00Z">
            <w:rPr>
              <w:color w:val="0070C0"/>
            </w:rPr>
          </w:rPrChange>
        </w:rPr>
        <w:fldChar w:fldCharType="end"/>
      </w:r>
      <w:r w:rsidR="0033544F" w:rsidRPr="00D03914">
        <w:rPr>
          <w:color w:val="0070C0"/>
          <w:sz w:val="22"/>
          <w:szCs w:val="22"/>
          <w:rPrChange w:id="803" w:author="Anna Rasburn" w:date="2019-01-28T23:45:00Z">
            <w:rPr>
              <w:color w:val="0070C0"/>
            </w:rPr>
          </w:rPrChange>
        </w:rPr>
        <w:t xml:space="preserve"> that the original code is included in the Select step after the Fitness assessment of the modified code. </w:t>
      </w:r>
      <w:r w:rsidRPr="00D03914">
        <w:rPr>
          <w:color w:val="0070C0"/>
          <w:sz w:val="22"/>
          <w:szCs w:val="22"/>
          <w:rPrChange w:id="804" w:author="Anna Rasburn" w:date="2019-01-28T23:45:00Z">
            <w:rPr>
              <w:color w:val="0070C0"/>
            </w:rPr>
          </w:rPrChange>
        </w:rPr>
        <w:t xml:space="preserve">Genetic Improvement tries to keep the same functionality as the original code </w:t>
      </w:r>
      <w:r w:rsidR="0033544F" w:rsidRPr="00D03914">
        <w:rPr>
          <w:color w:val="0070C0"/>
          <w:sz w:val="22"/>
          <w:szCs w:val="22"/>
          <w:rPrChange w:id="805" w:author="Anna Rasburn" w:date="2019-01-28T23:45:00Z">
            <w:rPr>
              <w:color w:val="0070C0"/>
            </w:rPr>
          </w:rPrChange>
        </w:rPr>
        <w:t xml:space="preserve">in order </w:t>
      </w:r>
      <w:r w:rsidRPr="00D03914">
        <w:rPr>
          <w:color w:val="0070C0"/>
          <w:sz w:val="22"/>
          <w:szCs w:val="22"/>
          <w:rPrChange w:id="806" w:author="Anna Rasburn" w:date="2019-01-28T23:45:00Z">
            <w:rPr>
              <w:color w:val="0070C0"/>
            </w:rPr>
          </w:rPrChange>
        </w:rPr>
        <w:t>to improv</w:t>
      </w:r>
      <w:r w:rsidR="0033544F" w:rsidRPr="00D03914">
        <w:rPr>
          <w:color w:val="0070C0"/>
          <w:sz w:val="22"/>
          <w:szCs w:val="22"/>
          <w:rPrChange w:id="807" w:author="Anna Rasburn" w:date="2019-01-28T23:45:00Z">
            <w:rPr>
              <w:color w:val="0070C0"/>
            </w:rPr>
          </w:rPrChange>
        </w:rPr>
        <w:t>e</w:t>
      </w:r>
      <w:r w:rsidRPr="00D03914">
        <w:rPr>
          <w:color w:val="0070C0"/>
          <w:sz w:val="22"/>
          <w:szCs w:val="22"/>
          <w:rPrChange w:id="808" w:author="Anna Rasburn" w:date="2019-01-28T23:45:00Z">
            <w:rPr>
              <w:color w:val="0070C0"/>
            </w:rPr>
          </w:rPrChange>
        </w:rPr>
        <w:t xml:space="preserve"> the outputs generated as well as optimising the code. However, </w:t>
      </w:r>
      <w:r w:rsidR="006C6BBD" w:rsidRPr="00D03914">
        <w:rPr>
          <w:color w:val="0070C0"/>
          <w:sz w:val="22"/>
          <w:szCs w:val="22"/>
          <w:rPrChange w:id="809" w:author="Anna Rasburn" w:date="2019-01-28T23:45:00Z">
            <w:rPr>
              <w:color w:val="0070C0"/>
            </w:rPr>
          </w:rPrChange>
        </w:rPr>
        <w:t xml:space="preserve">Langdon and Harman’s work </w:t>
      </w:r>
      <w:sdt>
        <w:sdtPr>
          <w:rPr>
            <w:color w:val="0070C0"/>
            <w:sz w:val="22"/>
            <w:szCs w:val="22"/>
          </w:rPr>
          <w:id w:val="-1631241739"/>
          <w:citation/>
        </w:sdtPr>
        <w:sdtContent>
          <w:r w:rsidR="002925D3">
            <w:rPr>
              <w:color w:val="0070C0"/>
              <w:sz w:val="22"/>
              <w:szCs w:val="22"/>
            </w:rPr>
            <w:fldChar w:fldCharType="begin"/>
          </w:r>
          <w:r w:rsidR="002925D3">
            <w:rPr>
              <w:color w:val="0070C0"/>
              <w:sz w:val="22"/>
              <w:szCs w:val="22"/>
            </w:rPr>
            <w:instrText xml:space="preserve"> CITATION JPe13 \l 2057 </w:instrText>
          </w:r>
          <w:r w:rsidR="002925D3">
            <w:rPr>
              <w:color w:val="0070C0"/>
              <w:sz w:val="22"/>
              <w:szCs w:val="22"/>
            </w:rPr>
            <w:fldChar w:fldCharType="separate"/>
          </w:r>
          <w:r w:rsidR="002925D3" w:rsidRPr="002925D3">
            <w:rPr>
              <w:noProof/>
              <w:color w:val="0070C0"/>
              <w:sz w:val="22"/>
              <w:szCs w:val="22"/>
            </w:rPr>
            <w:t>[10]</w:t>
          </w:r>
          <w:r w:rsidR="002925D3">
            <w:rPr>
              <w:color w:val="0070C0"/>
              <w:sz w:val="22"/>
              <w:szCs w:val="22"/>
            </w:rPr>
            <w:fldChar w:fldCharType="end"/>
          </w:r>
        </w:sdtContent>
      </w:sdt>
      <w:sdt>
        <w:sdtPr>
          <w:rPr>
            <w:color w:val="0070C0"/>
            <w:sz w:val="22"/>
            <w:szCs w:val="22"/>
          </w:rPr>
          <w:id w:val="976485180"/>
          <w:citation/>
        </w:sdtPr>
        <w:sdtContent>
          <w:r w:rsidR="002925D3">
            <w:rPr>
              <w:color w:val="0070C0"/>
              <w:sz w:val="22"/>
              <w:szCs w:val="22"/>
            </w:rPr>
            <w:fldChar w:fldCharType="begin"/>
          </w:r>
          <w:r w:rsidR="002925D3">
            <w:rPr>
              <w:color w:val="0070C0"/>
              <w:sz w:val="22"/>
              <w:szCs w:val="22"/>
            </w:rPr>
            <w:instrText xml:space="preserve"> CITATION JPe14 \l 2057 </w:instrText>
          </w:r>
          <w:r w:rsidR="002925D3">
            <w:rPr>
              <w:color w:val="0070C0"/>
              <w:sz w:val="22"/>
              <w:szCs w:val="22"/>
            </w:rPr>
            <w:fldChar w:fldCharType="separate"/>
          </w:r>
          <w:r w:rsidR="002925D3">
            <w:rPr>
              <w:noProof/>
              <w:color w:val="0070C0"/>
              <w:sz w:val="22"/>
              <w:szCs w:val="22"/>
            </w:rPr>
            <w:t xml:space="preserve"> </w:t>
          </w:r>
          <w:r w:rsidR="002925D3" w:rsidRPr="002925D3">
            <w:rPr>
              <w:noProof/>
              <w:color w:val="0070C0"/>
              <w:sz w:val="22"/>
              <w:szCs w:val="22"/>
            </w:rPr>
            <w:t>[8]</w:t>
          </w:r>
          <w:r w:rsidR="002925D3">
            <w:rPr>
              <w:color w:val="0070C0"/>
              <w:sz w:val="22"/>
              <w:szCs w:val="22"/>
            </w:rPr>
            <w:fldChar w:fldCharType="end"/>
          </w:r>
        </w:sdtContent>
      </w:sdt>
      <w:r w:rsidR="002925D3">
        <w:rPr>
          <w:color w:val="0070C0"/>
          <w:sz w:val="22"/>
          <w:szCs w:val="22"/>
        </w:rPr>
        <w:t xml:space="preserve"> </w:t>
      </w:r>
      <w:r w:rsidRPr="00D03914">
        <w:rPr>
          <w:rFonts w:ascii="TimesNewRomanPSMT" w:hAnsi="TimesNewRomanPSMT"/>
          <w:color w:val="0070C0"/>
          <w:sz w:val="22"/>
          <w:szCs w:val="22"/>
          <w:rPrChange w:id="810" w:author="Anna Rasburn" w:date="2019-01-28T23:45:00Z">
            <w:rPr>
              <w:rFonts w:ascii="TimesNewRomanPSMT" w:hAnsi="TimesNewRomanPSMT"/>
              <w:color w:val="0070C0"/>
              <w:szCs w:val="22"/>
            </w:rPr>
          </w:rPrChange>
        </w:rPr>
        <w:t>assume</w:t>
      </w:r>
      <w:r w:rsidR="006C6BBD" w:rsidRPr="00D03914">
        <w:rPr>
          <w:rFonts w:ascii="TimesNewRomanPSMT" w:hAnsi="TimesNewRomanPSMT"/>
          <w:color w:val="0070C0"/>
          <w:sz w:val="22"/>
          <w:szCs w:val="22"/>
          <w:rPrChange w:id="811" w:author="Anna Rasburn" w:date="2019-01-28T23:45:00Z">
            <w:rPr>
              <w:rFonts w:ascii="TimesNewRomanPSMT" w:hAnsi="TimesNewRomanPSMT"/>
              <w:color w:val="0070C0"/>
              <w:szCs w:val="22"/>
            </w:rPr>
          </w:rPrChange>
        </w:rPr>
        <w:t>s</w:t>
      </w:r>
      <w:r w:rsidRPr="00D03914">
        <w:rPr>
          <w:rFonts w:ascii="TimesNewRomanPSMT" w:hAnsi="TimesNewRomanPSMT"/>
          <w:color w:val="0070C0"/>
          <w:sz w:val="22"/>
          <w:szCs w:val="22"/>
          <w:rPrChange w:id="812" w:author="Anna Rasburn" w:date="2019-01-28T23:45:00Z">
            <w:rPr>
              <w:rFonts w:ascii="TimesNewRomanPSMT" w:hAnsi="TimesNewRomanPSMT"/>
              <w:color w:val="0070C0"/>
              <w:szCs w:val="22"/>
            </w:rPr>
          </w:rPrChange>
        </w:rPr>
        <w:t xml:space="preserve"> that the original code is correct and is passing unit tests. Therefore, this ignores integration testing and only focuses on genetic improvement for individual sections of code rather than considering a complete </w:t>
      </w:r>
      <w:commentRangeStart w:id="813"/>
      <w:r w:rsidRPr="00D03914">
        <w:rPr>
          <w:rFonts w:ascii="TimesNewRomanPSMT" w:hAnsi="TimesNewRomanPSMT"/>
          <w:color w:val="0070C0"/>
          <w:sz w:val="22"/>
          <w:szCs w:val="22"/>
          <w:rPrChange w:id="814" w:author="Anna Rasburn" w:date="2019-01-28T23:45:00Z">
            <w:rPr>
              <w:rFonts w:ascii="TimesNewRomanPSMT" w:hAnsi="TimesNewRomanPSMT"/>
              <w:color w:val="0070C0"/>
              <w:szCs w:val="22"/>
            </w:rPr>
          </w:rPrChange>
        </w:rPr>
        <w:t>system</w:t>
      </w:r>
      <w:commentRangeEnd w:id="813"/>
      <w:r w:rsidR="00E1097C" w:rsidRPr="00D03914">
        <w:rPr>
          <w:rStyle w:val="CommentReference"/>
          <w:kern w:val="22"/>
          <w:sz w:val="22"/>
          <w:szCs w:val="22"/>
          <w:lang w:eastAsia="en-GB"/>
          <w:rPrChange w:id="815" w:author="Anna Rasburn" w:date="2019-01-28T23:45:00Z">
            <w:rPr>
              <w:rStyle w:val="CommentReference"/>
              <w:kern w:val="22"/>
              <w:lang w:eastAsia="en-GB"/>
            </w:rPr>
          </w:rPrChange>
        </w:rPr>
        <w:commentReference w:id="813"/>
      </w:r>
      <w:r w:rsidRPr="00D03914">
        <w:rPr>
          <w:rFonts w:ascii="TimesNewRomanPSMT" w:hAnsi="TimesNewRomanPSMT"/>
          <w:color w:val="0070C0"/>
          <w:sz w:val="22"/>
          <w:szCs w:val="22"/>
          <w:rPrChange w:id="816" w:author="Anna Rasburn" w:date="2019-01-28T23:45:00Z">
            <w:rPr>
              <w:rFonts w:ascii="TimesNewRomanPSMT" w:hAnsi="TimesNewRomanPSMT"/>
              <w:color w:val="0070C0"/>
              <w:szCs w:val="22"/>
            </w:rPr>
          </w:rPrChange>
        </w:rPr>
        <w:t xml:space="preserve">. </w:t>
      </w:r>
    </w:p>
    <w:p w14:paraId="48E2F5FA" w14:textId="77777777" w:rsidR="000C333D" w:rsidRDefault="00946A62" w:rsidP="000C333D">
      <w:pPr>
        <w:pStyle w:val="Heading2"/>
        <w:rPr>
          <w:color w:val="0070C0"/>
        </w:rPr>
      </w:pPr>
      <w:bookmarkStart w:id="817" w:name="_Toc536713213"/>
      <w:r w:rsidRPr="000B4183">
        <w:rPr>
          <w:color w:val="0070C0"/>
        </w:rPr>
        <w:t>GIN</w:t>
      </w:r>
      <w:bookmarkEnd w:id="817"/>
    </w:p>
    <w:p w14:paraId="46035B66" w14:textId="073A7EEC" w:rsidR="007F4516" w:rsidRPr="00D03914" w:rsidRDefault="00946A62">
      <w:pPr>
        <w:spacing w:line="360" w:lineRule="auto"/>
        <w:jc w:val="both"/>
        <w:rPr>
          <w:sz w:val="22"/>
          <w:szCs w:val="22"/>
          <w:rPrChange w:id="818" w:author="Anna Rasburn" w:date="2019-01-28T23:45:00Z">
            <w:rPr/>
          </w:rPrChange>
        </w:rPr>
        <w:pPrChange w:id="819" w:author="Anna Rasburn" w:date="2019-01-28T23:45:00Z">
          <w:pPr/>
        </w:pPrChange>
      </w:pPr>
      <w:r w:rsidRPr="00D03914">
        <w:rPr>
          <w:color w:val="0070C0"/>
          <w:sz w:val="22"/>
          <w:szCs w:val="22"/>
          <w:rPrChange w:id="820" w:author="Anna Rasburn" w:date="2019-01-28T23:45:00Z">
            <w:rPr>
              <w:color w:val="0070C0"/>
            </w:rPr>
          </w:rPrChange>
        </w:rPr>
        <w:t xml:space="preserve">GIN, Genetic Improvement in no time, </w:t>
      </w:r>
      <w:r w:rsidR="0020285E" w:rsidRPr="00D03914">
        <w:rPr>
          <w:color w:val="0070C0"/>
          <w:sz w:val="22"/>
          <w:szCs w:val="22"/>
          <w:rPrChange w:id="821" w:author="Anna Rasburn" w:date="2019-01-28T23:45:00Z">
            <w:rPr>
              <w:color w:val="0070C0"/>
            </w:rPr>
          </w:rPrChange>
        </w:rPr>
        <w:t>is a Java tool that makes it easier to implement Genetic Improvement and has a goal to “to stimulate development in GI tooling”</w:t>
      </w:r>
      <w:r w:rsidR="003D2B04" w:rsidRPr="00D03914">
        <w:rPr>
          <w:color w:val="0070C0"/>
          <w:sz w:val="22"/>
          <w:szCs w:val="22"/>
          <w:rPrChange w:id="822" w:author="Anna Rasburn" w:date="2019-01-28T23:45:00Z">
            <w:rPr>
              <w:color w:val="0070C0"/>
            </w:rPr>
          </w:rPrChange>
        </w:rPr>
        <w:t xml:space="preserve"> </w:t>
      </w:r>
      <w:sdt>
        <w:sdtPr>
          <w:rPr>
            <w:color w:val="0070C0"/>
            <w:sz w:val="22"/>
            <w:szCs w:val="22"/>
          </w:rPr>
          <w:id w:val="1514113349"/>
          <w:citation/>
        </w:sdtPr>
        <w:sdtContent>
          <w:r w:rsidR="003D2B04" w:rsidRPr="00D03914">
            <w:rPr>
              <w:color w:val="0070C0"/>
              <w:sz w:val="22"/>
              <w:szCs w:val="22"/>
              <w:rPrChange w:id="823" w:author="Anna Rasburn" w:date="2019-01-28T23:45:00Z">
                <w:rPr>
                  <w:color w:val="0070C0"/>
                </w:rPr>
              </w:rPrChange>
            </w:rPr>
            <w:fldChar w:fldCharType="begin"/>
          </w:r>
          <w:r w:rsidR="003D2B04" w:rsidRPr="00D03914">
            <w:rPr>
              <w:color w:val="0070C0"/>
              <w:sz w:val="22"/>
              <w:szCs w:val="22"/>
              <w:rPrChange w:id="824" w:author="Anna Rasburn" w:date="2019-01-28T23:45:00Z">
                <w:rPr>
                  <w:color w:val="0070C0"/>
                </w:rPr>
              </w:rPrChange>
            </w:rPr>
            <w:instrText xml:space="preserve"> CITATION Whi18 \l 2057 </w:instrText>
          </w:r>
          <w:r w:rsidR="003D2B04" w:rsidRPr="00D03914">
            <w:rPr>
              <w:color w:val="0070C0"/>
              <w:sz w:val="22"/>
              <w:szCs w:val="22"/>
              <w:rPrChange w:id="825" w:author="Anna Rasburn" w:date="2019-01-28T23:45:00Z">
                <w:rPr>
                  <w:color w:val="0070C0"/>
                </w:rPr>
              </w:rPrChange>
            </w:rPr>
            <w:fldChar w:fldCharType="separate"/>
          </w:r>
          <w:r w:rsidR="000042CF" w:rsidRPr="000042CF">
            <w:rPr>
              <w:noProof/>
              <w:color w:val="0070C0"/>
              <w:sz w:val="22"/>
              <w:szCs w:val="22"/>
            </w:rPr>
            <w:t>[4]</w:t>
          </w:r>
          <w:r w:rsidR="003D2B04" w:rsidRPr="00D03914">
            <w:rPr>
              <w:color w:val="0070C0"/>
              <w:sz w:val="22"/>
              <w:szCs w:val="22"/>
              <w:rPrChange w:id="826" w:author="Anna Rasburn" w:date="2019-01-28T23:45:00Z">
                <w:rPr>
                  <w:color w:val="0070C0"/>
                </w:rPr>
              </w:rPrChange>
            </w:rPr>
            <w:fldChar w:fldCharType="end"/>
          </w:r>
        </w:sdtContent>
      </w:sdt>
      <w:sdt>
        <w:sdtPr>
          <w:rPr>
            <w:color w:val="0070C0"/>
            <w:sz w:val="22"/>
            <w:szCs w:val="22"/>
          </w:rPr>
          <w:id w:val="994227439"/>
          <w:citation/>
        </w:sdtPr>
        <w:sdtContent>
          <w:r w:rsidR="003044B5" w:rsidRPr="00D03914">
            <w:rPr>
              <w:color w:val="0070C0"/>
              <w:sz w:val="22"/>
              <w:szCs w:val="22"/>
              <w:rPrChange w:id="827" w:author="Anna Rasburn" w:date="2019-01-28T23:45:00Z">
                <w:rPr>
                  <w:color w:val="0070C0"/>
                </w:rPr>
              </w:rPrChange>
            </w:rPr>
            <w:fldChar w:fldCharType="begin"/>
          </w:r>
          <w:r w:rsidR="003044B5" w:rsidRPr="00D03914">
            <w:rPr>
              <w:color w:val="0070C0"/>
              <w:sz w:val="22"/>
              <w:szCs w:val="22"/>
              <w:rPrChange w:id="828" w:author="Anna Rasburn" w:date="2019-01-28T23:45:00Z">
                <w:rPr>
                  <w:color w:val="0070C0"/>
                </w:rPr>
              </w:rPrChange>
            </w:rPr>
            <w:instrText xml:space="preserve"> CITATION DWh17 \l 2057 </w:instrText>
          </w:r>
          <w:r w:rsidR="003044B5" w:rsidRPr="00D03914">
            <w:rPr>
              <w:color w:val="0070C0"/>
              <w:sz w:val="22"/>
              <w:szCs w:val="22"/>
              <w:rPrChange w:id="829" w:author="Anna Rasburn" w:date="2019-01-28T23:45:00Z">
                <w:rPr>
                  <w:color w:val="0070C0"/>
                </w:rPr>
              </w:rPrChange>
            </w:rPr>
            <w:fldChar w:fldCharType="separate"/>
          </w:r>
          <w:r w:rsidR="000042CF">
            <w:rPr>
              <w:noProof/>
              <w:color w:val="0070C0"/>
              <w:sz w:val="22"/>
              <w:szCs w:val="22"/>
            </w:rPr>
            <w:t xml:space="preserve"> </w:t>
          </w:r>
          <w:r w:rsidR="000042CF" w:rsidRPr="000042CF">
            <w:rPr>
              <w:noProof/>
              <w:color w:val="0070C0"/>
              <w:sz w:val="22"/>
              <w:szCs w:val="22"/>
            </w:rPr>
            <w:t>[2]</w:t>
          </w:r>
          <w:r w:rsidR="003044B5" w:rsidRPr="00D03914">
            <w:rPr>
              <w:color w:val="0070C0"/>
              <w:sz w:val="22"/>
              <w:szCs w:val="22"/>
              <w:rPrChange w:id="830" w:author="Anna Rasburn" w:date="2019-01-28T23:45:00Z">
                <w:rPr>
                  <w:color w:val="0070C0"/>
                </w:rPr>
              </w:rPrChange>
            </w:rPr>
            <w:fldChar w:fldCharType="end"/>
          </w:r>
        </w:sdtContent>
      </w:sdt>
      <w:del w:id="831" w:author="Anna Rasburn [2]" w:date="2019-01-19T17:03:00Z">
        <w:r w:rsidR="0020285E" w:rsidRPr="00D03914" w:rsidDel="00EA7189">
          <w:rPr>
            <w:color w:val="0070C0"/>
            <w:sz w:val="22"/>
            <w:szCs w:val="22"/>
            <w:rPrChange w:id="832" w:author="Anna Rasburn" w:date="2019-01-28T23:45:00Z">
              <w:rPr>
                <w:color w:val="0070C0"/>
              </w:rPr>
            </w:rPrChange>
          </w:rPr>
          <w:delText>[REFERENCE – GITHUB][REFERENCE-PAPER]</w:delText>
        </w:r>
      </w:del>
      <w:r w:rsidR="0020285E" w:rsidRPr="00D03914">
        <w:rPr>
          <w:color w:val="0070C0"/>
          <w:sz w:val="22"/>
          <w:szCs w:val="22"/>
          <w:rPrChange w:id="833" w:author="Anna Rasburn" w:date="2019-01-28T23:45:00Z">
            <w:rPr>
              <w:color w:val="0070C0"/>
            </w:rPr>
          </w:rPrChange>
        </w:rPr>
        <w:t xml:space="preserve">. The Gin application itself optimises a Java class, using a local search to add “Edits” to the source code </w:t>
      </w:r>
      <w:r w:rsidR="00024130" w:rsidRPr="00D03914">
        <w:rPr>
          <w:color w:val="0070C0"/>
          <w:sz w:val="22"/>
          <w:szCs w:val="22"/>
          <w:rPrChange w:id="834" w:author="Anna Rasburn" w:date="2019-01-28T23:45:00Z">
            <w:rPr>
              <w:color w:val="0070C0"/>
            </w:rPr>
          </w:rPrChange>
        </w:rPr>
        <w:t>un</w:t>
      </w:r>
      <w:r w:rsidR="0020285E" w:rsidRPr="00D03914">
        <w:rPr>
          <w:color w:val="0070C0"/>
          <w:sz w:val="22"/>
          <w:szCs w:val="22"/>
          <w:rPrChange w:id="835" w:author="Anna Rasburn" w:date="2019-01-28T23:45:00Z">
            <w:rPr>
              <w:color w:val="0070C0"/>
            </w:rPr>
          </w:rPrChange>
        </w:rPr>
        <w:t>til a more</w:t>
      </w:r>
      <w:r w:rsidR="00024130" w:rsidRPr="00D03914">
        <w:rPr>
          <w:color w:val="0070C0"/>
          <w:sz w:val="22"/>
          <w:szCs w:val="22"/>
          <w:rPrChange w:id="836" w:author="Anna Rasburn" w:date="2019-01-28T23:45:00Z">
            <w:rPr>
              <w:color w:val="0070C0"/>
            </w:rPr>
          </w:rPrChange>
        </w:rPr>
        <w:t>-</w:t>
      </w:r>
      <w:r w:rsidR="0020285E" w:rsidRPr="00D03914">
        <w:rPr>
          <w:color w:val="0070C0"/>
          <w:sz w:val="22"/>
          <w:szCs w:val="22"/>
          <w:rPrChange w:id="837" w:author="Anna Rasburn" w:date="2019-01-28T23:45:00Z">
            <w:rPr>
              <w:color w:val="0070C0"/>
            </w:rPr>
          </w:rPrChange>
        </w:rPr>
        <w:t xml:space="preserve">optimised version of the code is found. </w:t>
      </w:r>
      <w:r w:rsidR="007B052B" w:rsidRPr="00D03914">
        <w:rPr>
          <w:color w:val="0070C0"/>
          <w:sz w:val="22"/>
          <w:szCs w:val="22"/>
          <w:rPrChange w:id="838" w:author="Anna Rasburn" w:date="2019-01-28T23:45:00Z">
            <w:rPr>
              <w:color w:val="0070C0"/>
            </w:rPr>
          </w:rPrChange>
        </w:rPr>
        <w:t xml:space="preserve">As seen in Figure 2 and 3, </w:t>
      </w:r>
      <w:r w:rsidR="0020285E" w:rsidRPr="00D03914">
        <w:rPr>
          <w:color w:val="0070C0"/>
          <w:sz w:val="22"/>
          <w:szCs w:val="22"/>
          <w:rPrChange w:id="839" w:author="Anna Rasburn" w:date="2019-01-28T23:45:00Z">
            <w:rPr>
              <w:color w:val="0070C0"/>
            </w:rPr>
          </w:rPrChange>
        </w:rPr>
        <w:t>G</w:t>
      </w:r>
      <w:r w:rsidR="007B052B" w:rsidRPr="00D03914">
        <w:rPr>
          <w:color w:val="0070C0"/>
          <w:sz w:val="22"/>
          <w:szCs w:val="22"/>
          <w:rPrChange w:id="840" w:author="Anna Rasburn" w:date="2019-01-28T23:45:00Z">
            <w:rPr>
              <w:color w:val="0070C0"/>
            </w:rPr>
          </w:rPrChange>
        </w:rPr>
        <w:t>IN</w:t>
      </w:r>
      <w:r w:rsidR="0020285E" w:rsidRPr="00D03914">
        <w:rPr>
          <w:color w:val="0070C0"/>
          <w:sz w:val="22"/>
          <w:szCs w:val="22"/>
          <w:rPrChange w:id="841" w:author="Anna Rasburn" w:date="2019-01-28T23:45:00Z">
            <w:rPr>
              <w:color w:val="0070C0"/>
            </w:rPr>
          </w:rPrChange>
        </w:rPr>
        <w:t xml:space="preserve"> manipulates code in three </w:t>
      </w:r>
      <w:r w:rsidR="00024130" w:rsidRPr="00D03914">
        <w:rPr>
          <w:color w:val="0070C0"/>
          <w:sz w:val="22"/>
          <w:szCs w:val="22"/>
          <w:rPrChange w:id="842" w:author="Anna Rasburn" w:date="2019-01-28T23:45:00Z">
            <w:rPr>
              <w:color w:val="0070C0"/>
            </w:rPr>
          </w:rPrChange>
        </w:rPr>
        <w:t>principal</w:t>
      </w:r>
      <w:r w:rsidR="008C0595" w:rsidRPr="00D03914">
        <w:rPr>
          <w:color w:val="0070C0"/>
          <w:sz w:val="22"/>
          <w:szCs w:val="22"/>
          <w:rPrChange w:id="843" w:author="Anna Rasburn" w:date="2019-01-28T23:45:00Z">
            <w:rPr>
              <w:color w:val="0070C0"/>
            </w:rPr>
          </w:rPrChange>
        </w:rPr>
        <w:t xml:space="preserve"> ways </w:t>
      </w:r>
      <w:r w:rsidR="0020285E" w:rsidRPr="00D03914">
        <w:rPr>
          <w:color w:val="0070C0"/>
          <w:sz w:val="22"/>
          <w:szCs w:val="22"/>
          <w:rPrChange w:id="844" w:author="Anna Rasburn" w:date="2019-01-28T23:45:00Z">
            <w:rPr>
              <w:color w:val="0070C0"/>
            </w:rPr>
          </w:rPrChange>
        </w:rPr>
        <w:t xml:space="preserve">: deletion, copying and replacement. For instance, particular lines of code or blocks of code could be deleted such as in the </w:t>
      </w:r>
      <w:r w:rsidRPr="00D03914">
        <w:rPr>
          <w:color w:val="0070C0"/>
          <w:sz w:val="22"/>
          <w:szCs w:val="22"/>
          <w:rPrChange w:id="845" w:author="Anna Rasburn" w:date="2019-01-28T23:45:00Z">
            <w:rPr>
              <w:color w:val="0070C0"/>
            </w:rPr>
          </w:rPrChange>
        </w:rPr>
        <w:t xml:space="preserve">‘Triangle.java’, </w:t>
      </w:r>
      <w:r w:rsidR="008C0595" w:rsidRPr="00D03914">
        <w:rPr>
          <w:color w:val="0070C0"/>
          <w:sz w:val="22"/>
          <w:szCs w:val="22"/>
          <w:rPrChange w:id="846" w:author="Anna Rasburn" w:date="2019-01-28T23:45:00Z">
            <w:rPr>
              <w:color w:val="0070C0"/>
            </w:rPr>
          </w:rPrChange>
        </w:rPr>
        <w:t xml:space="preserve">where </w:t>
      </w:r>
      <w:r w:rsidRPr="00D03914">
        <w:rPr>
          <w:color w:val="0070C0"/>
          <w:sz w:val="22"/>
          <w:szCs w:val="22"/>
          <w:rPrChange w:id="847" w:author="Anna Rasburn" w:date="2019-01-28T23:45:00Z">
            <w:rPr>
              <w:color w:val="0070C0"/>
            </w:rPr>
          </w:rPrChange>
        </w:rPr>
        <w:t>the removal of the reference to the ‘</w:t>
      </w:r>
      <w:r w:rsidRPr="00D03914">
        <w:rPr>
          <w:rFonts w:ascii="Consolas" w:hAnsi="Consolas" w:cs="Consolas"/>
          <w:color w:val="0070C0"/>
          <w:sz w:val="22"/>
          <w:szCs w:val="22"/>
          <w:rPrChange w:id="848" w:author="Anna Rasburn" w:date="2019-01-28T23:45:00Z">
            <w:rPr>
              <w:rFonts w:ascii="Consolas" w:hAnsi="Consolas" w:cs="Consolas"/>
              <w:color w:val="0070C0"/>
            </w:rPr>
          </w:rPrChange>
        </w:rPr>
        <w:t>delay()</w:t>
      </w:r>
      <w:r w:rsidRPr="00D03914">
        <w:rPr>
          <w:color w:val="0070C0"/>
          <w:sz w:val="22"/>
          <w:szCs w:val="22"/>
          <w:rPrChange w:id="849" w:author="Anna Rasburn" w:date="2019-01-28T23:45:00Z">
            <w:rPr>
              <w:color w:val="0070C0"/>
            </w:rPr>
          </w:rPrChange>
        </w:rPr>
        <w:t xml:space="preserve">’ method creates a </w:t>
      </w:r>
      <w:del w:id="850" w:author="Alexander Brownlee" w:date="2019-01-31T11:45:00Z">
        <w:r w:rsidRPr="00D03914" w:rsidDel="008E67EB">
          <w:rPr>
            <w:color w:val="0070C0"/>
            <w:sz w:val="22"/>
            <w:szCs w:val="22"/>
            <w:rPrChange w:id="851" w:author="Anna Rasburn" w:date="2019-01-28T23:45:00Z">
              <w:rPr>
                <w:color w:val="0070C0"/>
              </w:rPr>
            </w:rPrChange>
          </w:rPr>
          <w:delText>more optimised</w:delText>
        </w:r>
      </w:del>
      <w:r w:rsidRPr="00D03914">
        <w:rPr>
          <w:color w:val="0070C0"/>
          <w:sz w:val="22"/>
          <w:szCs w:val="22"/>
          <w:rPrChange w:id="852" w:author="Anna Rasburn" w:date="2019-01-28T23:45:00Z">
            <w:rPr>
              <w:color w:val="0070C0"/>
            </w:rPr>
          </w:rPrChange>
        </w:rPr>
        <w:t xml:space="preserve"> version of the code that passes all the unit tests and has a lower execution time.</w:t>
      </w:r>
      <w:r w:rsidR="003044B5" w:rsidRPr="00D03914">
        <w:rPr>
          <w:color w:val="0070C0"/>
          <w:sz w:val="22"/>
          <w:szCs w:val="22"/>
          <w:rPrChange w:id="853" w:author="Anna Rasburn" w:date="2019-01-28T23:45:00Z">
            <w:rPr>
              <w:color w:val="0070C0"/>
            </w:rPr>
          </w:rPrChange>
        </w:rPr>
        <w:t xml:space="preserve"> </w:t>
      </w:r>
      <w:ins w:id="854" w:author="Anna Rasburn [2]" w:date="2019-01-19T16:21:00Z">
        <w:r w:rsidR="003044B5" w:rsidRPr="00D03914">
          <w:rPr>
            <w:color w:val="0070C0"/>
            <w:sz w:val="22"/>
            <w:szCs w:val="22"/>
            <w:rPrChange w:id="855" w:author="Anna Rasburn" w:date="2019-01-28T23:45:00Z">
              <w:rPr>
                <w:color w:val="0070C0"/>
              </w:rPr>
            </w:rPrChange>
          </w:rPr>
          <w:t xml:space="preserve">The </w:t>
        </w:r>
      </w:ins>
      <w:ins w:id="856" w:author="Alexander Brownlee" w:date="2019-01-31T11:46:00Z">
        <w:r w:rsidR="008E67EB">
          <w:rPr>
            <w:color w:val="0070C0"/>
            <w:sz w:val="22"/>
            <w:szCs w:val="22"/>
          </w:rPr>
          <w:t xml:space="preserve">possible </w:t>
        </w:r>
      </w:ins>
      <w:ins w:id="857" w:author="Anna Rasburn [2]" w:date="2019-01-19T16:21:00Z">
        <w:r w:rsidR="003044B5" w:rsidRPr="00D03914">
          <w:rPr>
            <w:color w:val="0070C0"/>
            <w:sz w:val="22"/>
            <w:szCs w:val="22"/>
            <w:rPrChange w:id="858" w:author="Anna Rasburn" w:date="2019-01-28T23:45:00Z">
              <w:rPr>
                <w:color w:val="0070C0"/>
              </w:rPr>
            </w:rPrChange>
          </w:rPr>
          <w:t xml:space="preserve">changes are Line Edits, Statement Edits and Constrained Statement Edits. The inspirations for the </w:t>
        </w:r>
      </w:ins>
      <w:ins w:id="859" w:author="Anna Rasburn [2]" w:date="2019-01-19T16:22:00Z">
        <w:r w:rsidR="003044B5" w:rsidRPr="00D03914">
          <w:rPr>
            <w:color w:val="0070C0"/>
            <w:sz w:val="22"/>
            <w:szCs w:val="22"/>
            <w:rPrChange w:id="860" w:author="Anna Rasburn" w:date="2019-01-28T23:45:00Z">
              <w:rPr>
                <w:color w:val="0070C0"/>
              </w:rPr>
            </w:rPrChange>
          </w:rPr>
          <w:t>‘Delete, Replace, Copy, Swap</w:t>
        </w:r>
      </w:ins>
      <w:ins w:id="861" w:author="Anna Rasburn [2]" w:date="2019-01-19T16:23:00Z">
        <w:r w:rsidR="003044B5" w:rsidRPr="00D03914">
          <w:rPr>
            <w:color w:val="0070C0"/>
            <w:sz w:val="22"/>
            <w:szCs w:val="22"/>
            <w:rPrChange w:id="862" w:author="Anna Rasburn" w:date="2019-01-28T23:45:00Z">
              <w:rPr>
                <w:color w:val="0070C0"/>
              </w:rPr>
            </w:rPrChange>
          </w:rPr>
          <w:t xml:space="preserve">’ [REFERENCE] of line edits came from research conducted by </w:t>
        </w:r>
        <w:proofErr w:type="spellStart"/>
        <w:r w:rsidR="003044B5" w:rsidRPr="00D03914">
          <w:rPr>
            <w:color w:val="0070C0"/>
            <w:sz w:val="22"/>
            <w:szCs w:val="22"/>
            <w:rPrChange w:id="863" w:author="Anna Rasburn" w:date="2019-01-28T23:45:00Z">
              <w:rPr>
                <w:color w:val="0070C0"/>
              </w:rPr>
            </w:rPrChange>
          </w:rPr>
          <w:t>Petke</w:t>
        </w:r>
        <w:proofErr w:type="spellEnd"/>
        <w:r w:rsidR="003044B5" w:rsidRPr="00D03914">
          <w:rPr>
            <w:color w:val="0070C0"/>
            <w:sz w:val="22"/>
            <w:szCs w:val="22"/>
            <w:rPrChange w:id="864" w:author="Anna Rasburn" w:date="2019-01-28T23:45:00Z">
              <w:rPr>
                <w:color w:val="0070C0"/>
              </w:rPr>
            </w:rPrChange>
          </w:rPr>
          <w:t xml:space="preserve"> and Langdon</w:t>
        </w:r>
      </w:ins>
      <w:customXmlInsRangeStart w:id="865" w:author="Anna Rasburn [2]" w:date="2019-01-19T17:00:00Z"/>
      <w:sdt>
        <w:sdtPr>
          <w:rPr>
            <w:color w:val="0070C0"/>
            <w:sz w:val="22"/>
            <w:szCs w:val="22"/>
          </w:rPr>
          <w:id w:val="1322547908"/>
          <w:citation/>
        </w:sdtPr>
        <w:sdtContent>
          <w:customXmlInsRangeEnd w:id="865"/>
          <w:ins w:id="866" w:author="Anna Rasburn [2]" w:date="2019-01-19T17:00:00Z">
            <w:r w:rsidR="00EA7189" w:rsidRPr="00D03914">
              <w:rPr>
                <w:color w:val="0070C0"/>
                <w:sz w:val="22"/>
                <w:szCs w:val="22"/>
                <w:rPrChange w:id="867" w:author="Anna Rasburn" w:date="2019-01-28T23:45:00Z">
                  <w:rPr>
                    <w:color w:val="0070C0"/>
                  </w:rPr>
                </w:rPrChange>
              </w:rPr>
              <w:fldChar w:fldCharType="begin"/>
            </w:r>
            <w:r w:rsidR="00EA7189" w:rsidRPr="00D03914">
              <w:rPr>
                <w:color w:val="0070C0"/>
                <w:sz w:val="22"/>
                <w:szCs w:val="22"/>
                <w:rPrChange w:id="868" w:author="Anna Rasburn" w:date="2019-01-28T23:45:00Z">
                  <w:rPr>
                    <w:color w:val="0070C0"/>
                  </w:rPr>
                </w:rPrChange>
              </w:rPr>
              <w:instrText xml:space="preserve"> CITATION WBL15 \l 2057 </w:instrText>
            </w:r>
          </w:ins>
          <w:r w:rsidR="00EA7189" w:rsidRPr="00D03914">
            <w:rPr>
              <w:color w:val="0070C0"/>
              <w:sz w:val="22"/>
              <w:szCs w:val="22"/>
              <w:rPrChange w:id="869" w:author="Anna Rasburn" w:date="2019-01-28T23:45:00Z">
                <w:rPr>
                  <w:color w:val="0070C0"/>
                </w:rPr>
              </w:rPrChange>
            </w:rPr>
            <w:fldChar w:fldCharType="separate"/>
          </w:r>
          <w:r w:rsidR="000042CF">
            <w:rPr>
              <w:noProof/>
              <w:color w:val="0070C0"/>
              <w:sz w:val="22"/>
              <w:szCs w:val="22"/>
            </w:rPr>
            <w:t xml:space="preserve"> </w:t>
          </w:r>
          <w:r w:rsidR="000042CF" w:rsidRPr="000042CF">
            <w:rPr>
              <w:noProof/>
              <w:color w:val="0070C0"/>
              <w:sz w:val="22"/>
              <w:szCs w:val="22"/>
            </w:rPr>
            <w:t>[9]</w:t>
          </w:r>
          <w:ins w:id="870" w:author="Anna Rasburn [2]" w:date="2019-01-19T17:00:00Z">
            <w:r w:rsidR="00EA7189" w:rsidRPr="00D03914">
              <w:rPr>
                <w:color w:val="0070C0"/>
                <w:sz w:val="22"/>
                <w:szCs w:val="22"/>
                <w:rPrChange w:id="871" w:author="Anna Rasburn" w:date="2019-01-28T23:45:00Z">
                  <w:rPr>
                    <w:color w:val="0070C0"/>
                  </w:rPr>
                </w:rPrChange>
              </w:rPr>
              <w:fldChar w:fldCharType="end"/>
            </w:r>
          </w:ins>
          <w:customXmlInsRangeStart w:id="872" w:author="Anna Rasburn [2]" w:date="2019-01-19T17:00:00Z"/>
        </w:sdtContent>
      </w:sdt>
      <w:customXmlInsRangeEnd w:id="872"/>
      <w:ins w:id="873" w:author="Anna Rasburn [2]" w:date="2019-01-19T16:23:00Z">
        <w:r w:rsidR="003044B5" w:rsidRPr="00D03914">
          <w:rPr>
            <w:color w:val="0070C0"/>
            <w:sz w:val="22"/>
            <w:szCs w:val="22"/>
            <w:rPrChange w:id="874" w:author="Anna Rasburn" w:date="2019-01-28T23:45:00Z">
              <w:rPr>
                <w:color w:val="0070C0"/>
              </w:rPr>
            </w:rPrChange>
          </w:rPr>
          <w:t xml:space="preserve"> with their GISMOE </w:t>
        </w:r>
      </w:ins>
      <w:ins w:id="875" w:author="Anna Rasburn [2]" w:date="2019-01-19T16:24:00Z">
        <w:r w:rsidR="003044B5" w:rsidRPr="00D03914">
          <w:rPr>
            <w:color w:val="0070C0"/>
            <w:sz w:val="22"/>
            <w:szCs w:val="22"/>
            <w:rPrChange w:id="876" w:author="Anna Rasburn" w:date="2019-01-28T23:45:00Z">
              <w:rPr>
                <w:color w:val="0070C0"/>
              </w:rPr>
            </w:rPrChange>
          </w:rPr>
          <w:t>t</w:t>
        </w:r>
      </w:ins>
      <w:ins w:id="877" w:author="Anna Rasburn [2]" w:date="2019-01-19T16:23:00Z">
        <w:r w:rsidR="003044B5" w:rsidRPr="00D03914">
          <w:rPr>
            <w:color w:val="0070C0"/>
            <w:sz w:val="22"/>
            <w:szCs w:val="22"/>
            <w:rPrChange w:id="878" w:author="Anna Rasburn" w:date="2019-01-28T23:45:00Z">
              <w:rPr>
                <w:color w:val="0070C0"/>
              </w:rPr>
            </w:rPrChange>
          </w:rPr>
          <w:t>ool</w:t>
        </w:r>
      </w:ins>
      <w:customXmlInsRangeStart w:id="879" w:author="Anna Rasburn [2]" w:date="2019-01-19T17:01:00Z"/>
      <w:sdt>
        <w:sdtPr>
          <w:rPr>
            <w:color w:val="0070C0"/>
            <w:sz w:val="22"/>
            <w:szCs w:val="22"/>
          </w:rPr>
          <w:id w:val="-2076421430"/>
          <w:citation/>
        </w:sdtPr>
        <w:sdtContent>
          <w:customXmlInsRangeEnd w:id="879"/>
          <w:ins w:id="880" w:author="Anna Rasburn [2]" w:date="2019-01-19T17:01:00Z">
            <w:r w:rsidR="00EA7189" w:rsidRPr="00D03914">
              <w:rPr>
                <w:color w:val="0070C0"/>
                <w:sz w:val="22"/>
                <w:szCs w:val="22"/>
                <w:rPrChange w:id="881" w:author="Anna Rasburn" w:date="2019-01-28T23:45:00Z">
                  <w:rPr>
                    <w:color w:val="0070C0"/>
                  </w:rPr>
                </w:rPrChange>
              </w:rPr>
              <w:fldChar w:fldCharType="begin"/>
            </w:r>
            <w:r w:rsidR="00EA7189" w:rsidRPr="00D03914">
              <w:rPr>
                <w:color w:val="0070C0"/>
                <w:sz w:val="22"/>
                <w:szCs w:val="22"/>
                <w:rPrChange w:id="882" w:author="Anna Rasburn" w:date="2019-01-28T23:45:00Z">
                  <w:rPr>
                    <w:color w:val="0070C0"/>
                  </w:rPr>
                </w:rPrChange>
              </w:rPr>
              <w:instrText xml:space="preserve"> CITATION JPe13 \l 2057 </w:instrText>
            </w:r>
          </w:ins>
          <w:r w:rsidR="00EA7189" w:rsidRPr="00D03914">
            <w:rPr>
              <w:color w:val="0070C0"/>
              <w:sz w:val="22"/>
              <w:szCs w:val="22"/>
              <w:rPrChange w:id="883" w:author="Anna Rasburn" w:date="2019-01-28T23:45:00Z">
                <w:rPr>
                  <w:color w:val="0070C0"/>
                </w:rPr>
              </w:rPrChange>
            </w:rPr>
            <w:fldChar w:fldCharType="separate"/>
          </w:r>
          <w:r w:rsidR="000042CF">
            <w:rPr>
              <w:noProof/>
              <w:color w:val="0070C0"/>
              <w:sz w:val="22"/>
              <w:szCs w:val="22"/>
            </w:rPr>
            <w:t xml:space="preserve"> </w:t>
          </w:r>
          <w:r w:rsidR="000042CF" w:rsidRPr="000042CF">
            <w:rPr>
              <w:noProof/>
              <w:color w:val="0070C0"/>
              <w:sz w:val="22"/>
              <w:szCs w:val="22"/>
            </w:rPr>
            <w:t>[10]</w:t>
          </w:r>
          <w:ins w:id="884" w:author="Anna Rasburn [2]" w:date="2019-01-19T17:01:00Z">
            <w:r w:rsidR="00EA7189" w:rsidRPr="00D03914">
              <w:rPr>
                <w:color w:val="0070C0"/>
                <w:sz w:val="22"/>
                <w:szCs w:val="22"/>
                <w:rPrChange w:id="885" w:author="Anna Rasburn" w:date="2019-01-28T23:45:00Z">
                  <w:rPr>
                    <w:color w:val="0070C0"/>
                  </w:rPr>
                </w:rPrChange>
              </w:rPr>
              <w:fldChar w:fldCharType="end"/>
            </w:r>
          </w:ins>
          <w:customXmlInsRangeStart w:id="886" w:author="Anna Rasburn [2]" w:date="2019-01-19T17:01:00Z"/>
        </w:sdtContent>
      </w:sdt>
      <w:customXmlInsRangeEnd w:id="886"/>
      <w:customXmlInsRangeStart w:id="887" w:author="Anna Rasburn [2]" w:date="2019-01-19T17:01:00Z"/>
      <w:sdt>
        <w:sdtPr>
          <w:rPr>
            <w:color w:val="0070C0"/>
            <w:sz w:val="22"/>
            <w:szCs w:val="22"/>
          </w:rPr>
          <w:id w:val="-26875393"/>
          <w:citation/>
        </w:sdtPr>
        <w:sdtContent>
          <w:customXmlInsRangeEnd w:id="887"/>
          <w:ins w:id="888" w:author="Anna Rasburn [2]" w:date="2019-01-19T17:01:00Z">
            <w:r w:rsidR="00EA7189" w:rsidRPr="00D03914">
              <w:rPr>
                <w:color w:val="0070C0"/>
                <w:sz w:val="22"/>
                <w:szCs w:val="22"/>
                <w:rPrChange w:id="889" w:author="Anna Rasburn" w:date="2019-01-28T23:45:00Z">
                  <w:rPr>
                    <w:color w:val="0070C0"/>
                  </w:rPr>
                </w:rPrChange>
              </w:rPr>
              <w:fldChar w:fldCharType="begin"/>
            </w:r>
            <w:r w:rsidR="00EA7189" w:rsidRPr="00D03914">
              <w:rPr>
                <w:color w:val="0070C0"/>
                <w:sz w:val="22"/>
                <w:szCs w:val="22"/>
                <w:rPrChange w:id="890" w:author="Anna Rasburn" w:date="2019-01-28T23:45:00Z">
                  <w:rPr>
                    <w:color w:val="0070C0"/>
                  </w:rPr>
                </w:rPrChange>
              </w:rPr>
              <w:instrText xml:space="preserve"> CITATION JPe14 \l 2057 </w:instrText>
            </w:r>
          </w:ins>
          <w:r w:rsidR="00EA7189" w:rsidRPr="00D03914">
            <w:rPr>
              <w:color w:val="0070C0"/>
              <w:sz w:val="22"/>
              <w:szCs w:val="22"/>
              <w:rPrChange w:id="891" w:author="Anna Rasburn" w:date="2019-01-28T23:45:00Z">
                <w:rPr>
                  <w:color w:val="0070C0"/>
                </w:rPr>
              </w:rPrChange>
            </w:rPr>
            <w:fldChar w:fldCharType="separate"/>
          </w:r>
          <w:r w:rsidR="000042CF">
            <w:rPr>
              <w:noProof/>
              <w:color w:val="0070C0"/>
              <w:sz w:val="22"/>
              <w:szCs w:val="22"/>
            </w:rPr>
            <w:t xml:space="preserve"> </w:t>
          </w:r>
          <w:r w:rsidR="000042CF" w:rsidRPr="000042CF">
            <w:rPr>
              <w:noProof/>
              <w:color w:val="0070C0"/>
              <w:sz w:val="22"/>
              <w:szCs w:val="22"/>
            </w:rPr>
            <w:t>[8]</w:t>
          </w:r>
          <w:ins w:id="892" w:author="Anna Rasburn [2]" w:date="2019-01-19T17:01:00Z">
            <w:r w:rsidR="00EA7189" w:rsidRPr="00D03914">
              <w:rPr>
                <w:color w:val="0070C0"/>
                <w:sz w:val="22"/>
                <w:szCs w:val="22"/>
                <w:rPrChange w:id="893" w:author="Anna Rasburn" w:date="2019-01-28T23:45:00Z">
                  <w:rPr>
                    <w:color w:val="0070C0"/>
                  </w:rPr>
                </w:rPrChange>
              </w:rPr>
              <w:fldChar w:fldCharType="end"/>
            </w:r>
          </w:ins>
          <w:customXmlInsRangeStart w:id="894" w:author="Anna Rasburn [2]" w:date="2019-01-19T17:01:00Z"/>
        </w:sdtContent>
      </w:sdt>
      <w:customXmlInsRangeEnd w:id="894"/>
      <w:customXmlInsRangeStart w:id="895" w:author="Anna Rasburn [2]" w:date="2019-01-19T17:02:00Z"/>
      <w:sdt>
        <w:sdtPr>
          <w:rPr>
            <w:color w:val="0070C0"/>
            <w:sz w:val="22"/>
            <w:szCs w:val="22"/>
          </w:rPr>
          <w:id w:val="-604499661"/>
          <w:citation/>
        </w:sdtPr>
        <w:sdtContent>
          <w:customXmlInsRangeEnd w:id="895"/>
          <w:ins w:id="896" w:author="Anna Rasburn [2]" w:date="2019-01-19T17:02:00Z">
            <w:r w:rsidR="00EA7189" w:rsidRPr="00D03914">
              <w:rPr>
                <w:color w:val="0070C0"/>
                <w:sz w:val="22"/>
                <w:szCs w:val="22"/>
                <w:rPrChange w:id="897" w:author="Anna Rasburn" w:date="2019-01-28T23:45:00Z">
                  <w:rPr>
                    <w:color w:val="0070C0"/>
                  </w:rPr>
                </w:rPrChange>
              </w:rPr>
              <w:fldChar w:fldCharType="begin"/>
            </w:r>
            <w:r w:rsidR="00EA7189" w:rsidRPr="00D03914">
              <w:rPr>
                <w:color w:val="0070C0"/>
                <w:sz w:val="22"/>
                <w:szCs w:val="22"/>
                <w:rPrChange w:id="898" w:author="Anna Rasburn" w:date="2019-01-28T23:45:00Z">
                  <w:rPr>
                    <w:color w:val="0070C0"/>
                  </w:rPr>
                </w:rPrChange>
              </w:rPr>
              <w:instrText xml:space="preserve"> CITATION DWh17 \l 2057 </w:instrText>
            </w:r>
          </w:ins>
          <w:r w:rsidR="00EA7189" w:rsidRPr="00D03914">
            <w:rPr>
              <w:color w:val="0070C0"/>
              <w:sz w:val="22"/>
              <w:szCs w:val="22"/>
              <w:rPrChange w:id="899" w:author="Anna Rasburn" w:date="2019-01-28T23:45:00Z">
                <w:rPr>
                  <w:color w:val="0070C0"/>
                </w:rPr>
              </w:rPrChange>
            </w:rPr>
            <w:fldChar w:fldCharType="separate"/>
          </w:r>
          <w:r w:rsidR="000042CF">
            <w:rPr>
              <w:noProof/>
              <w:color w:val="0070C0"/>
              <w:sz w:val="22"/>
              <w:szCs w:val="22"/>
            </w:rPr>
            <w:t xml:space="preserve"> </w:t>
          </w:r>
          <w:r w:rsidR="000042CF" w:rsidRPr="000042CF">
            <w:rPr>
              <w:noProof/>
              <w:color w:val="0070C0"/>
              <w:sz w:val="22"/>
              <w:szCs w:val="22"/>
            </w:rPr>
            <w:t>[2]</w:t>
          </w:r>
          <w:ins w:id="900" w:author="Anna Rasburn [2]" w:date="2019-01-19T17:02:00Z">
            <w:r w:rsidR="00EA7189" w:rsidRPr="00D03914">
              <w:rPr>
                <w:color w:val="0070C0"/>
                <w:sz w:val="22"/>
                <w:szCs w:val="22"/>
                <w:rPrChange w:id="901" w:author="Anna Rasburn" w:date="2019-01-28T23:45:00Z">
                  <w:rPr>
                    <w:color w:val="0070C0"/>
                  </w:rPr>
                </w:rPrChange>
              </w:rPr>
              <w:fldChar w:fldCharType="end"/>
            </w:r>
          </w:ins>
          <w:customXmlInsRangeStart w:id="902" w:author="Anna Rasburn [2]" w:date="2019-01-19T17:02:00Z"/>
        </w:sdtContent>
      </w:sdt>
      <w:customXmlInsRangeEnd w:id="902"/>
      <w:ins w:id="903" w:author="Anna Rasburn [2]" w:date="2019-01-19T16:23:00Z">
        <w:r w:rsidR="003044B5" w:rsidRPr="00D03914">
          <w:rPr>
            <w:color w:val="0070C0"/>
            <w:sz w:val="22"/>
            <w:szCs w:val="22"/>
            <w:rPrChange w:id="904" w:author="Anna Rasburn" w:date="2019-01-28T23:45:00Z">
              <w:rPr>
                <w:color w:val="0070C0"/>
              </w:rPr>
            </w:rPrChange>
          </w:rPr>
          <w:t xml:space="preserve"> </w:t>
        </w:r>
      </w:ins>
      <w:ins w:id="905" w:author="Anna Rasburn [2]" w:date="2019-01-19T16:24:00Z">
        <w:r w:rsidR="003044B5" w:rsidRPr="00D03914">
          <w:rPr>
            <w:color w:val="0070C0"/>
            <w:sz w:val="22"/>
            <w:szCs w:val="22"/>
            <w:rPrChange w:id="906" w:author="Anna Rasburn" w:date="2019-01-28T23:45:00Z">
              <w:rPr>
                <w:color w:val="0070C0"/>
              </w:rPr>
            </w:rPrChange>
          </w:rPr>
          <w:t>. The Statement edits changes of ‘Delete, R</w:t>
        </w:r>
      </w:ins>
      <w:ins w:id="907" w:author="Anna Rasburn [2]" w:date="2019-01-19T16:25:00Z">
        <w:r w:rsidR="003044B5" w:rsidRPr="00D03914">
          <w:rPr>
            <w:color w:val="0070C0"/>
            <w:sz w:val="22"/>
            <w:szCs w:val="22"/>
            <w:rPrChange w:id="908" w:author="Anna Rasburn" w:date="2019-01-28T23:45:00Z">
              <w:rPr>
                <w:color w:val="0070C0"/>
              </w:rPr>
            </w:rPrChange>
          </w:rPr>
          <w:t xml:space="preserve">eplace, Copy, Swap’ [REERENCE] come from the </w:t>
        </w:r>
        <w:proofErr w:type="spellStart"/>
        <w:r w:rsidR="003044B5" w:rsidRPr="00D03914">
          <w:rPr>
            <w:color w:val="0070C0"/>
            <w:sz w:val="22"/>
            <w:szCs w:val="22"/>
            <w:rPrChange w:id="909" w:author="Anna Rasburn" w:date="2019-01-28T23:45:00Z">
              <w:rPr>
                <w:color w:val="0070C0"/>
              </w:rPr>
            </w:rPrChange>
          </w:rPr>
          <w:t>GenProg</w:t>
        </w:r>
      </w:ins>
      <w:proofErr w:type="spellEnd"/>
      <w:customXmlInsRangeStart w:id="910" w:author="Anna Rasburn [2]" w:date="2019-01-19T16:59:00Z"/>
      <w:sdt>
        <w:sdtPr>
          <w:rPr>
            <w:color w:val="0070C0"/>
            <w:sz w:val="22"/>
            <w:szCs w:val="22"/>
          </w:rPr>
          <w:id w:val="-2090222568"/>
          <w:citation/>
        </w:sdtPr>
        <w:sdtContent>
          <w:customXmlInsRangeEnd w:id="910"/>
          <w:ins w:id="911" w:author="Anna Rasburn [2]" w:date="2019-01-19T16:59:00Z">
            <w:r w:rsidR="00EA7189" w:rsidRPr="00D03914">
              <w:rPr>
                <w:color w:val="0070C0"/>
                <w:sz w:val="22"/>
                <w:szCs w:val="22"/>
                <w:rPrChange w:id="912" w:author="Anna Rasburn" w:date="2019-01-28T23:45:00Z">
                  <w:rPr>
                    <w:color w:val="0070C0"/>
                  </w:rPr>
                </w:rPrChange>
              </w:rPr>
              <w:fldChar w:fldCharType="begin"/>
            </w:r>
            <w:r w:rsidR="00EA7189" w:rsidRPr="00D03914">
              <w:rPr>
                <w:color w:val="0070C0"/>
                <w:sz w:val="22"/>
                <w:szCs w:val="22"/>
                <w:rPrChange w:id="913" w:author="Anna Rasburn" w:date="2019-01-28T23:45:00Z">
                  <w:rPr>
                    <w:color w:val="0070C0"/>
                  </w:rPr>
                </w:rPrChange>
              </w:rPr>
              <w:instrText xml:space="preserve"> CITATION CLe12 \l 2057 </w:instrText>
            </w:r>
          </w:ins>
          <w:r w:rsidR="00EA7189" w:rsidRPr="00D03914">
            <w:rPr>
              <w:color w:val="0070C0"/>
              <w:sz w:val="22"/>
              <w:szCs w:val="22"/>
              <w:rPrChange w:id="914" w:author="Anna Rasburn" w:date="2019-01-28T23:45:00Z">
                <w:rPr>
                  <w:color w:val="0070C0"/>
                </w:rPr>
              </w:rPrChange>
            </w:rPr>
            <w:fldChar w:fldCharType="separate"/>
          </w:r>
          <w:r w:rsidR="000042CF">
            <w:rPr>
              <w:noProof/>
              <w:color w:val="0070C0"/>
              <w:sz w:val="22"/>
              <w:szCs w:val="22"/>
            </w:rPr>
            <w:t xml:space="preserve"> </w:t>
          </w:r>
          <w:r w:rsidR="000042CF" w:rsidRPr="000042CF">
            <w:rPr>
              <w:noProof/>
              <w:color w:val="0070C0"/>
              <w:sz w:val="22"/>
              <w:szCs w:val="22"/>
            </w:rPr>
            <w:t>[11]</w:t>
          </w:r>
          <w:ins w:id="915" w:author="Anna Rasburn [2]" w:date="2019-01-19T16:59:00Z">
            <w:r w:rsidR="00EA7189" w:rsidRPr="00D03914">
              <w:rPr>
                <w:color w:val="0070C0"/>
                <w:sz w:val="22"/>
                <w:szCs w:val="22"/>
                <w:rPrChange w:id="916" w:author="Anna Rasburn" w:date="2019-01-28T23:45:00Z">
                  <w:rPr>
                    <w:color w:val="0070C0"/>
                  </w:rPr>
                </w:rPrChange>
              </w:rPr>
              <w:fldChar w:fldCharType="end"/>
            </w:r>
          </w:ins>
          <w:customXmlInsRangeStart w:id="917" w:author="Anna Rasburn [2]" w:date="2019-01-19T16:59:00Z"/>
        </w:sdtContent>
      </w:sdt>
      <w:customXmlInsRangeEnd w:id="917"/>
      <w:ins w:id="918" w:author="Anna Rasburn [2]" w:date="2019-01-19T16:25:00Z">
        <w:r w:rsidR="003044B5" w:rsidRPr="00D03914">
          <w:rPr>
            <w:color w:val="0070C0"/>
            <w:sz w:val="22"/>
            <w:szCs w:val="22"/>
            <w:rPrChange w:id="919" w:author="Anna Rasburn" w:date="2019-01-28T23:45:00Z">
              <w:rPr>
                <w:color w:val="0070C0"/>
              </w:rPr>
            </w:rPrChange>
          </w:rPr>
          <w:t xml:space="preserve"> automated program repair tool. All Constrained statement edits are Gin’s own creation which presents the in</w:t>
        </w:r>
      </w:ins>
      <w:ins w:id="920" w:author="Anna Rasburn [2]" w:date="2019-01-19T16:26:00Z">
        <w:r w:rsidR="003044B5" w:rsidRPr="00D03914">
          <w:rPr>
            <w:color w:val="0070C0"/>
            <w:sz w:val="22"/>
            <w:szCs w:val="22"/>
            <w:rPrChange w:id="921" w:author="Anna Rasburn" w:date="2019-01-28T23:45:00Z">
              <w:rPr>
                <w:color w:val="0070C0"/>
              </w:rPr>
            </w:rPrChange>
          </w:rPr>
          <w:t>no</w:t>
        </w:r>
      </w:ins>
      <w:ins w:id="922" w:author="Anna Rasburn [2]" w:date="2019-01-19T16:25:00Z">
        <w:r w:rsidR="003044B5" w:rsidRPr="00D03914">
          <w:rPr>
            <w:color w:val="0070C0"/>
            <w:sz w:val="22"/>
            <w:szCs w:val="22"/>
            <w:rPrChange w:id="923" w:author="Anna Rasburn" w:date="2019-01-28T23:45:00Z">
              <w:rPr>
                <w:color w:val="0070C0"/>
              </w:rPr>
            </w:rPrChange>
          </w:rPr>
          <w:t>vation of the Gin tool and it</w:t>
        </w:r>
      </w:ins>
      <w:ins w:id="924" w:author="Anna Rasburn [2]" w:date="2019-01-19T16:26:00Z">
        <w:r w:rsidR="003044B5" w:rsidRPr="00D03914">
          <w:rPr>
            <w:color w:val="0070C0"/>
            <w:sz w:val="22"/>
            <w:szCs w:val="22"/>
            <w:rPrChange w:id="925" w:author="Anna Rasburn" w:date="2019-01-28T23:45:00Z">
              <w:rPr>
                <w:color w:val="0070C0"/>
              </w:rPr>
            </w:rPrChange>
          </w:rPr>
          <w:t>s exploration o</w:t>
        </w:r>
      </w:ins>
      <w:ins w:id="926" w:author="Anna Rasburn [2]" w:date="2019-01-19T16:27:00Z">
        <w:r w:rsidR="003044B5" w:rsidRPr="00D03914">
          <w:rPr>
            <w:color w:val="0070C0"/>
            <w:sz w:val="22"/>
            <w:szCs w:val="22"/>
            <w:rPrChange w:id="927" w:author="Anna Rasburn" w:date="2019-01-28T23:45:00Z">
              <w:rPr>
                <w:color w:val="0070C0"/>
              </w:rPr>
            </w:rPrChange>
          </w:rPr>
          <w:t>f</w:t>
        </w:r>
      </w:ins>
      <w:customXmlInsRangeStart w:id="928" w:author="Anna Rasburn [2]" w:date="2019-01-19T16:35:00Z"/>
      <w:sdt>
        <w:sdtPr>
          <w:rPr>
            <w:color w:val="0070C0"/>
            <w:sz w:val="22"/>
            <w:szCs w:val="22"/>
          </w:rPr>
          <w:id w:val="-1799763190"/>
          <w:citation/>
        </w:sdtPr>
        <w:sdtContent>
          <w:customXmlInsRangeEnd w:id="928"/>
          <w:ins w:id="929" w:author="Anna Rasburn [2]" w:date="2019-01-19T16:35:00Z">
            <w:r w:rsidR="00095224" w:rsidRPr="00D03914">
              <w:rPr>
                <w:color w:val="0070C0"/>
                <w:sz w:val="22"/>
                <w:szCs w:val="22"/>
                <w:rPrChange w:id="930" w:author="Anna Rasburn" w:date="2019-01-28T23:45:00Z">
                  <w:rPr>
                    <w:color w:val="0070C0"/>
                  </w:rPr>
                </w:rPrChange>
              </w:rPr>
              <w:fldChar w:fldCharType="begin"/>
            </w:r>
            <w:r w:rsidR="00095224" w:rsidRPr="00D03914">
              <w:rPr>
                <w:color w:val="0070C0"/>
                <w:sz w:val="22"/>
                <w:szCs w:val="22"/>
                <w:rPrChange w:id="931" w:author="Anna Rasburn" w:date="2019-01-28T23:45:00Z">
                  <w:rPr>
                    <w:color w:val="0070C0"/>
                  </w:rPr>
                </w:rPrChange>
              </w:rPr>
              <w:instrText xml:space="preserve"> CITATION WBL15 \l 2057 </w:instrText>
            </w:r>
          </w:ins>
          <w:r w:rsidR="00095224" w:rsidRPr="00D03914">
            <w:rPr>
              <w:color w:val="0070C0"/>
              <w:sz w:val="22"/>
              <w:szCs w:val="22"/>
              <w:rPrChange w:id="932" w:author="Anna Rasburn" w:date="2019-01-28T23:45:00Z">
                <w:rPr>
                  <w:color w:val="0070C0"/>
                </w:rPr>
              </w:rPrChange>
            </w:rPr>
            <w:fldChar w:fldCharType="separate"/>
          </w:r>
          <w:r w:rsidR="000042CF">
            <w:rPr>
              <w:noProof/>
              <w:color w:val="0070C0"/>
              <w:sz w:val="22"/>
              <w:szCs w:val="22"/>
            </w:rPr>
            <w:t xml:space="preserve"> </w:t>
          </w:r>
          <w:r w:rsidR="000042CF" w:rsidRPr="000042CF">
            <w:rPr>
              <w:noProof/>
              <w:color w:val="0070C0"/>
              <w:sz w:val="22"/>
              <w:szCs w:val="22"/>
            </w:rPr>
            <w:t>[9]</w:t>
          </w:r>
          <w:ins w:id="933" w:author="Anna Rasburn [2]" w:date="2019-01-19T16:35:00Z">
            <w:r w:rsidR="00095224" w:rsidRPr="00D03914">
              <w:rPr>
                <w:color w:val="0070C0"/>
                <w:sz w:val="22"/>
                <w:szCs w:val="22"/>
                <w:rPrChange w:id="934" w:author="Anna Rasburn" w:date="2019-01-28T23:45:00Z">
                  <w:rPr>
                    <w:color w:val="0070C0"/>
                  </w:rPr>
                </w:rPrChange>
              </w:rPr>
              <w:fldChar w:fldCharType="end"/>
            </w:r>
          </w:ins>
          <w:customXmlInsRangeStart w:id="935" w:author="Anna Rasburn [2]" w:date="2019-01-19T16:35:00Z"/>
        </w:sdtContent>
      </w:sdt>
      <w:customXmlInsRangeEnd w:id="935"/>
      <w:ins w:id="936" w:author="Anna Rasburn [2]" w:date="2019-01-19T16:26:00Z">
        <w:r w:rsidR="003044B5" w:rsidRPr="00D03914">
          <w:rPr>
            <w:color w:val="0070C0"/>
            <w:sz w:val="22"/>
            <w:szCs w:val="22"/>
            <w:rPrChange w:id="937" w:author="Anna Rasburn" w:date="2019-01-28T23:45:00Z">
              <w:rPr>
                <w:color w:val="0070C0"/>
              </w:rPr>
            </w:rPrChange>
          </w:rPr>
          <w:t xml:space="preserve"> the optimisation field. </w:t>
        </w:r>
      </w:ins>
      <w:r w:rsidRPr="00D03914">
        <w:rPr>
          <w:color w:val="0070C0"/>
          <w:sz w:val="22"/>
          <w:szCs w:val="22"/>
          <w:rPrChange w:id="938" w:author="Anna Rasburn" w:date="2019-01-28T23:45:00Z">
            <w:rPr>
              <w:color w:val="0070C0"/>
            </w:rPr>
          </w:rPrChange>
        </w:rPr>
        <w:t xml:space="preserve"> An example of the Gin code output is seen below. </w:t>
      </w:r>
    </w:p>
    <w:p w14:paraId="09D64142" w14:textId="77777777" w:rsidR="007B052B" w:rsidRPr="00C476A9" w:rsidRDefault="00946A62" w:rsidP="007B052B">
      <w:pPr>
        <w:pStyle w:val="BodyText"/>
        <w:keepNext/>
        <w:ind w:firstLine="0"/>
        <w:jc w:val="center"/>
        <w:rPr>
          <w:sz w:val="24"/>
          <w:szCs w:val="24"/>
        </w:rPr>
      </w:pPr>
      <w:r w:rsidRPr="00C476A9">
        <w:rPr>
          <w:noProof/>
          <w:color w:val="0070C0"/>
          <w:sz w:val="24"/>
          <w:szCs w:val="24"/>
        </w:rPr>
        <w:lastRenderedPageBreak/>
        <w:drawing>
          <wp:inline distT="0" distB="0" distL="0" distR="0" wp14:anchorId="66EBB756" wp14:editId="7BE54BDC">
            <wp:extent cx="5311140" cy="38690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21738" name="Screenshot 2018-12-21 at 15.15.09.png"/>
                    <pic:cNvPicPr/>
                  </pic:nvPicPr>
                  <pic:blipFill>
                    <a:blip r:embed="rId17">
                      <a:extLst>
                        <a:ext uri="{28A0092B-C50C-407E-A947-70E740481C1C}">
                          <a14:useLocalDpi xmlns:a14="http://schemas.microsoft.com/office/drawing/2010/main" val="0"/>
                        </a:ext>
                      </a:extLst>
                    </a:blip>
                    <a:stretch>
                      <a:fillRect/>
                    </a:stretch>
                  </pic:blipFill>
                  <pic:spPr>
                    <a:xfrm>
                      <a:off x="0" y="0"/>
                      <a:ext cx="5311140" cy="3869055"/>
                    </a:xfrm>
                    <a:prstGeom prst="rect">
                      <a:avLst/>
                    </a:prstGeom>
                  </pic:spPr>
                </pic:pic>
              </a:graphicData>
            </a:graphic>
          </wp:inline>
        </w:drawing>
      </w:r>
    </w:p>
    <w:p w14:paraId="7B923559" w14:textId="5E51C43A" w:rsidR="00DA24A0" w:rsidRPr="00C476A9" w:rsidRDefault="00946A62" w:rsidP="007B052B">
      <w:pPr>
        <w:pStyle w:val="Caption"/>
        <w:jc w:val="center"/>
        <w:rPr>
          <w:color w:val="0070C0"/>
          <w:sz w:val="24"/>
          <w:szCs w:val="24"/>
        </w:rPr>
      </w:pPr>
      <w:bookmarkStart w:id="939" w:name="_Toc536712254"/>
      <w:r w:rsidRPr="00820B55">
        <w:rPr>
          <w:b/>
          <w:sz w:val="24"/>
          <w:szCs w:val="24"/>
        </w:rPr>
        <w:t xml:space="preserve">Figure </w:t>
      </w:r>
      <w:ins w:id="940" w:author="Anna Rasburn" w:date="2019-01-31T15:25:00Z">
        <w:r w:rsidR="00481683">
          <w:rPr>
            <w:b/>
            <w:sz w:val="24"/>
            <w:szCs w:val="24"/>
          </w:rPr>
          <w:fldChar w:fldCharType="begin"/>
        </w:r>
        <w:r w:rsidR="00481683">
          <w:rPr>
            <w:b/>
            <w:sz w:val="24"/>
            <w:szCs w:val="24"/>
          </w:rPr>
          <w:instrText xml:space="preserve"> STYLEREF 1 \s </w:instrText>
        </w:r>
      </w:ins>
      <w:r w:rsidR="00481683">
        <w:rPr>
          <w:b/>
          <w:sz w:val="24"/>
          <w:szCs w:val="24"/>
        </w:rPr>
        <w:fldChar w:fldCharType="separate"/>
      </w:r>
      <w:r w:rsidR="00481683">
        <w:rPr>
          <w:b/>
          <w:noProof/>
          <w:sz w:val="24"/>
          <w:szCs w:val="24"/>
        </w:rPr>
        <w:t>3</w:t>
      </w:r>
      <w:ins w:id="941" w:author="Anna Rasburn" w:date="2019-01-31T15:25:00Z">
        <w:r w:rsidR="00481683">
          <w:rPr>
            <w:b/>
            <w:sz w:val="24"/>
            <w:szCs w:val="24"/>
          </w:rPr>
          <w:fldChar w:fldCharType="end"/>
        </w:r>
        <w:r w:rsidR="00481683">
          <w:rPr>
            <w:b/>
            <w:sz w:val="24"/>
            <w:szCs w:val="24"/>
          </w:rPr>
          <w:t>.</w:t>
        </w:r>
        <w:r w:rsidR="00481683">
          <w:rPr>
            <w:b/>
            <w:sz w:val="24"/>
            <w:szCs w:val="24"/>
          </w:rPr>
          <w:fldChar w:fldCharType="begin"/>
        </w:r>
        <w:r w:rsidR="00481683">
          <w:rPr>
            <w:b/>
            <w:sz w:val="24"/>
            <w:szCs w:val="24"/>
          </w:rPr>
          <w:instrText xml:space="preserve"> SEQ Figure \* ARABIC \s 1 </w:instrText>
        </w:r>
      </w:ins>
      <w:r w:rsidR="00481683">
        <w:rPr>
          <w:b/>
          <w:sz w:val="24"/>
          <w:szCs w:val="24"/>
        </w:rPr>
        <w:fldChar w:fldCharType="separate"/>
      </w:r>
      <w:ins w:id="942" w:author="Anna Rasburn" w:date="2019-01-31T15:25:00Z">
        <w:r w:rsidR="00481683">
          <w:rPr>
            <w:b/>
            <w:noProof/>
            <w:sz w:val="24"/>
            <w:szCs w:val="24"/>
          </w:rPr>
          <w:t>2</w:t>
        </w:r>
        <w:r w:rsidR="00481683">
          <w:rPr>
            <w:b/>
            <w:sz w:val="24"/>
            <w:szCs w:val="24"/>
          </w:rPr>
          <w:fldChar w:fldCharType="end"/>
        </w:r>
      </w:ins>
      <w:del w:id="943" w:author="Anna Rasburn" w:date="2019-01-31T15:25:00Z">
        <w:r w:rsidR="00BD5935" w:rsidRPr="00820B55" w:rsidDel="00481683">
          <w:rPr>
            <w:b/>
            <w:noProof/>
            <w:sz w:val="24"/>
            <w:szCs w:val="24"/>
          </w:rPr>
          <w:fldChar w:fldCharType="begin"/>
        </w:r>
        <w:r w:rsidR="00BD5935" w:rsidRPr="00820B55" w:rsidDel="00481683">
          <w:rPr>
            <w:b/>
            <w:noProof/>
            <w:sz w:val="24"/>
            <w:szCs w:val="24"/>
          </w:rPr>
          <w:delInstrText xml:space="preserve"> SEQ Figure \* ARABIC </w:delInstrText>
        </w:r>
        <w:r w:rsidR="00BD5935" w:rsidRPr="00820B55" w:rsidDel="00481683">
          <w:rPr>
            <w:b/>
            <w:noProof/>
            <w:sz w:val="24"/>
            <w:szCs w:val="24"/>
          </w:rPr>
          <w:fldChar w:fldCharType="separate"/>
        </w:r>
        <w:r w:rsidR="00C476A9" w:rsidRPr="00820B55" w:rsidDel="00481683">
          <w:rPr>
            <w:b/>
            <w:noProof/>
            <w:sz w:val="24"/>
            <w:szCs w:val="24"/>
          </w:rPr>
          <w:delText>3</w:delText>
        </w:r>
        <w:r w:rsidR="00BD5935" w:rsidRPr="00820B55" w:rsidDel="00481683">
          <w:rPr>
            <w:b/>
            <w:noProof/>
            <w:sz w:val="24"/>
            <w:szCs w:val="24"/>
          </w:rPr>
          <w:fldChar w:fldCharType="end"/>
        </w:r>
      </w:del>
      <w:r w:rsidRPr="00C476A9">
        <w:rPr>
          <w:sz w:val="24"/>
          <w:szCs w:val="24"/>
        </w:rPr>
        <w:t xml:space="preserve"> Example of GIN output</w:t>
      </w:r>
      <w:bookmarkEnd w:id="939"/>
    </w:p>
    <w:p w14:paraId="33159643" w14:textId="77777777" w:rsidR="007B052B" w:rsidRPr="00C476A9" w:rsidRDefault="00946A62" w:rsidP="007B052B">
      <w:pPr>
        <w:pStyle w:val="BodyText"/>
        <w:keepNext/>
        <w:ind w:firstLine="0"/>
        <w:jc w:val="center"/>
        <w:rPr>
          <w:sz w:val="24"/>
          <w:szCs w:val="24"/>
        </w:rPr>
      </w:pPr>
      <w:r w:rsidRPr="00C476A9">
        <w:rPr>
          <w:noProof/>
          <w:color w:val="0070C0"/>
          <w:sz w:val="24"/>
          <w:szCs w:val="24"/>
        </w:rPr>
        <w:drawing>
          <wp:inline distT="0" distB="0" distL="0" distR="0" wp14:anchorId="269C2D29" wp14:editId="507D49A5">
            <wp:extent cx="3835400" cy="3302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916313" name="Screenshot 2018-12-21 at 15.15.58.png"/>
                    <pic:cNvPicPr/>
                  </pic:nvPicPr>
                  <pic:blipFill>
                    <a:blip r:embed="rId18">
                      <a:extLst>
                        <a:ext uri="{28A0092B-C50C-407E-A947-70E740481C1C}">
                          <a14:useLocalDpi xmlns:a14="http://schemas.microsoft.com/office/drawing/2010/main" val="0"/>
                        </a:ext>
                      </a:extLst>
                    </a:blip>
                    <a:stretch>
                      <a:fillRect/>
                    </a:stretch>
                  </pic:blipFill>
                  <pic:spPr>
                    <a:xfrm>
                      <a:off x="0" y="0"/>
                      <a:ext cx="3835400" cy="3302000"/>
                    </a:xfrm>
                    <a:prstGeom prst="rect">
                      <a:avLst/>
                    </a:prstGeom>
                  </pic:spPr>
                </pic:pic>
              </a:graphicData>
            </a:graphic>
          </wp:inline>
        </w:drawing>
      </w:r>
    </w:p>
    <w:p w14:paraId="5E3256CA" w14:textId="54ED824D" w:rsidR="00DA24A0" w:rsidRPr="00C476A9" w:rsidRDefault="00946A62" w:rsidP="007B052B">
      <w:pPr>
        <w:pStyle w:val="Caption"/>
        <w:jc w:val="center"/>
        <w:rPr>
          <w:color w:val="0070C0"/>
          <w:sz w:val="24"/>
          <w:szCs w:val="24"/>
        </w:rPr>
      </w:pPr>
      <w:bookmarkStart w:id="944" w:name="_Toc536712255"/>
      <w:r w:rsidRPr="00820B55">
        <w:rPr>
          <w:b/>
          <w:sz w:val="24"/>
          <w:szCs w:val="24"/>
        </w:rPr>
        <w:t xml:space="preserve">Figure </w:t>
      </w:r>
      <w:ins w:id="945" w:author="Anna Rasburn" w:date="2019-01-31T15:25:00Z">
        <w:r w:rsidR="00481683">
          <w:rPr>
            <w:b/>
            <w:sz w:val="24"/>
            <w:szCs w:val="24"/>
          </w:rPr>
          <w:fldChar w:fldCharType="begin"/>
        </w:r>
        <w:r w:rsidR="00481683">
          <w:rPr>
            <w:b/>
            <w:sz w:val="24"/>
            <w:szCs w:val="24"/>
          </w:rPr>
          <w:instrText xml:space="preserve"> STYLEREF 1 \s </w:instrText>
        </w:r>
      </w:ins>
      <w:r w:rsidR="00481683">
        <w:rPr>
          <w:b/>
          <w:sz w:val="24"/>
          <w:szCs w:val="24"/>
        </w:rPr>
        <w:fldChar w:fldCharType="separate"/>
      </w:r>
      <w:r w:rsidR="00481683">
        <w:rPr>
          <w:b/>
          <w:noProof/>
          <w:sz w:val="24"/>
          <w:szCs w:val="24"/>
        </w:rPr>
        <w:t>3</w:t>
      </w:r>
      <w:ins w:id="946" w:author="Anna Rasburn" w:date="2019-01-31T15:25:00Z">
        <w:r w:rsidR="00481683">
          <w:rPr>
            <w:b/>
            <w:sz w:val="24"/>
            <w:szCs w:val="24"/>
          </w:rPr>
          <w:fldChar w:fldCharType="end"/>
        </w:r>
        <w:r w:rsidR="00481683">
          <w:rPr>
            <w:b/>
            <w:sz w:val="24"/>
            <w:szCs w:val="24"/>
          </w:rPr>
          <w:t>.</w:t>
        </w:r>
        <w:r w:rsidR="00481683">
          <w:rPr>
            <w:b/>
            <w:sz w:val="24"/>
            <w:szCs w:val="24"/>
          </w:rPr>
          <w:fldChar w:fldCharType="begin"/>
        </w:r>
        <w:r w:rsidR="00481683">
          <w:rPr>
            <w:b/>
            <w:sz w:val="24"/>
            <w:szCs w:val="24"/>
          </w:rPr>
          <w:instrText xml:space="preserve"> SEQ Figure \* ARABIC \s 1 </w:instrText>
        </w:r>
      </w:ins>
      <w:r w:rsidR="00481683">
        <w:rPr>
          <w:b/>
          <w:sz w:val="24"/>
          <w:szCs w:val="24"/>
        </w:rPr>
        <w:fldChar w:fldCharType="separate"/>
      </w:r>
      <w:ins w:id="947" w:author="Anna Rasburn" w:date="2019-01-31T15:25:00Z">
        <w:r w:rsidR="00481683">
          <w:rPr>
            <w:b/>
            <w:noProof/>
            <w:sz w:val="24"/>
            <w:szCs w:val="24"/>
          </w:rPr>
          <w:t>3</w:t>
        </w:r>
        <w:r w:rsidR="00481683">
          <w:rPr>
            <w:b/>
            <w:sz w:val="24"/>
            <w:szCs w:val="24"/>
          </w:rPr>
          <w:fldChar w:fldCharType="end"/>
        </w:r>
      </w:ins>
      <w:del w:id="948" w:author="Anna Rasburn" w:date="2019-01-31T15:25:00Z">
        <w:r w:rsidR="00BD5935" w:rsidRPr="00820B55" w:rsidDel="00481683">
          <w:rPr>
            <w:b/>
            <w:noProof/>
            <w:sz w:val="24"/>
            <w:szCs w:val="24"/>
          </w:rPr>
          <w:fldChar w:fldCharType="begin"/>
        </w:r>
        <w:r w:rsidR="00BD5935" w:rsidRPr="00820B55" w:rsidDel="00481683">
          <w:rPr>
            <w:b/>
            <w:noProof/>
            <w:sz w:val="24"/>
            <w:szCs w:val="24"/>
          </w:rPr>
          <w:delInstrText xml:space="preserve"> SEQ Figure \* ARABIC </w:delInstrText>
        </w:r>
        <w:r w:rsidR="00BD5935" w:rsidRPr="00820B55" w:rsidDel="00481683">
          <w:rPr>
            <w:b/>
            <w:noProof/>
            <w:sz w:val="24"/>
            <w:szCs w:val="24"/>
          </w:rPr>
          <w:fldChar w:fldCharType="separate"/>
        </w:r>
        <w:r w:rsidR="00C476A9" w:rsidRPr="00820B55" w:rsidDel="00481683">
          <w:rPr>
            <w:b/>
            <w:noProof/>
            <w:sz w:val="24"/>
            <w:szCs w:val="24"/>
          </w:rPr>
          <w:delText>4</w:delText>
        </w:r>
        <w:r w:rsidR="00BD5935" w:rsidRPr="00820B55" w:rsidDel="00481683">
          <w:rPr>
            <w:b/>
            <w:noProof/>
            <w:sz w:val="24"/>
            <w:szCs w:val="24"/>
          </w:rPr>
          <w:fldChar w:fldCharType="end"/>
        </w:r>
      </w:del>
      <w:r w:rsidRPr="00C476A9">
        <w:rPr>
          <w:sz w:val="24"/>
          <w:szCs w:val="24"/>
        </w:rPr>
        <w:t xml:space="preserve"> UML diagram of how GIN works</w:t>
      </w:r>
      <w:bookmarkEnd w:id="944"/>
    </w:p>
    <w:p w14:paraId="4C38640A" w14:textId="77777777" w:rsidR="007F4516" w:rsidRPr="00D03914" w:rsidRDefault="00946A62">
      <w:pPr>
        <w:pStyle w:val="BodyText"/>
        <w:ind w:firstLine="0"/>
        <w:jc w:val="both"/>
        <w:rPr>
          <w:color w:val="0070C0"/>
          <w:szCs w:val="22"/>
          <w:rPrChange w:id="949" w:author="Anna Rasburn" w:date="2019-01-28T23:45:00Z">
            <w:rPr>
              <w:color w:val="0070C0"/>
              <w:sz w:val="24"/>
              <w:szCs w:val="24"/>
            </w:rPr>
          </w:rPrChange>
        </w:rPr>
        <w:pPrChange w:id="950" w:author="Anna Rasburn" w:date="2019-01-28T23:45:00Z">
          <w:pPr>
            <w:pStyle w:val="BodyText"/>
            <w:spacing w:line="240" w:lineRule="auto"/>
            <w:ind w:firstLine="0"/>
          </w:pPr>
        </w:pPrChange>
      </w:pPr>
      <w:r w:rsidRPr="00D03914">
        <w:rPr>
          <w:color w:val="0070C0"/>
          <w:szCs w:val="22"/>
          <w:rPrChange w:id="951" w:author="Anna Rasburn" w:date="2019-01-28T23:45:00Z">
            <w:rPr>
              <w:color w:val="0070C0"/>
              <w:sz w:val="24"/>
              <w:szCs w:val="24"/>
            </w:rPr>
          </w:rPrChange>
        </w:rPr>
        <w:t xml:space="preserve">The GIN </w:t>
      </w:r>
      <w:r w:rsidR="007E5B4D" w:rsidRPr="00D03914">
        <w:rPr>
          <w:color w:val="0070C0"/>
          <w:szCs w:val="22"/>
          <w:rPrChange w:id="952" w:author="Anna Rasburn" w:date="2019-01-28T23:45:00Z">
            <w:rPr>
              <w:color w:val="0070C0"/>
              <w:sz w:val="24"/>
              <w:szCs w:val="24"/>
            </w:rPr>
          </w:rPrChange>
        </w:rPr>
        <w:t>toolkit</w:t>
      </w:r>
      <w:r w:rsidRPr="00D03914">
        <w:rPr>
          <w:color w:val="0070C0"/>
          <w:szCs w:val="22"/>
          <w:rPrChange w:id="953" w:author="Anna Rasburn" w:date="2019-01-28T23:45:00Z">
            <w:rPr>
              <w:color w:val="0070C0"/>
              <w:sz w:val="24"/>
              <w:szCs w:val="24"/>
            </w:rPr>
          </w:rPrChange>
        </w:rPr>
        <w:t xml:space="preserve"> is experimental and allows for the development of skills and </w:t>
      </w:r>
      <w:commentRangeStart w:id="954"/>
      <w:commentRangeStart w:id="955"/>
      <w:commentRangeStart w:id="956"/>
      <w:r w:rsidRPr="00D03914">
        <w:rPr>
          <w:color w:val="0070C0"/>
          <w:szCs w:val="22"/>
          <w:rPrChange w:id="957" w:author="Anna Rasburn" w:date="2019-01-28T23:45:00Z">
            <w:rPr>
              <w:color w:val="0070C0"/>
              <w:sz w:val="24"/>
              <w:szCs w:val="24"/>
            </w:rPr>
          </w:rPrChange>
        </w:rPr>
        <w:t>knowledge</w:t>
      </w:r>
      <w:commentRangeEnd w:id="954"/>
      <w:r w:rsidR="008A2AF6" w:rsidRPr="00D03914">
        <w:rPr>
          <w:rStyle w:val="CommentReference"/>
          <w:sz w:val="22"/>
          <w:szCs w:val="22"/>
          <w:rPrChange w:id="958" w:author="Anna Rasburn" w:date="2019-01-28T23:45:00Z">
            <w:rPr>
              <w:rStyle w:val="CommentReference"/>
            </w:rPr>
          </w:rPrChange>
        </w:rPr>
        <w:commentReference w:id="954"/>
      </w:r>
      <w:commentRangeEnd w:id="955"/>
      <w:r w:rsidR="008A2AF6" w:rsidRPr="00D03914">
        <w:rPr>
          <w:rStyle w:val="CommentReference"/>
          <w:sz w:val="22"/>
          <w:szCs w:val="22"/>
          <w:rPrChange w:id="959" w:author="Anna Rasburn" w:date="2019-01-28T23:45:00Z">
            <w:rPr>
              <w:rStyle w:val="CommentReference"/>
            </w:rPr>
          </w:rPrChange>
        </w:rPr>
        <w:commentReference w:id="955"/>
      </w:r>
      <w:commentRangeEnd w:id="956"/>
      <w:r w:rsidR="008A2AF6" w:rsidRPr="00D03914">
        <w:rPr>
          <w:rStyle w:val="CommentReference"/>
          <w:sz w:val="22"/>
          <w:szCs w:val="22"/>
          <w:rPrChange w:id="960" w:author="Anna Rasburn" w:date="2019-01-28T23:45:00Z">
            <w:rPr>
              <w:rStyle w:val="CommentReference"/>
            </w:rPr>
          </w:rPrChange>
        </w:rPr>
        <w:commentReference w:id="956"/>
      </w:r>
      <w:r w:rsidRPr="00D03914">
        <w:rPr>
          <w:color w:val="0070C0"/>
          <w:szCs w:val="22"/>
          <w:rPrChange w:id="961" w:author="Anna Rasburn" w:date="2019-01-28T23:45:00Z">
            <w:rPr>
              <w:color w:val="0070C0"/>
              <w:sz w:val="24"/>
              <w:szCs w:val="24"/>
            </w:rPr>
          </w:rPrChange>
        </w:rPr>
        <w:t xml:space="preserve"> about optimised code and GI techniques that could later be integrated into the JVM and compiler. </w:t>
      </w:r>
    </w:p>
    <w:p w14:paraId="2A62B99D" w14:textId="77777777" w:rsidR="007F4516" w:rsidRPr="00D03914" w:rsidRDefault="007F4516">
      <w:pPr>
        <w:pStyle w:val="BodyText"/>
        <w:ind w:firstLine="0"/>
        <w:jc w:val="both"/>
        <w:rPr>
          <w:color w:val="0070C0"/>
          <w:szCs w:val="22"/>
          <w:rPrChange w:id="962" w:author="Anna Rasburn" w:date="2019-01-28T23:45:00Z">
            <w:rPr>
              <w:color w:val="0070C0"/>
              <w:sz w:val="24"/>
              <w:szCs w:val="24"/>
            </w:rPr>
          </w:rPrChange>
        </w:rPr>
        <w:pPrChange w:id="963" w:author="Anna Rasburn" w:date="2019-01-28T23:45:00Z">
          <w:pPr>
            <w:pStyle w:val="BodyText"/>
            <w:spacing w:line="240" w:lineRule="auto"/>
            <w:ind w:firstLine="0"/>
          </w:pPr>
        </w:pPrChange>
      </w:pPr>
    </w:p>
    <w:p w14:paraId="287777AE" w14:textId="460A01B0" w:rsidR="007F4516" w:rsidRPr="00D03914" w:rsidRDefault="00946A62">
      <w:pPr>
        <w:pStyle w:val="BodyText"/>
        <w:ind w:firstLine="0"/>
        <w:jc w:val="both"/>
        <w:rPr>
          <w:color w:val="0070C0"/>
          <w:szCs w:val="22"/>
          <w:rPrChange w:id="964" w:author="Anna Rasburn" w:date="2019-01-28T23:45:00Z">
            <w:rPr>
              <w:color w:val="0070C0"/>
              <w:sz w:val="24"/>
              <w:szCs w:val="24"/>
            </w:rPr>
          </w:rPrChange>
        </w:rPr>
        <w:pPrChange w:id="965" w:author="Anna Rasburn" w:date="2019-01-28T23:45:00Z">
          <w:pPr>
            <w:pStyle w:val="BodyText"/>
            <w:spacing w:line="240" w:lineRule="auto"/>
            <w:ind w:firstLine="0"/>
          </w:pPr>
        </w:pPrChange>
      </w:pPr>
      <w:r w:rsidRPr="00D03914">
        <w:rPr>
          <w:color w:val="0070C0"/>
          <w:szCs w:val="22"/>
          <w:rPrChange w:id="966" w:author="Anna Rasburn" w:date="2019-01-28T23:45:00Z">
            <w:rPr>
              <w:color w:val="0070C0"/>
              <w:sz w:val="24"/>
              <w:szCs w:val="24"/>
            </w:rPr>
          </w:rPrChange>
        </w:rPr>
        <w:lastRenderedPageBreak/>
        <w:t xml:space="preserve">The GIN toolkit is one of the very few tools looking at integrating GI within a Java project. It applies a variety of edits to source code and concludes in the most optimised version of the source code. </w:t>
      </w:r>
      <w:r w:rsidR="007E5B4D" w:rsidRPr="00D03914">
        <w:rPr>
          <w:color w:val="0070C0"/>
          <w:szCs w:val="22"/>
          <w:rPrChange w:id="967" w:author="Anna Rasburn" w:date="2019-01-28T23:45:00Z">
            <w:rPr>
              <w:color w:val="0070C0"/>
              <w:sz w:val="24"/>
              <w:szCs w:val="24"/>
            </w:rPr>
          </w:rPrChange>
        </w:rPr>
        <w:t>The toolkit create</w:t>
      </w:r>
      <w:r w:rsidR="0033511D" w:rsidRPr="00D03914">
        <w:rPr>
          <w:color w:val="0070C0"/>
          <w:szCs w:val="22"/>
          <w:rPrChange w:id="968" w:author="Anna Rasburn" w:date="2019-01-28T23:45:00Z">
            <w:rPr>
              <w:color w:val="0070C0"/>
              <w:sz w:val="24"/>
              <w:szCs w:val="24"/>
            </w:rPr>
          </w:rPrChange>
        </w:rPr>
        <w:t>s</w:t>
      </w:r>
      <w:r w:rsidR="007E5B4D" w:rsidRPr="00D03914">
        <w:rPr>
          <w:color w:val="0070C0"/>
          <w:szCs w:val="22"/>
          <w:rPrChange w:id="969" w:author="Anna Rasburn" w:date="2019-01-28T23:45:00Z">
            <w:rPr>
              <w:color w:val="0070C0"/>
              <w:sz w:val="24"/>
              <w:szCs w:val="24"/>
            </w:rPr>
          </w:rPrChange>
        </w:rPr>
        <w:t xml:space="preserve"> optimised source code with</w:t>
      </w:r>
      <w:r w:rsidR="00B42F59" w:rsidRPr="00D03914">
        <w:rPr>
          <w:color w:val="0070C0"/>
          <w:szCs w:val="22"/>
          <w:rPrChange w:id="970" w:author="Anna Rasburn" w:date="2019-01-28T23:45:00Z">
            <w:rPr>
              <w:color w:val="0070C0"/>
              <w:sz w:val="24"/>
              <w:szCs w:val="24"/>
            </w:rPr>
          </w:rPrChange>
        </w:rPr>
        <w:t xml:space="preserve"> shorter execution time</w:t>
      </w:r>
      <w:r w:rsidR="0033511D" w:rsidRPr="00D03914">
        <w:rPr>
          <w:color w:val="0070C0"/>
          <w:szCs w:val="22"/>
          <w:rPrChange w:id="971" w:author="Anna Rasburn" w:date="2019-01-28T23:45:00Z">
            <w:rPr>
              <w:color w:val="0070C0"/>
              <w:sz w:val="24"/>
              <w:szCs w:val="24"/>
            </w:rPr>
          </w:rPrChange>
        </w:rPr>
        <w:t>. I</w:t>
      </w:r>
      <w:r w:rsidR="00B42F59" w:rsidRPr="00D03914">
        <w:rPr>
          <w:color w:val="0070C0"/>
          <w:szCs w:val="22"/>
          <w:rPrChange w:id="972" w:author="Anna Rasburn" w:date="2019-01-28T23:45:00Z">
            <w:rPr>
              <w:color w:val="0070C0"/>
              <w:sz w:val="24"/>
              <w:szCs w:val="24"/>
            </w:rPr>
          </w:rPrChange>
        </w:rPr>
        <w:t xml:space="preserve">ts use of edits </w:t>
      </w:r>
      <w:r w:rsidR="00304C5F" w:rsidRPr="00D03914">
        <w:rPr>
          <w:color w:val="0070C0"/>
          <w:szCs w:val="22"/>
          <w:rPrChange w:id="973" w:author="Anna Rasburn" w:date="2019-01-28T23:45:00Z">
            <w:rPr>
              <w:color w:val="0070C0"/>
              <w:sz w:val="24"/>
              <w:szCs w:val="24"/>
            </w:rPr>
          </w:rPrChange>
        </w:rPr>
        <w:t xml:space="preserve">may </w:t>
      </w:r>
      <w:r w:rsidR="00B42F59" w:rsidRPr="00D03914">
        <w:rPr>
          <w:color w:val="0070C0"/>
          <w:szCs w:val="22"/>
          <w:rPrChange w:id="974" w:author="Anna Rasburn" w:date="2019-01-28T23:45:00Z">
            <w:rPr>
              <w:color w:val="0070C0"/>
              <w:sz w:val="24"/>
              <w:szCs w:val="24"/>
            </w:rPr>
          </w:rPrChange>
        </w:rPr>
        <w:t xml:space="preserve">seem </w:t>
      </w:r>
      <w:r w:rsidR="00304C5F" w:rsidRPr="00D03914">
        <w:rPr>
          <w:color w:val="0070C0"/>
          <w:szCs w:val="22"/>
          <w:rPrChange w:id="975" w:author="Anna Rasburn" w:date="2019-01-28T23:45:00Z">
            <w:rPr>
              <w:color w:val="0070C0"/>
              <w:sz w:val="24"/>
              <w:szCs w:val="24"/>
            </w:rPr>
          </w:rPrChange>
        </w:rPr>
        <w:t>to be</w:t>
      </w:r>
      <w:r w:rsidR="00B42F59" w:rsidRPr="00D03914">
        <w:rPr>
          <w:color w:val="0070C0"/>
          <w:szCs w:val="22"/>
          <w:rPrChange w:id="976" w:author="Anna Rasburn" w:date="2019-01-28T23:45:00Z">
            <w:rPr>
              <w:color w:val="0070C0"/>
              <w:sz w:val="24"/>
              <w:szCs w:val="24"/>
            </w:rPr>
          </w:rPrChange>
        </w:rPr>
        <w:t xml:space="preserve"> ‘small changes' to the developer </w:t>
      </w:r>
      <w:r w:rsidR="00322831" w:rsidRPr="00D03914">
        <w:rPr>
          <w:color w:val="0070C0"/>
          <w:szCs w:val="22"/>
          <w:rPrChange w:id="977" w:author="Anna Rasburn" w:date="2019-01-28T23:45:00Z">
            <w:rPr>
              <w:color w:val="0070C0"/>
              <w:sz w:val="24"/>
              <w:szCs w:val="24"/>
            </w:rPr>
          </w:rPrChange>
        </w:rPr>
        <w:t xml:space="preserve">but </w:t>
      </w:r>
      <w:r w:rsidR="00B42F59" w:rsidRPr="00D03914">
        <w:rPr>
          <w:color w:val="0070C0"/>
          <w:szCs w:val="22"/>
          <w:rPrChange w:id="978" w:author="Anna Rasburn" w:date="2019-01-28T23:45:00Z">
            <w:rPr>
              <w:color w:val="0070C0"/>
              <w:sz w:val="24"/>
              <w:szCs w:val="24"/>
            </w:rPr>
          </w:rPrChange>
        </w:rPr>
        <w:t>are show</w:t>
      </w:r>
      <w:r w:rsidR="00322831" w:rsidRPr="00D03914">
        <w:rPr>
          <w:color w:val="0070C0"/>
          <w:szCs w:val="22"/>
          <w:rPrChange w:id="979" w:author="Anna Rasburn" w:date="2019-01-28T23:45:00Z">
            <w:rPr>
              <w:color w:val="0070C0"/>
              <w:sz w:val="24"/>
              <w:szCs w:val="24"/>
            </w:rPr>
          </w:rPrChange>
        </w:rPr>
        <w:t>n</w:t>
      </w:r>
      <w:r w:rsidR="00B42F59" w:rsidRPr="00D03914">
        <w:rPr>
          <w:color w:val="0070C0"/>
          <w:szCs w:val="22"/>
          <w:rPrChange w:id="980" w:author="Anna Rasburn" w:date="2019-01-28T23:45:00Z">
            <w:rPr>
              <w:color w:val="0070C0"/>
              <w:sz w:val="24"/>
              <w:szCs w:val="24"/>
            </w:rPr>
          </w:rPrChange>
        </w:rPr>
        <w:t xml:space="preserve"> to have a large impact on execution time</w:t>
      </w:r>
      <w:r w:rsidR="00322831" w:rsidRPr="00D03914">
        <w:rPr>
          <w:color w:val="0070C0"/>
          <w:szCs w:val="22"/>
          <w:rPrChange w:id="981" w:author="Anna Rasburn" w:date="2019-01-28T23:45:00Z">
            <w:rPr>
              <w:color w:val="0070C0"/>
              <w:sz w:val="24"/>
              <w:szCs w:val="24"/>
            </w:rPr>
          </w:rPrChange>
        </w:rPr>
        <w:t xml:space="preserve"> and optimisation</w:t>
      </w:r>
      <w:r w:rsidR="00B42F59" w:rsidRPr="00D03914">
        <w:rPr>
          <w:color w:val="0070C0"/>
          <w:szCs w:val="22"/>
          <w:rPrChange w:id="982" w:author="Anna Rasburn" w:date="2019-01-28T23:45:00Z">
            <w:rPr>
              <w:color w:val="0070C0"/>
              <w:sz w:val="24"/>
              <w:szCs w:val="24"/>
            </w:rPr>
          </w:rPrChange>
        </w:rPr>
        <w:t xml:space="preserve">. </w:t>
      </w:r>
    </w:p>
    <w:p w14:paraId="0A37182B" w14:textId="77777777" w:rsidR="00607219" w:rsidRPr="00D03914" w:rsidRDefault="00607219">
      <w:pPr>
        <w:pStyle w:val="BodyText"/>
        <w:ind w:firstLine="0"/>
        <w:jc w:val="both"/>
        <w:rPr>
          <w:color w:val="0070C0"/>
          <w:szCs w:val="22"/>
          <w:rPrChange w:id="983" w:author="Anna Rasburn" w:date="2019-01-28T23:45:00Z">
            <w:rPr>
              <w:color w:val="0070C0"/>
              <w:sz w:val="24"/>
              <w:szCs w:val="24"/>
            </w:rPr>
          </w:rPrChange>
        </w:rPr>
        <w:pPrChange w:id="984" w:author="Anna Rasburn" w:date="2019-01-28T23:45:00Z">
          <w:pPr>
            <w:pStyle w:val="BodyText"/>
            <w:spacing w:line="240" w:lineRule="auto"/>
            <w:ind w:firstLine="0"/>
          </w:pPr>
        </w:pPrChange>
      </w:pPr>
    </w:p>
    <w:p w14:paraId="7EA6E7CF" w14:textId="10B84057" w:rsidR="00800A49" w:rsidRPr="00D03914" w:rsidRDefault="00946A62">
      <w:pPr>
        <w:pStyle w:val="BodyText"/>
        <w:ind w:firstLine="0"/>
        <w:jc w:val="both"/>
        <w:rPr>
          <w:color w:val="0070C0"/>
          <w:szCs w:val="22"/>
          <w:rPrChange w:id="985" w:author="Anna Rasburn" w:date="2019-01-28T23:45:00Z">
            <w:rPr>
              <w:color w:val="0070C0"/>
              <w:sz w:val="24"/>
              <w:szCs w:val="24"/>
            </w:rPr>
          </w:rPrChange>
        </w:rPr>
        <w:pPrChange w:id="986" w:author="Anna Rasburn" w:date="2019-01-28T23:45:00Z">
          <w:pPr>
            <w:pStyle w:val="BodyText"/>
            <w:spacing w:line="240" w:lineRule="auto"/>
            <w:ind w:firstLine="0"/>
          </w:pPr>
        </w:pPrChange>
      </w:pPr>
      <w:r w:rsidRPr="00D03914">
        <w:rPr>
          <w:color w:val="0070C0"/>
          <w:szCs w:val="22"/>
          <w:rPrChange w:id="987" w:author="Anna Rasburn" w:date="2019-01-28T23:45:00Z">
            <w:rPr>
              <w:color w:val="0070C0"/>
              <w:sz w:val="24"/>
              <w:szCs w:val="24"/>
            </w:rPr>
          </w:rPrChange>
        </w:rPr>
        <w:t>The GIN toolkit use</w:t>
      </w:r>
      <w:r w:rsidR="00B90467" w:rsidRPr="00D03914">
        <w:rPr>
          <w:color w:val="0070C0"/>
          <w:szCs w:val="22"/>
          <w:rPrChange w:id="988" w:author="Anna Rasburn" w:date="2019-01-28T23:45:00Z">
            <w:rPr>
              <w:color w:val="0070C0"/>
              <w:sz w:val="24"/>
              <w:szCs w:val="24"/>
            </w:rPr>
          </w:rPrChange>
        </w:rPr>
        <w:t>s a local search to make decisions on how to apply edits to the source code. The use of a local search a</w:t>
      </w:r>
      <w:r w:rsidR="0028023E" w:rsidRPr="00D03914">
        <w:rPr>
          <w:color w:val="0070C0"/>
          <w:szCs w:val="22"/>
          <w:rPrChange w:id="989" w:author="Anna Rasburn" w:date="2019-01-28T23:45:00Z">
            <w:rPr>
              <w:color w:val="0070C0"/>
              <w:sz w:val="24"/>
              <w:szCs w:val="24"/>
            </w:rPr>
          </w:rPrChange>
        </w:rPr>
        <w:t>ffords</w:t>
      </w:r>
      <w:r w:rsidR="00B90467" w:rsidRPr="00D03914">
        <w:rPr>
          <w:color w:val="0070C0"/>
          <w:szCs w:val="22"/>
          <w:rPrChange w:id="990" w:author="Anna Rasburn" w:date="2019-01-28T23:45:00Z">
            <w:rPr>
              <w:color w:val="0070C0"/>
              <w:sz w:val="24"/>
              <w:szCs w:val="24"/>
            </w:rPr>
          </w:rPrChange>
        </w:rPr>
        <w:t xml:space="preserve"> the ability to find reasonable solutions in continuous state space</w:t>
      </w:r>
      <w:r w:rsidR="0028023E" w:rsidRPr="00D03914">
        <w:rPr>
          <w:color w:val="0070C0"/>
          <w:szCs w:val="22"/>
          <w:rPrChange w:id="991" w:author="Anna Rasburn" w:date="2019-01-28T23:45:00Z">
            <w:rPr>
              <w:color w:val="0070C0"/>
              <w:sz w:val="24"/>
              <w:szCs w:val="24"/>
            </w:rPr>
          </w:rPrChange>
        </w:rPr>
        <w:t xml:space="preserve">. In </w:t>
      </w:r>
      <w:r w:rsidR="00B90467" w:rsidRPr="00D03914">
        <w:rPr>
          <w:color w:val="0070C0"/>
          <w:szCs w:val="22"/>
          <w:rPrChange w:id="992" w:author="Anna Rasburn" w:date="2019-01-28T23:45:00Z">
            <w:rPr>
              <w:color w:val="0070C0"/>
              <w:sz w:val="24"/>
              <w:szCs w:val="24"/>
            </w:rPr>
          </w:rPrChange>
        </w:rPr>
        <w:t>the gin example, there are many neighbouring solutions made quickly that lead to an optimised version of the</w:t>
      </w:r>
      <w:commentRangeStart w:id="993"/>
      <w:commentRangeEnd w:id="993"/>
      <w:r w:rsidR="003F78B0" w:rsidRPr="00D03914">
        <w:rPr>
          <w:rStyle w:val="CommentReference"/>
          <w:sz w:val="22"/>
          <w:szCs w:val="22"/>
          <w:rPrChange w:id="994" w:author="Anna Rasburn" w:date="2019-01-28T23:45:00Z">
            <w:rPr>
              <w:rStyle w:val="CommentReference"/>
            </w:rPr>
          </w:rPrChange>
        </w:rPr>
        <w:commentReference w:id="993"/>
      </w:r>
      <w:r w:rsidR="00B90467" w:rsidRPr="00D03914">
        <w:rPr>
          <w:color w:val="0070C0"/>
          <w:szCs w:val="22"/>
          <w:rPrChange w:id="995" w:author="Anna Rasburn" w:date="2019-01-28T23:45:00Z">
            <w:rPr>
              <w:color w:val="0070C0"/>
              <w:sz w:val="24"/>
              <w:szCs w:val="24"/>
            </w:rPr>
          </w:rPrChange>
        </w:rPr>
        <w:t xml:space="preserve"> example source code</w:t>
      </w:r>
      <w:r w:rsidR="00A728E0" w:rsidRPr="00D03914">
        <w:rPr>
          <w:color w:val="0070C0"/>
          <w:szCs w:val="22"/>
          <w:rPrChange w:id="996" w:author="Anna Rasburn" w:date="2019-01-28T23:45:00Z">
            <w:rPr>
              <w:color w:val="0070C0"/>
              <w:sz w:val="24"/>
              <w:szCs w:val="24"/>
            </w:rPr>
          </w:rPrChange>
        </w:rPr>
        <w:t xml:space="preserve"> “Triangle”</w:t>
      </w:r>
      <w:r w:rsidR="00B90467" w:rsidRPr="00D03914">
        <w:rPr>
          <w:color w:val="0070C0"/>
          <w:szCs w:val="22"/>
          <w:rPrChange w:id="997" w:author="Anna Rasburn" w:date="2019-01-28T23:45:00Z">
            <w:rPr>
              <w:color w:val="0070C0"/>
              <w:sz w:val="24"/>
              <w:szCs w:val="24"/>
            </w:rPr>
          </w:rPrChange>
        </w:rPr>
        <w:t>.</w:t>
      </w:r>
      <w:r w:rsidR="007B052B" w:rsidRPr="00D03914">
        <w:rPr>
          <w:color w:val="0070C0"/>
          <w:szCs w:val="22"/>
          <w:rPrChange w:id="998" w:author="Anna Rasburn" w:date="2019-01-28T23:45:00Z">
            <w:rPr>
              <w:color w:val="0070C0"/>
              <w:sz w:val="24"/>
              <w:szCs w:val="24"/>
            </w:rPr>
          </w:rPrChange>
        </w:rPr>
        <w:t xml:space="preserve"> Figure </w:t>
      </w:r>
      <w:r w:rsidR="0055603C" w:rsidRPr="00D03914">
        <w:rPr>
          <w:color w:val="0070C0"/>
          <w:szCs w:val="22"/>
          <w:rPrChange w:id="999" w:author="Anna Rasburn" w:date="2019-01-28T23:45:00Z">
            <w:rPr>
              <w:color w:val="0070C0"/>
              <w:sz w:val="24"/>
              <w:szCs w:val="24"/>
            </w:rPr>
          </w:rPrChange>
        </w:rPr>
        <w:t>4</w:t>
      </w:r>
      <w:r w:rsidR="007B052B" w:rsidRPr="00D03914">
        <w:rPr>
          <w:color w:val="0070C0"/>
          <w:szCs w:val="22"/>
          <w:rPrChange w:id="1000" w:author="Anna Rasburn" w:date="2019-01-28T23:45:00Z">
            <w:rPr>
              <w:color w:val="0070C0"/>
              <w:sz w:val="24"/>
              <w:szCs w:val="24"/>
            </w:rPr>
          </w:rPrChange>
        </w:rPr>
        <w:t xml:space="preserve"> presents a UML diagram of </w:t>
      </w:r>
      <w:r w:rsidR="003B212D" w:rsidRPr="00D03914">
        <w:rPr>
          <w:color w:val="0070C0"/>
          <w:szCs w:val="22"/>
          <w:rPrChange w:id="1001" w:author="Anna Rasburn" w:date="2019-01-28T23:45:00Z">
            <w:rPr>
              <w:color w:val="0070C0"/>
              <w:sz w:val="24"/>
              <w:szCs w:val="24"/>
            </w:rPr>
          </w:rPrChange>
        </w:rPr>
        <w:t>the different class that make</w:t>
      </w:r>
      <w:r w:rsidR="007B052B" w:rsidRPr="00D03914">
        <w:rPr>
          <w:color w:val="0070C0"/>
          <w:szCs w:val="22"/>
          <w:rPrChange w:id="1002" w:author="Anna Rasburn" w:date="2019-01-28T23:45:00Z">
            <w:rPr>
              <w:color w:val="0070C0"/>
              <w:sz w:val="24"/>
              <w:szCs w:val="24"/>
            </w:rPr>
          </w:rPrChange>
        </w:rPr>
        <w:t xml:space="preserve"> </w:t>
      </w:r>
      <w:r w:rsidR="005D1CAA" w:rsidRPr="00D03914">
        <w:rPr>
          <w:color w:val="0070C0"/>
          <w:szCs w:val="22"/>
          <w:rPrChange w:id="1003" w:author="Anna Rasburn" w:date="2019-01-28T23:45:00Z">
            <w:rPr>
              <w:color w:val="0070C0"/>
              <w:sz w:val="24"/>
              <w:szCs w:val="24"/>
            </w:rPr>
          </w:rPrChange>
        </w:rPr>
        <w:t xml:space="preserve">GIN </w:t>
      </w:r>
      <w:r w:rsidR="007B052B" w:rsidRPr="00D03914">
        <w:rPr>
          <w:color w:val="0070C0"/>
          <w:szCs w:val="22"/>
          <w:rPrChange w:id="1004" w:author="Anna Rasburn" w:date="2019-01-28T23:45:00Z">
            <w:rPr>
              <w:color w:val="0070C0"/>
              <w:sz w:val="24"/>
              <w:szCs w:val="24"/>
            </w:rPr>
          </w:rPrChange>
        </w:rPr>
        <w:t>work</w:t>
      </w:r>
      <w:r w:rsidR="003B212D" w:rsidRPr="00D03914">
        <w:rPr>
          <w:color w:val="0070C0"/>
          <w:szCs w:val="22"/>
          <w:rPrChange w:id="1005" w:author="Anna Rasburn" w:date="2019-01-28T23:45:00Z">
            <w:rPr>
              <w:color w:val="0070C0"/>
              <w:sz w:val="24"/>
              <w:szCs w:val="24"/>
            </w:rPr>
          </w:rPrChange>
        </w:rPr>
        <w:t xml:space="preserve"> </w:t>
      </w:r>
      <w:r w:rsidR="005D1CAA" w:rsidRPr="00D03914">
        <w:rPr>
          <w:color w:val="0070C0"/>
          <w:szCs w:val="22"/>
          <w:rPrChange w:id="1006" w:author="Anna Rasburn" w:date="2019-01-28T23:45:00Z">
            <w:rPr>
              <w:color w:val="0070C0"/>
              <w:sz w:val="24"/>
              <w:szCs w:val="24"/>
            </w:rPr>
          </w:rPrChange>
        </w:rPr>
        <w:t xml:space="preserve">where </w:t>
      </w:r>
      <w:r w:rsidR="003B212D" w:rsidRPr="00D03914">
        <w:rPr>
          <w:color w:val="0070C0"/>
          <w:szCs w:val="22"/>
          <w:rPrChange w:id="1007" w:author="Anna Rasburn" w:date="2019-01-28T23:45:00Z">
            <w:rPr>
              <w:color w:val="0070C0"/>
              <w:sz w:val="24"/>
              <w:szCs w:val="24"/>
            </w:rPr>
          </w:rPrChange>
        </w:rPr>
        <w:t>a key component is the Local Search Class.</w:t>
      </w:r>
      <w:r w:rsidR="007B052B" w:rsidRPr="00D03914">
        <w:rPr>
          <w:color w:val="0070C0"/>
          <w:szCs w:val="22"/>
          <w:rPrChange w:id="1008" w:author="Anna Rasburn" w:date="2019-01-28T23:45:00Z">
            <w:rPr>
              <w:color w:val="0070C0"/>
              <w:sz w:val="24"/>
              <w:szCs w:val="24"/>
            </w:rPr>
          </w:rPrChange>
        </w:rPr>
        <w:t xml:space="preserve"> </w:t>
      </w:r>
      <w:r w:rsidR="003B212D" w:rsidRPr="00D03914">
        <w:rPr>
          <w:color w:val="0070C0"/>
          <w:szCs w:val="22"/>
          <w:rPrChange w:id="1009" w:author="Anna Rasburn" w:date="2019-01-28T23:45:00Z">
            <w:rPr>
              <w:color w:val="0070C0"/>
              <w:sz w:val="24"/>
              <w:szCs w:val="24"/>
            </w:rPr>
          </w:rPrChange>
        </w:rPr>
        <w:t>T</w:t>
      </w:r>
      <w:r w:rsidR="007B052B" w:rsidRPr="00D03914">
        <w:rPr>
          <w:color w:val="0070C0"/>
          <w:szCs w:val="22"/>
          <w:rPrChange w:id="1010" w:author="Anna Rasburn" w:date="2019-01-28T23:45:00Z">
            <w:rPr>
              <w:color w:val="0070C0"/>
              <w:sz w:val="24"/>
              <w:szCs w:val="24"/>
            </w:rPr>
          </w:rPrChange>
        </w:rPr>
        <w:t xml:space="preserve">he Local </w:t>
      </w:r>
      <w:commentRangeStart w:id="1011"/>
      <w:r w:rsidR="007B052B" w:rsidRPr="00D03914">
        <w:rPr>
          <w:color w:val="0070C0"/>
          <w:szCs w:val="22"/>
          <w:rPrChange w:id="1012" w:author="Anna Rasburn" w:date="2019-01-28T23:45:00Z">
            <w:rPr>
              <w:color w:val="0070C0"/>
              <w:sz w:val="24"/>
              <w:szCs w:val="24"/>
            </w:rPr>
          </w:rPrChange>
        </w:rPr>
        <w:t>Search</w:t>
      </w:r>
      <w:commentRangeEnd w:id="1011"/>
      <w:r w:rsidR="005D1CAA" w:rsidRPr="00D03914">
        <w:rPr>
          <w:rStyle w:val="CommentReference"/>
          <w:sz w:val="22"/>
          <w:szCs w:val="22"/>
          <w:rPrChange w:id="1013" w:author="Anna Rasburn" w:date="2019-01-28T23:45:00Z">
            <w:rPr>
              <w:rStyle w:val="CommentReference"/>
            </w:rPr>
          </w:rPrChange>
        </w:rPr>
        <w:commentReference w:id="1011"/>
      </w:r>
      <w:r w:rsidR="007B052B" w:rsidRPr="00D03914">
        <w:rPr>
          <w:color w:val="0070C0"/>
          <w:szCs w:val="22"/>
          <w:rPrChange w:id="1014" w:author="Anna Rasburn" w:date="2019-01-28T23:45:00Z">
            <w:rPr>
              <w:color w:val="0070C0"/>
              <w:sz w:val="24"/>
              <w:szCs w:val="24"/>
            </w:rPr>
          </w:rPrChange>
        </w:rPr>
        <w:t xml:space="preserve"> class is used to evaluate the tests and to optimise the program</w:t>
      </w:r>
      <w:r w:rsidR="005D1CAA" w:rsidRPr="00D03914">
        <w:rPr>
          <w:color w:val="0070C0"/>
          <w:szCs w:val="22"/>
          <w:rPrChange w:id="1015" w:author="Anna Rasburn" w:date="2019-01-28T23:45:00Z">
            <w:rPr>
              <w:color w:val="0070C0"/>
              <w:sz w:val="24"/>
              <w:szCs w:val="24"/>
            </w:rPr>
          </w:rPrChange>
        </w:rPr>
        <w:t xml:space="preserve"> </w:t>
      </w:r>
      <w:r w:rsidR="003B212D" w:rsidRPr="00D03914">
        <w:rPr>
          <w:color w:val="0070C0"/>
          <w:szCs w:val="22"/>
          <w:rPrChange w:id="1016" w:author="Anna Rasburn" w:date="2019-01-28T23:45:00Z">
            <w:rPr>
              <w:color w:val="0070C0"/>
              <w:sz w:val="24"/>
              <w:szCs w:val="24"/>
            </w:rPr>
          </w:rPrChange>
        </w:rPr>
        <w:t xml:space="preserve">within the maximum number of </w:t>
      </w:r>
      <w:proofErr w:type="spellStart"/>
      <w:r w:rsidR="003B212D" w:rsidRPr="00D03914">
        <w:rPr>
          <w:color w:val="0070C0"/>
          <w:szCs w:val="22"/>
          <w:rPrChange w:id="1017" w:author="Anna Rasburn" w:date="2019-01-28T23:45:00Z">
            <w:rPr>
              <w:color w:val="0070C0"/>
              <w:sz w:val="24"/>
              <w:szCs w:val="24"/>
            </w:rPr>
          </w:rPrChange>
        </w:rPr>
        <w:t>maxEvals</w:t>
      </w:r>
      <w:proofErr w:type="spellEnd"/>
      <w:r w:rsidR="003B212D" w:rsidRPr="00D03914">
        <w:rPr>
          <w:color w:val="0070C0"/>
          <w:szCs w:val="22"/>
          <w:rPrChange w:id="1018" w:author="Anna Rasburn" w:date="2019-01-28T23:45:00Z">
            <w:rPr>
              <w:color w:val="0070C0"/>
              <w:sz w:val="24"/>
              <w:szCs w:val="24"/>
            </w:rPr>
          </w:rPrChange>
        </w:rPr>
        <w:t>.</w:t>
      </w:r>
      <w:r w:rsidR="007B052B" w:rsidRPr="00D03914">
        <w:rPr>
          <w:color w:val="0070C0"/>
          <w:szCs w:val="22"/>
          <w:rPrChange w:id="1019" w:author="Anna Rasburn" w:date="2019-01-28T23:45:00Z">
            <w:rPr>
              <w:color w:val="0070C0"/>
              <w:sz w:val="24"/>
              <w:szCs w:val="24"/>
            </w:rPr>
          </w:rPrChange>
        </w:rPr>
        <w:t xml:space="preserve"> </w:t>
      </w:r>
    </w:p>
    <w:p w14:paraId="6417E742" w14:textId="77777777" w:rsidR="007F4516" w:rsidRPr="00D03914" w:rsidRDefault="007F4516">
      <w:pPr>
        <w:pStyle w:val="BodyText"/>
        <w:ind w:firstLine="0"/>
        <w:jc w:val="both"/>
        <w:rPr>
          <w:color w:val="0070C0"/>
          <w:szCs w:val="22"/>
          <w:rPrChange w:id="1020" w:author="Anna Rasburn" w:date="2019-01-28T23:45:00Z">
            <w:rPr>
              <w:color w:val="0070C0"/>
              <w:sz w:val="24"/>
              <w:szCs w:val="24"/>
            </w:rPr>
          </w:rPrChange>
        </w:rPr>
        <w:pPrChange w:id="1021" w:author="Anna Rasburn" w:date="2019-01-28T23:45:00Z">
          <w:pPr>
            <w:pStyle w:val="BodyText"/>
            <w:spacing w:line="240" w:lineRule="auto"/>
            <w:ind w:firstLine="0"/>
          </w:pPr>
        </w:pPrChange>
      </w:pPr>
    </w:p>
    <w:p w14:paraId="040FC0F2" w14:textId="6F26BF28" w:rsidR="00607219" w:rsidRPr="00D03914" w:rsidRDefault="00946A62">
      <w:pPr>
        <w:pStyle w:val="BodyText"/>
        <w:ind w:firstLine="0"/>
        <w:jc w:val="both"/>
        <w:rPr>
          <w:color w:val="0070C0"/>
          <w:szCs w:val="22"/>
          <w:rPrChange w:id="1022" w:author="Anna Rasburn" w:date="2019-01-28T23:45:00Z">
            <w:rPr>
              <w:color w:val="0070C0"/>
              <w:sz w:val="24"/>
              <w:szCs w:val="24"/>
            </w:rPr>
          </w:rPrChange>
        </w:rPr>
        <w:pPrChange w:id="1023" w:author="Anna Rasburn" w:date="2019-01-28T23:45:00Z">
          <w:pPr>
            <w:pStyle w:val="BodyText"/>
            <w:spacing w:line="240" w:lineRule="auto"/>
            <w:ind w:firstLine="0"/>
          </w:pPr>
        </w:pPrChange>
      </w:pPr>
      <w:r w:rsidRPr="00D03914">
        <w:rPr>
          <w:color w:val="0070C0"/>
          <w:szCs w:val="22"/>
          <w:rPrChange w:id="1024" w:author="Anna Rasburn" w:date="2019-01-28T23:45:00Z">
            <w:rPr>
              <w:color w:val="0070C0"/>
              <w:sz w:val="24"/>
              <w:szCs w:val="24"/>
            </w:rPr>
          </w:rPrChange>
        </w:rPr>
        <w:t xml:space="preserve">The </w:t>
      </w:r>
      <w:del w:id="1025" w:author="Alexander Brownlee" w:date="2019-01-31T11:46:00Z">
        <w:r w:rsidRPr="00D03914" w:rsidDel="008E67EB">
          <w:rPr>
            <w:color w:val="0070C0"/>
            <w:szCs w:val="22"/>
            <w:rPrChange w:id="1026" w:author="Anna Rasburn" w:date="2019-01-28T23:45:00Z">
              <w:rPr>
                <w:color w:val="0070C0"/>
                <w:sz w:val="24"/>
                <w:szCs w:val="24"/>
              </w:rPr>
            </w:rPrChange>
          </w:rPr>
          <w:delText xml:space="preserve">fittest </w:delText>
        </w:r>
      </w:del>
      <w:ins w:id="1027" w:author="Alexander Brownlee" w:date="2019-01-31T11:46:00Z">
        <w:r w:rsidR="008E67EB">
          <w:rPr>
            <w:color w:val="0070C0"/>
            <w:szCs w:val="22"/>
          </w:rPr>
          <w:t>fitness</w:t>
        </w:r>
        <w:r w:rsidR="008E67EB" w:rsidRPr="00D03914">
          <w:rPr>
            <w:color w:val="0070C0"/>
            <w:szCs w:val="22"/>
            <w:rPrChange w:id="1028" w:author="Anna Rasburn" w:date="2019-01-28T23:45:00Z">
              <w:rPr>
                <w:color w:val="0070C0"/>
                <w:sz w:val="24"/>
                <w:szCs w:val="24"/>
              </w:rPr>
            </w:rPrChange>
          </w:rPr>
          <w:t xml:space="preserve"> </w:t>
        </w:r>
      </w:ins>
      <w:r w:rsidRPr="00D03914">
        <w:rPr>
          <w:color w:val="0070C0"/>
          <w:szCs w:val="22"/>
          <w:rPrChange w:id="1029" w:author="Anna Rasburn" w:date="2019-01-28T23:45:00Z">
            <w:rPr>
              <w:color w:val="0070C0"/>
              <w:sz w:val="24"/>
              <w:szCs w:val="24"/>
            </w:rPr>
          </w:rPrChange>
        </w:rPr>
        <w:t xml:space="preserve">function of the GIN toolkit is based on whether the Junit tests are successful as </w:t>
      </w:r>
      <w:r w:rsidR="005D7620" w:rsidRPr="00D03914">
        <w:rPr>
          <w:color w:val="0070C0"/>
          <w:szCs w:val="22"/>
          <w:rPrChange w:id="1030" w:author="Anna Rasburn" w:date="2019-01-28T23:45:00Z">
            <w:rPr>
              <w:color w:val="0070C0"/>
              <w:sz w:val="24"/>
              <w:szCs w:val="24"/>
            </w:rPr>
          </w:rPrChange>
        </w:rPr>
        <w:t xml:space="preserve">it is </w:t>
      </w:r>
      <w:r w:rsidR="0063520A" w:rsidRPr="00D03914">
        <w:rPr>
          <w:color w:val="0070C0"/>
          <w:szCs w:val="22"/>
          <w:rPrChange w:id="1031" w:author="Anna Rasburn" w:date="2019-01-28T23:45:00Z">
            <w:rPr>
              <w:color w:val="0070C0"/>
              <w:sz w:val="24"/>
              <w:szCs w:val="24"/>
            </w:rPr>
          </w:rPrChange>
        </w:rPr>
        <w:t xml:space="preserve">a crucial criterion that </w:t>
      </w:r>
      <w:r w:rsidR="005D7620" w:rsidRPr="00D03914">
        <w:rPr>
          <w:color w:val="0070C0"/>
          <w:szCs w:val="22"/>
          <w:rPrChange w:id="1032" w:author="Anna Rasburn" w:date="2019-01-28T23:45:00Z">
            <w:rPr>
              <w:color w:val="0070C0"/>
              <w:sz w:val="24"/>
              <w:szCs w:val="24"/>
            </w:rPr>
          </w:rPrChange>
        </w:rPr>
        <w:t xml:space="preserve">the edited source code must have the same purpose as the original source code </w:t>
      </w:r>
      <w:r w:rsidR="003F78B0" w:rsidRPr="00D03914">
        <w:rPr>
          <w:color w:val="0070C0"/>
          <w:szCs w:val="22"/>
          <w:rPrChange w:id="1033" w:author="Anna Rasburn" w:date="2019-01-28T23:45:00Z">
            <w:rPr>
              <w:color w:val="0070C0"/>
              <w:sz w:val="24"/>
              <w:szCs w:val="24"/>
            </w:rPr>
          </w:rPrChange>
        </w:rPr>
        <w:t xml:space="preserve">so that </w:t>
      </w:r>
      <w:r w:rsidR="005D7620" w:rsidRPr="00D03914">
        <w:rPr>
          <w:color w:val="0070C0"/>
          <w:szCs w:val="22"/>
          <w:rPrChange w:id="1034" w:author="Anna Rasburn" w:date="2019-01-28T23:45:00Z">
            <w:rPr>
              <w:color w:val="0070C0"/>
              <w:sz w:val="24"/>
              <w:szCs w:val="24"/>
            </w:rPr>
          </w:rPrChange>
        </w:rPr>
        <w:t xml:space="preserve">the unit tests are still </w:t>
      </w:r>
      <w:commentRangeStart w:id="1035"/>
      <w:r w:rsidR="005D7620" w:rsidRPr="00D03914">
        <w:rPr>
          <w:color w:val="0070C0"/>
          <w:szCs w:val="22"/>
          <w:rPrChange w:id="1036" w:author="Anna Rasburn" w:date="2019-01-28T23:45:00Z">
            <w:rPr>
              <w:color w:val="0070C0"/>
              <w:sz w:val="24"/>
              <w:szCs w:val="24"/>
            </w:rPr>
          </w:rPrChange>
        </w:rPr>
        <w:t>passed</w:t>
      </w:r>
      <w:commentRangeEnd w:id="1035"/>
      <w:r w:rsidR="0063520A" w:rsidRPr="00D03914">
        <w:rPr>
          <w:rStyle w:val="CommentReference"/>
          <w:sz w:val="22"/>
          <w:szCs w:val="22"/>
          <w:rPrChange w:id="1037" w:author="Anna Rasburn" w:date="2019-01-28T23:45:00Z">
            <w:rPr>
              <w:rStyle w:val="CommentReference"/>
            </w:rPr>
          </w:rPrChange>
        </w:rPr>
        <w:commentReference w:id="1035"/>
      </w:r>
      <w:r w:rsidR="005D7620" w:rsidRPr="00D03914">
        <w:rPr>
          <w:color w:val="0070C0"/>
          <w:szCs w:val="22"/>
          <w:rPrChange w:id="1038" w:author="Anna Rasburn" w:date="2019-01-28T23:45:00Z">
            <w:rPr>
              <w:color w:val="0070C0"/>
              <w:sz w:val="24"/>
              <w:szCs w:val="24"/>
            </w:rPr>
          </w:rPrChange>
        </w:rPr>
        <w:t xml:space="preserve">. However, this fittest function implies that the developer has created well-written unit tests and source code. </w:t>
      </w:r>
      <w:del w:id="1039" w:author="Anna Rasburn [2]" w:date="2019-01-24T14:33:00Z">
        <w:r w:rsidR="005D7620" w:rsidRPr="00D03914" w:rsidDel="003658EF">
          <w:rPr>
            <w:color w:val="0070C0"/>
            <w:szCs w:val="22"/>
            <w:rPrChange w:id="1040" w:author="Anna Rasburn" w:date="2019-01-28T23:45:00Z">
              <w:rPr>
                <w:color w:val="0070C0"/>
                <w:sz w:val="24"/>
                <w:szCs w:val="24"/>
              </w:rPr>
            </w:rPrChange>
          </w:rPr>
          <w:delText>Therefore</w:delText>
        </w:r>
      </w:del>
      <w:ins w:id="1041" w:author="Anna Rasburn [2]" w:date="2019-01-24T14:33:00Z">
        <w:r w:rsidR="003658EF" w:rsidRPr="00D03914">
          <w:rPr>
            <w:color w:val="0070C0"/>
            <w:szCs w:val="22"/>
            <w:rPrChange w:id="1042" w:author="Anna Rasburn" w:date="2019-01-28T23:45:00Z">
              <w:rPr>
                <w:color w:val="0070C0"/>
                <w:sz w:val="24"/>
                <w:szCs w:val="24"/>
              </w:rPr>
            </w:rPrChange>
          </w:rPr>
          <w:t>Therefore,</w:t>
        </w:r>
      </w:ins>
      <w:r w:rsidR="005D7620" w:rsidRPr="00D03914">
        <w:rPr>
          <w:color w:val="0070C0"/>
          <w:szCs w:val="22"/>
          <w:rPrChange w:id="1043" w:author="Anna Rasburn" w:date="2019-01-28T23:45:00Z">
            <w:rPr>
              <w:color w:val="0070C0"/>
              <w:sz w:val="24"/>
              <w:szCs w:val="24"/>
            </w:rPr>
          </w:rPrChange>
        </w:rPr>
        <w:t xml:space="preserve"> finding an optimised version depends largely on the developers' initial code.</w:t>
      </w:r>
    </w:p>
    <w:p w14:paraId="6B69C1F4" w14:textId="77777777" w:rsidR="007B052B" w:rsidRPr="00D03914" w:rsidRDefault="007B052B">
      <w:pPr>
        <w:pStyle w:val="BodyText"/>
        <w:ind w:firstLine="0"/>
        <w:jc w:val="both"/>
        <w:rPr>
          <w:color w:val="0070C0"/>
          <w:szCs w:val="22"/>
          <w:rPrChange w:id="1044" w:author="Anna Rasburn" w:date="2019-01-28T23:45:00Z">
            <w:rPr>
              <w:color w:val="0070C0"/>
              <w:sz w:val="24"/>
              <w:szCs w:val="24"/>
            </w:rPr>
          </w:rPrChange>
        </w:rPr>
        <w:pPrChange w:id="1045" w:author="Anna Rasburn" w:date="2019-01-28T23:45:00Z">
          <w:pPr>
            <w:pStyle w:val="BodyText"/>
            <w:spacing w:line="240" w:lineRule="auto"/>
            <w:ind w:firstLine="0"/>
          </w:pPr>
        </w:pPrChange>
      </w:pPr>
    </w:p>
    <w:p w14:paraId="534296C4" w14:textId="09CFB919" w:rsidR="007B052B" w:rsidRPr="00D03914" w:rsidRDefault="00946A62">
      <w:pPr>
        <w:pStyle w:val="BodyText"/>
        <w:ind w:firstLine="0"/>
        <w:jc w:val="both"/>
        <w:rPr>
          <w:color w:val="0070C0"/>
          <w:szCs w:val="22"/>
          <w:rPrChange w:id="1046" w:author="Anna Rasburn" w:date="2019-01-28T23:45:00Z">
            <w:rPr>
              <w:color w:val="0070C0"/>
              <w:sz w:val="24"/>
              <w:szCs w:val="24"/>
            </w:rPr>
          </w:rPrChange>
        </w:rPr>
        <w:pPrChange w:id="1047" w:author="Anna Rasburn" w:date="2019-01-28T23:45:00Z">
          <w:pPr>
            <w:pStyle w:val="BodyText"/>
            <w:spacing w:line="240" w:lineRule="auto"/>
            <w:ind w:firstLine="0"/>
          </w:pPr>
        </w:pPrChange>
      </w:pPr>
      <w:r w:rsidRPr="00D03914">
        <w:rPr>
          <w:color w:val="0070C0"/>
          <w:szCs w:val="22"/>
          <w:rPrChange w:id="1048" w:author="Anna Rasburn" w:date="2019-01-28T23:45:00Z">
            <w:rPr>
              <w:color w:val="0070C0"/>
              <w:sz w:val="24"/>
              <w:szCs w:val="24"/>
            </w:rPr>
          </w:rPrChange>
        </w:rPr>
        <w:t xml:space="preserve">The GIN toolkit is limited to only optimise Java code. One can imagine </w:t>
      </w:r>
      <w:r w:rsidR="00147FF3" w:rsidRPr="00D03914">
        <w:rPr>
          <w:color w:val="0070C0"/>
          <w:szCs w:val="22"/>
          <w:rPrChange w:id="1049" w:author="Anna Rasburn" w:date="2019-01-28T23:45:00Z">
            <w:rPr>
              <w:color w:val="0070C0"/>
              <w:sz w:val="24"/>
              <w:szCs w:val="24"/>
            </w:rPr>
          </w:rPrChange>
        </w:rPr>
        <w:t xml:space="preserve">many </w:t>
      </w:r>
      <w:r w:rsidRPr="00D03914">
        <w:rPr>
          <w:color w:val="0070C0"/>
          <w:szCs w:val="22"/>
          <w:rPrChange w:id="1050" w:author="Anna Rasburn" w:date="2019-01-28T23:45:00Z">
            <w:rPr>
              <w:color w:val="0070C0"/>
              <w:sz w:val="24"/>
              <w:szCs w:val="24"/>
            </w:rPr>
          </w:rPrChange>
        </w:rPr>
        <w:t xml:space="preserve">of the principles that are learnt from this software could be applied to other object-oriented languages </w:t>
      </w:r>
      <w:r w:rsidR="00424334" w:rsidRPr="00D03914">
        <w:rPr>
          <w:color w:val="0070C0"/>
          <w:szCs w:val="22"/>
          <w:rPrChange w:id="1051" w:author="Anna Rasburn" w:date="2019-01-28T23:45:00Z">
            <w:rPr>
              <w:color w:val="0070C0"/>
              <w:sz w:val="24"/>
              <w:szCs w:val="24"/>
            </w:rPr>
          </w:rPrChange>
        </w:rPr>
        <w:t xml:space="preserve">such as </w:t>
      </w:r>
      <w:r w:rsidRPr="00D03914">
        <w:rPr>
          <w:color w:val="0070C0"/>
          <w:szCs w:val="22"/>
          <w:rPrChange w:id="1052" w:author="Anna Rasburn" w:date="2019-01-28T23:45:00Z">
            <w:rPr>
              <w:color w:val="0070C0"/>
              <w:sz w:val="24"/>
              <w:szCs w:val="24"/>
            </w:rPr>
          </w:rPrChange>
        </w:rPr>
        <w:t>C. Some of the features</w:t>
      </w:r>
      <w:r w:rsidR="00424334" w:rsidRPr="00D03914">
        <w:rPr>
          <w:color w:val="0070C0"/>
          <w:szCs w:val="22"/>
          <w:rPrChange w:id="1053" w:author="Anna Rasburn" w:date="2019-01-28T23:45:00Z">
            <w:rPr>
              <w:color w:val="0070C0"/>
              <w:sz w:val="24"/>
              <w:szCs w:val="24"/>
            </w:rPr>
          </w:rPrChange>
        </w:rPr>
        <w:t>,</w:t>
      </w:r>
      <w:r w:rsidRPr="00D03914">
        <w:rPr>
          <w:color w:val="0070C0"/>
          <w:szCs w:val="22"/>
          <w:rPrChange w:id="1054" w:author="Anna Rasburn" w:date="2019-01-28T23:45:00Z">
            <w:rPr>
              <w:color w:val="0070C0"/>
              <w:sz w:val="24"/>
              <w:szCs w:val="24"/>
            </w:rPr>
          </w:rPrChange>
        </w:rPr>
        <w:t xml:space="preserve"> such as moving edits</w:t>
      </w:r>
      <w:r w:rsidR="00424334" w:rsidRPr="00D03914">
        <w:rPr>
          <w:color w:val="0070C0"/>
          <w:szCs w:val="22"/>
          <w:rPrChange w:id="1055" w:author="Anna Rasburn" w:date="2019-01-28T23:45:00Z">
            <w:rPr>
              <w:color w:val="0070C0"/>
              <w:sz w:val="24"/>
              <w:szCs w:val="24"/>
            </w:rPr>
          </w:rPrChange>
        </w:rPr>
        <w:t>,</w:t>
      </w:r>
      <w:r w:rsidRPr="00D03914">
        <w:rPr>
          <w:color w:val="0070C0"/>
          <w:szCs w:val="22"/>
          <w:rPrChange w:id="1056" w:author="Anna Rasburn" w:date="2019-01-28T23:45:00Z">
            <w:rPr>
              <w:color w:val="0070C0"/>
              <w:sz w:val="24"/>
              <w:szCs w:val="24"/>
            </w:rPr>
          </w:rPrChange>
        </w:rPr>
        <w:t xml:space="preserve"> can have a major impact on interpreted languages</w:t>
      </w:r>
      <w:r w:rsidR="00424334" w:rsidRPr="00D03914">
        <w:rPr>
          <w:color w:val="0070C0"/>
          <w:szCs w:val="22"/>
          <w:rPrChange w:id="1057" w:author="Anna Rasburn" w:date="2019-01-28T23:45:00Z">
            <w:rPr>
              <w:color w:val="0070C0"/>
              <w:sz w:val="24"/>
              <w:szCs w:val="24"/>
            </w:rPr>
          </w:rPrChange>
        </w:rPr>
        <w:t>,</w:t>
      </w:r>
      <w:r w:rsidRPr="00D03914">
        <w:rPr>
          <w:color w:val="0070C0"/>
          <w:szCs w:val="22"/>
          <w:rPrChange w:id="1058" w:author="Anna Rasburn" w:date="2019-01-28T23:45:00Z">
            <w:rPr>
              <w:color w:val="0070C0"/>
              <w:sz w:val="24"/>
              <w:szCs w:val="24"/>
            </w:rPr>
          </w:rPrChange>
        </w:rPr>
        <w:t xml:space="preserve"> such as python</w:t>
      </w:r>
      <w:r w:rsidR="00424334" w:rsidRPr="00D03914">
        <w:rPr>
          <w:color w:val="0070C0"/>
          <w:szCs w:val="22"/>
          <w:rPrChange w:id="1059" w:author="Anna Rasburn" w:date="2019-01-28T23:45:00Z">
            <w:rPr>
              <w:color w:val="0070C0"/>
              <w:sz w:val="24"/>
              <w:szCs w:val="24"/>
            </w:rPr>
          </w:rPrChange>
        </w:rPr>
        <w:t>,</w:t>
      </w:r>
      <w:r w:rsidRPr="00D03914">
        <w:rPr>
          <w:color w:val="0070C0"/>
          <w:szCs w:val="22"/>
          <w:rPrChange w:id="1060" w:author="Anna Rasburn" w:date="2019-01-28T23:45:00Z">
            <w:rPr>
              <w:color w:val="0070C0"/>
              <w:sz w:val="24"/>
              <w:szCs w:val="24"/>
            </w:rPr>
          </w:rPrChange>
        </w:rPr>
        <w:t xml:space="preserve"> which have every line of the script interpreted individually </w:t>
      </w:r>
      <w:r w:rsidR="00424334" w:rsidRPr="00D03914">
        <w:rPr>
          <w:color w:val="0070C0"/>
          <w:szCs w:val="22"/>
          <w:rPrChange w:id="1061" w:author="Anna Rasburn" w:date="2019-01-28T23:45:00Z">
            <w:rPr>
              <w:color w:val="0070C0"/>
              <w:sz w:val="24"/>
              <w:szCs w:val="24"/>
            </w:rPr>
          </w:rPrChange>
        </w:rPr>
        <w:t xml:space="preserve">and </w:t>
      </w:r>
      <w:r w:rsidRPr="00D03914">
        <w:rPr>
          <w:color w:val="0070C0"/>
          <w:szCs w:val="22"/>
          <w:rPrChange w:id="1062" w:author="Anna Rasburn" w:date="2019-01-28T23:45:00Z">
            <w:rPr>
              <w:color w:val="0070C0"/>
              <w:sz w:val="24"/>
              <w:szCs w:val="24"/>
            </w:rPr>
          </w:rPrChange>
        </w:rPr>
        <w:t>where the position of lines are important when optimising source code.</w:t>
      </w:r>
    </w:p>
    <w:p w14:paraId="3C9EB10C" w14:textId="77777777" w:rsidR="00607219" w:rsidRPr="007F4516" w:rsidRDefault="00607219" w:rsidP="007F4516">
      <w:pPr>
        <w:pStyle w:val="BodyText"/>
        <w:spacing w:line="240" w:lineRule="auto"/>
        <w:ind w:firstLine="0"/>
        <w:rPr>
          <w:color w:val="0070C0"/>
        </w:rPr>
      </w:pPr>
    </w:p>
    <w:p w14:paraId="40F8FF8F" w14:textId="77777777" w:rsidR="0020285E" w:rsidRDefault="00946A62" w:rsidP="0020285E">
      <w:pPr>
        <w:pStyle w:val="Heading2"/>
        <w:rPr>
          <w:color w:val="0070C0"/>
        </w:rPr>
      </w:pPr>
      <w:bookmarkStart w:id="1063" w:name="_Toc536713214"/>
      <w:r w:rsidRPr="0020285E">
        <w:rPr>
          <w:color w:val="0070C0"/>
        </w:rPr>
        <w:t>GI In other Languages</w:t>
      </w:r>
      <w:bookmarkEnd w:id="1063"/>
    </w:p>
    <w:p w14:paraId="2B70EF49" w14:textId="7910966B" w:rsidR="001308B0" w:rsidRPr="00A31EBB" w:rsidDel="003658EF" w:rsidRDefault="009C786B">
      <w:pPr>
        <w:pStyle w:val="BodyFirst"/>
        <w:jc w:val="both"/>
        <w:rPr>
          <w:del w:id="1064" w:author="Anna Rasburn [2]" w:date="2019-01-24T14:33:00Z"/>
          <w:color w:val="7030A0"/>
          <w:szCs w:val="22"/>
        </w:rPr>
        <w:pPrChange w:id="1065" w:author="Anna Rasburn" w:date="2019-01-28T23:46:00Z">
          <w:pPr>
            <w:pStyle w:val="BodyFirst"/>
          </w:pPr>
        </w:pPrChange>
      </w:pPr>
      <w:del w:id="1066" w:author="Anna Rasburn [2]" w:date="2019-01-24T14:33:00Z">
        <w:r w:rsidRPr="00A31EBB" w:rsidDel="003658EF">
          <w:rPr>
            <w:rStyle w:val="Hyperlink"/>
            <w:color w:val="7030A0"/>
            <w:szCs w:val="22"/>
          </w:rPr>
          <w:fldChar w:fldCharType="begin"/>
        </w:r>
        <w:r w:rsidRPr="00D03914" w:rsidDel="003658EF">
          <w:rPr>
            <w:rStyle w:val="Hyperlink"/>
            <w:color w:val="7030A0"/>
            <w:szCs w:val="22"/>
            <w:rPrChange w:id="1067" w:author="Anna Rasburn" w:date="2019-01-28T23:46:00Z">
              <w:rPr>
                <w:rStyle w:val="Hyperlink"/>
                <w:color w:val="7030A0"/>
              </w:rPr>
            </w:rPrChange>
          </w:rPr>
          <w:delInstrText xml:space="preserve"> HYPERLINK "https://dspace.stir.ac.uk/bitstream/1893/26007/1/thesis.pdf" </w:delInstrText>
        </w:r>
        <w:r w:rsidRPr="00A31EBB" w:rsidDel="003658EF">
          <w:rPr>
            <w:rStyle w:val="Hyperlink"/>
            <w:color w:val="7030A0"/>
            <w:szCs w:val="22"/>
            <w:rPrChange w:id="1068" w:author="Anna Rasburn" w:date="2019-01-28T23:46:00Z">
              <w:rPr>
                <w:rStyle w:val="Hyperlink"/>
                <w:color w:val="7030A0"/>
                <w:szCs w:val="22"/>
              </w:rPr>
            </w:rPrChange>
          </w:rPr>
          <w:fldChar w:fldCharType="separate"/>
        </w:r>
        <w:r w:rsidR="00946A62" w:rsidRPr="00A31EBB" w:rsidDel="003658EF">
          <w:rPr>
            <w:rStyle w:val="Hyperlink"/>
            <w:color w:val="7030A0"/>
            <w:szCs w:val="22"/>
          </w:rPr>
          <w:delText>https://dspace.stir.ac.uk/bitstream/1893/26007/1/thesis.pdf</w:delText>
        </w:r>
        <w:r w:rsidRPr="00A31EBB" w:rsidDel="003658EF">
          <w:rPr>
            <w:rStyle w:val="Hyperlink"/>
            <w:color w:val="7030A0"/>
            <w:szCs w:val="22"/>
          </w:rPr>
          <w:fldChar w:fldCharType="end"/>
        </w:r>
      </w:del>
    </w:p>
    <w:p w14:paraId="2698914C" w14:textId="6573F31C" w:rsidR="00956B3F" w:rsidRPr="00A31EBB" w:rsidDel="003658EF" w:rsidRDefault="009C786B">
      <w:pPr>
        <w:pStyle w:val="BodyText"/>
        <w:jc w:val="both"/>
        <w:rPr>
          <w:del w:id="1069" w:author="Anna Rasburn [2]" w:date="2019-01-24T14:33:00Z"/>
          <w:color w:val="7030A0"/>
          <w:szCs w:val="22"/>
        </w:rPr>
        <w:pPrChange w:id="1070" w:author="Anna Rasburn" w:date="2019-01-28T23:46:00Z">
          <w:pPr>
            <w:pStyle w:val="BodyText"/>
          </w:pPr>
        </w:pPrChange>
      </w:pPr>
      <w:del w:id="1071" w:author="Anna Rasburn [2]" w:date="2019-01-24T14:33:00Z">
        <w:r w:rsidRPr="00A31EBB" w:rsidDel="003658EF">
          <w:rPr>
            <w:rStyle w:val="Hyperlink"/>
            <w:color w:val="7030A0"/>
            <w:szCs w:val="22"/>
          </w:rPr>
          <w:fldChar w:fldCharType="begin"/>
        </w:r>
        <w:r w:rsidRPr="00D03914" w:rsidDel="003658EF">
          <w:rPr>
            <w:rStyle w:val="Hyperlink"/>
            <w:color w:val="7030A0"/>
            <w:szCs w:val="22"/>
            <w:rPrChange w:id="1072" w:author="Anna Rasburn" w:date="2019-01-28T23:46:00Z">
              <w:rPr>
                <w:rStyle w:val="Hyperlink"/>
                <w:color w:val="7030A0"/>
              </w:rPr>
            </w:rPrChange>
          </w:rPr>
          <w:delInstrText xml:space="preserve"> HYPERLINK "https://www.economist.com/science-and-technology/2018/07/19/python-has-brought-computer-programming-to-a-vast-new-audience" </w:delInstrText>
        </w:r>
        <w:r w:rsidRPr="00A31EBB" w:rsidDel="003658EF">
          <w:rPr>
            <w:rStyle w:val="Hyperlink"/>
            <w:color w:val="7030A0"/>
            <w:szCs w:val="22"/>
            <w:rPrChange w:id="1073" w:author="Anna Rasburn" w:date="2019-01-28T23:46:00Z">
              <w:rPr>
                <w:rStyle w:val="Hyperlink"/>
                <w:color w:val="7030A0"/>
                <w:szCs w:val="22"/>
              </w:rPr>
            </w:rPrChange>
          </w:rPr>
          <w:fldChar w:fldCharType="separate"/>
        </w:r>
        <w:r w:rsidR="00946A62" w:rsidRPr="00A31EBB" w:rsidDel="003658EF">
          <w:rPr>
            <w:rStyle w:val="Hyperlink"/>
            <w:color w:val="7030A0"/>
            <w:szCs w:val="22"/>
          </w:rPr>
          <w:delText>https://www.economist.com/science-and-technology/2018/07/19/python-has-brought-computer-programming-to-a-vast-new-audience</w:delText>
        </w:r>
        <w:r w:rsidRPr="00A31EBB" w:rsidDel="003658EF">
          <w:rPr>
            <w:rStyle w:val="Hyperlink"/>
            <w:color w:val="7030A0"/>
            <w:szCs w:val="22"/>
          </w:rPr>
          <w:fldChar w:fldCharType="end"/>
        </w:r>
        <w:r w:rsidR="00946A62" w:rsidRPr="00A31EBB" w:rsidDel="003658EF">
          <w:rPr>
            <w:color w:val="7030A0"/>
            <w:szCs w:val="22"/>
          </w:rPr>
          <w:delText xml:space="preserve"> </w:delText>
        </w:r>
      </w:del>
    </w:p>
    <w:p w14:paraId="460AD8EA" w14:textId="5DEFB495" w:rsidR="00E579EF" w:rsidRPr="00D03914" w:rsidRDefault="00946A62">
      <w:pPr>
        <w:pStyle w:val="BodyText"/>
        <w:tabs>
          <w:tab w:val="center" w:pos="4182"/>
        </w:tabs>
        <w:ind w:firstLine="0"/>
        <w:jc w:val="both"/>
        <w:rPr>
          <w:color w:val="0070C0"/>
          <w:szCs w:val="22"/>
          <w:rPrChange w:id="1074" w:author="Anna Rasburn" w:date="2019-01-28T23:46:00Z">
            <w:rPr>
              <w:color w:val="0070C0"/>
              <w:sz w:val="24"/>
            </w:rPr>
          </w:rPrChange>
        </w:rPr>
        <w:pPrChange w:id="1075" w:author="Anna Rasburn" w:date="2019-01-28T23:46:00Z">
          <w:pPr>
            <w:pStyle w:val="BodyText"/>
            <w:tabs>
              <w:tab w:val="center" w:pos="4182"/>
            </w:tabs>
            <w:spacing w:line="240" w:lineRule="auto"/>
            <w:ind w:firstLine="0"/>
          </w:pPr>
        </w:pPrChange>
      </w:pPr>
      <w:r w:rsidRPr="00D03914">
        <w:rPr>
          <w:color w:val="0070C0"/>
          <w:szCs w:val="22"/>
          <w:rPrChange w:id="1076" w:author="Anna Rasburn" w:date="2019-01-28T23:46:00Z">
            <w:rPr>
              <w:color w:val="0070C0"/>
              <w:sz w:val="24"/>
            </w:rPr>
          </w:rPrChange>
        </w:rPr>
        <w:t xml:space="preserve">A large proportion of research about Genetic Improvement focuses on object-oriented languages such as Java, C and C++, therefore ignoring dynamically typed languages such as Python. </w:t>
      </w:r>
      <w:r w:rsidR="00313FEF" w:rsidRPr="00D03914">
        <w:rPr>
          <w:color w:val="0070C0"/>
          <w:szCs w:val="22"/>
          <w:rPrChange w:id="1077" w:author="Anna Rasburn" w:date="2019-01-28T23:46:00Z">
            <w:rPr>
              <w:color w:val="0070C0"/>
              <w:sz w:val="24"/>
            </w:rPr>
          </w:rPrChange>
        </w:rPr>
        <w:t xml:space="preserve">Research conducted by </w:t>
      </w:r>
      <w:proofErr w:type="spellStart"/>
      <w:r w:rsidR="00313FEF" w:rsidRPr="00D03914">
        <w:rPr>
          <w:color w:val="0070C0"/>
          <w:szCs w:val="22"/>
          <w:rPrChange w:id="1078" w:author="Anna Rasburn" w:date="2019-01-28T23:46:00Z">
            <w:rPr>
              <w:color w:val="0070C0"/>
              <w:sz w:val="24"/>
            </w:rPr>
          </w:rPrChange>
        </w:rPr>
        <w:t>Haraldsson</w:t>
      </w:r>
      <w:proofErr w:type="spellEnd"/>
      <w:ins w:id="1079" w:author="Anna Rasburn [2]" w:date="2019-01-19T17:08:00Z">
        <w:r w:rsidR="00FA1DCE" w:rsidRPr="00D03914">
          <w:rPr>
            <w:color w:val="0070C0"/>
            <w:szCs w:val="22"/>
            <w:rPrChange w:id="1080" w:author="Anna Rasburn" w:date="2019-01-28T23:46:00Z">
              <w:rPr>
                <w:color w:val="0070C0"/>
                <w:sz w:val="24"/>
              </w:rPr>
            </w:rPrChange>
          </w:rPr>
          <w:t xml:space="preserve"> </w:t>
        </w:r>
      </w:ins>
      <w:customXmlInsRangeStart w:id="1081" w:author="Anna Rasburn [2]" w:date="2019-01-19T17:08:00Z"/>
      <w:sdt>
        <w:sdtPr>
          <w:rPr>
            <w:color w:val="0070C0"/>
            <w:szCs w:val="22"/>
          </w:rPr>
          <w:id w:val="5339230"/>
          <w:citation/>
        </w:sdtPr>
        <w:sdtContent>
          <w:customXmlInsRangeEnd w:id="1081"/>
          <w:ins w:id="1082" w:author="Anna Rasburn [2]" w:date="2019-01-19T17:08:00Z">
            <w:r w:rsidR="00FA1DCE" w:rsidRPr="00D03914">
              <w:rPr>
                <w:color w:val="0070C0"/>
                <w:szCs w:val="22"/>
                <w:rPrChange w:id="1083" w:author="Anna Rasburn" w:date="2019-01-28T23:46:00Z">
                  <w:rPr>
                    <w:color w:val="0070C0"/>
                    <w:sz w:val="24"/>
                  </w:rPr>
                </w:rPrChange>
              </w:rPr>
              <w:fldChar w:fldCharType="begin"/>
            </w:r>
            <w:r w:rsidR="00FA1DCE" w:rsidRPr="00D03914">
              <w:rPr>
                <w:color w:val="0070C0"/>
                <w:szCs w:val="22"/>
                <w:rPrChange w:id="1084" w:author="Anna Rasburn" w:date="2019-01-28T23:46:00Z">
                  <w:rPr>
                    <w:color w:val="0070C0"/>
                    <w:sz w:val="24"/>
                  </w:rPr>
                </w:rPrChange>
              </w:rPr>
              <w:instrText xml:space="preserve"> CITATION SHa19 \l 2057 </w:instrText>
            </w:r>
          </w:ins>
          <w:r w:rsidR="00FA1DCE" w:rsidRPr="00D03914">
            <w:rPr>
              <w:color w:val="0070C0"/>
              <w:szCs w:val="22"/>
              <w:rPrChange w:id="1085" w:author="Anna Rasburn" w:date="2019-01-28T23:46:00Z">
                <w:rPr>
                  <w:color w:val="0070C0"/>
                  <w:sz w:val="24"/>
                </w:rPr>
              </w:rPrChange>
            </w:rPr>
            <w:fldChar w:fldCharType="separate"/>
          </w:r>
          <w:r w:rsidR="000042CF" w:rsidRPr="000042CF">
            <w:rPr>
              <w:noProof/>
              <w:color w:val="0070C0"/>
              <w:szCs w:val="22"/>
            </w:rPr>
            <w:t>[14]</w:t>
          </w:r>
          <w:ins w:id="1086" w:author="Anna Rasburn [2]" w:date="2019-01-19T17:08:00Z">
            <w:r w:rsidR="00FA1DCE" w:rsidRPr="00D03914">
              <w:rPr>
                <w:color w:val="0070C0"/>
                <w:szCs w:val="22"/>
                <w:rPrChange w:id="1087" w:author="Anna Rasburn" w:date="2019-01-28T23:46:00Z">
                  <w:rPr>
                    <w:color w:val="0070C0"/>
                    <w:sz w:val="24"/>
                  </w:rPr>
                </w:rPrChange>
              </w:rPr>
              <w:fldChar w:fldCharType="end"/>
            </w:r>
          </w:ins>
          <w:customXmlInsRangeStart w:id="1088" w:author="Anna Rasburn [2]" w:date="2019-01-19T17:08:00Z"/>
        </w:sdtContent>
      </w:sdt>
      <w:customXmlInsRangeEnd w:id="1088"/>
      <w:ins w:id="1089" w:author="Anna Rasburn [2]" w:date="2019-01-19T17:08:00Z">
        <w:r w:rsidR="00FA1DCE" w:rsidRPr="00D03914">
          <w:rPr>
            <w:color w:val="0070C0"/>
            <w:szCs w:val="22"/>
            <w:rPrChange w:id="1090" w:author="Anna Rasburn" w:date="2019-01-28T23:46:00Z">
              <w:rPr>
                <w:color w:val="0070C0"/>
                <w:sz w:val="24"/>
              </w:rPr>
            </w:rPrChange>
          </w:rPr>
          <w:t xml:space="preserve"> </w:t>
        </w:r>
      </w:ins>
      <w:del w:id="1091" w:author="Anna Rasburn [2]" w:date="2019-01-19T17:08:00Z">
        <w:r w:rsidR="00313FEF" w:rsidRPr="00D03914" w:rsidDel="00FA1DCE">
          <w:rPr>
            <w:color w:val="0070C0"/>
            <w:szCs w:val="22"/>
            <w:rPrChange w:id="1092" w:author="Anna Rasburn" w:date="2019-01-28T23:46:00Z">
              <w:rPr>
                <w:color w:val="0070C0"/>
                <w:sz w:val="24"/>
              </w:rPr>
            </w:rPrChange>
          </w:rPr>
          <w:delText xml:space="preserve">[REFERENCE] </w:delText>
        </w:r>
      </w:del>
      <w:r w:rsidR="00313FEF" w:rsidRPr="00D03914">
        <w:rPr>
          <w:color w:val="0070C0"/>
          <w:szCs w:val="22"/>
          <w:rPrChange w:id="1093" w:author="Anna Rasburn" w:date="2019-01-28T23:46:00Z">
            <w:rPr>
              <w:color w:val="0070C0"/>
              <w:sz w:val="24"/>
            </w:rPr>
          </w:rPrChange>
        </w:rPr>
        <w:t>focuses on g</w:t>
      </w:r>
      <w:r w:rsidR="00956B3F" w:rsidRPr="00D03914">
        <w:rPr>
          <w:color w:val="0070C0"/>
          <w:szCs w:val="22"/>
          <w:rPrChange w:id="1094" w:author="Anna Rasburn" w:date="2019-01-28T23:46:00Z">
            <w:rPr>
              <w:color w:val="0070C0"/>
              <w:sz w:val="24"/>
            </w:rPr>
          </w:rPrChange>
        </w:rPr>
        <w:t xml:space="preserve">enetic </w:t>
      </w:r>
      <w:r w:rsidR="00313FEF" w:rsidRPr="00D03914">
        <w:rPr>
          <w:color w:val="0070C0"/>
          <w:szCs w:val="22"/>
          <w:rPrChange w:id="1095" w:author="Anna Rasburn" w:date="2019-01-28T23:46:00Z">
            <w:rPr>
              <w:color w:val="0070C0"/>
              <w:sz w:val="24"/>
            </w:rPr>
          </w:rPrChange>
        </w:rPr>
        <w:t>i</w:t>
      </w:r>
      <w:r w:rsidR="00956B3F" w:rsidRPr="00D03914">
        <w:rPr>
          <w:color w:val="0070C0"/>
          <w:szCs w:val="22"/>
          <w:rPrChange w:id="1096" w:author="Anna Rasburn" w:date="2019-01-28T23:46:00Z">
            <w:rPr>
              <w:color w:val="0070C0"/>
              <w:sz w:val="24"/>
            </w:rPr>
          </w:rPrChange>
        </w:rPr>
        <w:t xml:space="preserve">mprovement in Python </w:t>
      </w:r>
      <w:r w:rsidR="006E03E6" w:rsidRPr="00D03914">
        <w:rPr>
          <w:color w:val="0070C0"/>
          <w:szCs w:val="22"/>
          <w:rPrChange w:id="1097" w:author="Anna Rasburn" w:date="2019-01-28T23:46:00Z">
            <w:rPr>
              <w:color w:val="0070C0"/>
              <w:sz w:val="24"/>
            </w:rPr>
          </w:rPrChange>
        </w:rPr>
        <w:t xml:space="preserve">who showed that it </w:t>
      </w:r>
      <w:r w:rsidR="00956B3F" w:rsidRPr="00D03914">
        <w:rPr>
          <w:color w:val="0070C0"/>
          <w:szCs w:val="22"/>
          <w:rPrChange w:id="1098" w:author="Anna Rasburn" w:date="2019-01-28T23:46:00Z">
            <w:rPr>
              <w:color w:val="0070C0"/>
              <w:sz w:val="24"/>
            </w:rPr>
          </w:rPrChange>
        </w:rPr>
        <w:t xml:space="preserve">can be used to fix multiple bugs within the Python script at the same time and in a reasonable time frame. </w:t>
      </w:r>
    </w:p>
    <w:p w14:paraId="29306DB7" w14:textId="77777777" w:rsidR="00E579EF" w:rsidRPr="00D03914" w:rsidRDefault="00E579EF">
      <w:pPr>
        <w:pStyle w:val="BodyText"/>
        <w:tabs>
          <w:tab w:val="center" w:pos="4182"/>
        </w:tabs>
        <w:ind w:firstLine="0"/>
        <w:jc w:val="both"/>
        <w:rPr>
          <w:color w:val="0070C0"/>
          <w:szCs w:val="22"/>
          <w:rPrChange w:id="1099" w:author="Anna Rasburn" w:date="2019-01-28T23:46:00Z">
            <w:rPr>
              <w:color w:val="0070C0"/>
              <w:sz w:val="24"/>
            </w:rPr>
          </w:rPrChange>
        </w:rPr>
        <w:pPrChange w:id="1100" w:author="Anna Rasburn" w:date="2019-01-28T23:46:00Z">
          <w:pPr>
            <w:pStyle w:val="BodyText"/>
            <w:tabs>
              <w:tab w:val="center" w:pos="4182"/>
            </w:tabs>
            <w:spacing w:line="240" w:lineRule="auto"/>
            <w:ind w:firstLine="0"/>
          </w:pPr>
        </w:pPrChange>
      </w:pPr>
    </w:p>
    <w:p w14:paraId="41EDBDC0" w14:textId="3C37A06F" w:rsidR="00313FEF" w:rsidRPr="00D03914" w:rsidRDefault="00946A62">
      <w:pPr>
        <w:pStyle w:val="BodyText"/>
        <w:tabs>
          <w:tab w:val="center" w:pos="4182"/>
        </w:tabs>
        <w:ind w:firstLine="0"/>
        <w:jc w:val="both"/>
        <w:rPr>
          <w:color w:val="0070C0"/>
          <w:szCs w:val="22"/>
          <w:rPrChange w:id="1101" w:author="Anna Rasburn" w:date="2019-01-28T23:46:00Z">
            <w:rPr>
              <w:color w:val="0070C0"/>
              <w:sz w:val="24"/>
            </w:rPr>
          </w:rPrChange>
        </w:rPr>
        <w:pPrChange w:id="1102" w:author="Anna Rasburn" w:date="2019-01-28T23:46:00Z">
          <w:pPr>
            <w:pStyle w:val="BodyText"/>
            <w:tabs>
              <w:tab w:val="center" w:pos="4182"/>
            </w:tabs>
            <w:spacing w:line="240" w:lineRule="auto"/>
            <w:ind w:firstLine="0"/>
          </w:pPr>
        </w:pPrChange>
      </w:pPr>
      <w:proofErr w:type="spellStart"/>
      <w:r w:rsidRPr="00D03914">
        <w:rPr>
          <w:color w:val="0070C0"/>
          <w:szCs w:val="22"/>
          <w:rPrChange w:id="1103" w:author="Anna Rasburn" w:date="2019-01-28T23:46:00Z">
            <w:rPr>
              <w:color w:val="0070C0"/>
              <w:sz w:val="24"/>
            </w:rPr>
          </w:rPrChange>
        </w:rPr>
        <w:lastRenderedPageBreak/>
        <w:t>Haraldsson's</w:t>
      </w:r>
      <w:proofErr w:type="spellEnd"/>
      <w:r w:rsidRPr="00D03914">
        <w:rPr>
          <w:color w:val="0070C0"/>
          <w:szCs w:val="22"/>
          <w:rPrChange w:id="1104" w:author="Anna Rasburn" w:date="2019-01-28T23:46:00Z">
            <w:rPr>
              <w:color w:val="0070C0"/>
              <w:sz w:val="24"/>
            </w:rPr>
          </w:rPrChange>
        </w:rPr>
        <w:t xml:space="preserve"> research works in a similar way to GIN where a series of edits are applied to source code.</w:t>
      </w:r>
      <w:r w:rsidR="00E579EF" w:rsidRPr="00D03914">
        <w:rPr>
          <w:color w:val="0070C0"/>
          <w:szCs w:val="22"/>
          <w:rPrChange w:id="1105" w:author="Anna Rasburn" w:date="2019-01-28T23:46:00Z">
            <w:rPr>
              <w:color w:val="0070C0"/>
              <w:sz w:val="24"/>
            </w:rPr>
          </w:rPrChange>
        </w:rPr>
        <w:t xml:space="preserve"> </w:t>
      </w:r>
      <w:r w:rsidRPr="00D03914">
        <w:rPr>
          <w:color w:val="0070C0"/>
          <w:szCs w:val="22"/>
          <w:rPrChange w:id="1106" w:author="Anna Rasburn" w:date="2019-01-28T23:46:00Z">
            <w:rPr>
              <w:color w:val="0070C0"/>
              <w:sz w:val="24"/>
            </w:rPr>
          </w:rPrChange>
        </w:rPr>
        <w:t>This research applies experiments to small python scripts to see whether solutions created by genetic improvement ha</w:t>
      </w:r>
      <w:r w:rsidR="00641C9B" w:rsidRPr="00D03914">
        <w:rPr>
          <w:color w:val="0070C0"/>
          <w:szCs w:val="22"/>
          <w:rPrChange w:id="1107" w:author="Anna Rasburn" w:date="2019-01-28T23:46:00Z">
            <w:rPr>
              <w:color w:val="0070C0"/>
              <w:sz w:val="24"/>
            </w:rPr>
          </w:rPrChange>
        </w:rPr>
        <w:t>ve</w:t>
      </w:r>
      <w:r w:rsidRPr="00D03914">
        <w:rPr>
          <w:color w:val="0070C0"/>
          <w:szCs w:val="22"/>
          <w:rPrChange w:id="1108" w:author="Anna Rasburn" w:date="2019-01-28T23:46:00Z">
            <w:rPr>
              <w:color w:val="0070C0"/>
              <w:sz w:val="24"/>
            </w:rPr>
          </w:rPrChange>
        </w:rPr>
        <w:t xml:space="preserve"> been successful. </w:t>
      </w:r>
      <w:r w:rsidR="00641C9B" w:rsidRPr="00D03914">
        <w:rPr>
          <w:color w:val="0070C0"/>
          <w:szCs w:val="22"/>
          <w:rPrChange w:id="1109" w:author="Anna Rasburn" w:date="2019-01-28T23:46:00Z">
            <w:rPr>
              <w:color w:val="0070C0"/>
              <w:sz w:val="24"/>
            </w:rPr>
          </w:rPrChange>
        </w:rPr>
        <w:t>A r</w:t>
      </w:r>
      <w:r w:rsidR="00E579EF" w:rsidRPr="00D03914">
        <w:rPr>
          <w:color w:val="0070C0"/>
          <w:szCs w:val="22"/>
          <w:rPrChange w:id="1110" w:author="Anna Rasburn" w:date="2019-01-28T23:46:00Z">
            <w:rPr>
              <w:color w:val="0070C0"/>
              <w:sz w:val="24"/>
            </w:rPr>
          </w:rPrChange>
        </w:rPr>
        <w:t>andom walk analysis</w:t>
      </w:r>
      <w:r w:rsidR="00641C9B" w:rsidRPr="00D03914">
        <w:rPr>
          <w:color w:val="0070C0"/>
          <w:szCs w:val="22"/>
          <w:rPrChange w:id="1111" w:author="Anna Rasburn" w:date="2019-01-28T23:46:00Z">
            <w:rPr>
              <w:color w:val="0070C0"/>
              <w:sz w:val="24"/>
            </w:rPr>
          </w:rPrChange>
        </w:rPr>
        <w:t xml:space="preserve"> is used,</w:t>
      </w:r>
      <w:r w:rsidR="00E579EF" w:rsidRPr="00D03914">
        <w:rPr>
          <w:color w:val="0070C0"/>
          <w:szCs w:val="22"/>
          <w:rPrChange w:id="1112" w:author="Anna Rasburn" w:date="2019-01-28T23:46:00Z">
            <w:rPr>
              <w:color w:val="0070C0"/>
              <w:sz w:val="24"/>
            </w:rPr>
          </w:rPrChange>
        </w:rPr>
        <w:t xml:space="preserve"> where the start state is assum</w:t>
      </w:r>
      <w:r w:rsidR="00641C9B" w:rsidRPr="00D03914">
        <w:rPr>
          <w:color w:val="0070C0"/>
          <w:szCs w:val="22"/>
          <w:rPrChange w:id="1113" w:author="Anna Rasburn" w:date="2019-01-28T23:46:00Z">
            <w:rPr>
              <w:color w:val="0070C0"/>
              <w:sz w:val="24"/>
            </w:rPr>
          </w:rPrChange>
        </w:rPr>
        <w:t xml:space="preserve">ing that </w:t>
      </w:r>
      <w:r w:rsidR="00E579EF" w:rsidRPr="00D03914">
        <w:rPr>
          <w:color w:val="0070C0"/>
          <w:szCs w:val="22"/>
          <w:rPrChange w:id="1114" w:author="Anna Rasburn" w:date="2019-01-28T23:46:00Z">
            <w:rPr>
              <w:color w:val="0070C0"/>
              <w:sz w:val="24"/>
            </w:rPr>
          </w:rPrChange>
        </w:rPr>
        <w:t>the program is correct and the fitness is monitored as the edit list increases in size one edit at a time. The other stage of the experiment is the exhaustive neighbourhood analysis w</w:t>
      </w:r>
      <w:r w:rsidR="00641C9B" w:rsidRPr="00D03914">
        <w:rPr>
          <w:color w:val="0070C0"/>
          <w:szCs w:val="22"/>
          <w:rPrChange w:id="1115" w:author="Anna Rasburn" w:date="2019-01-28T23:46:00Z">
            <w:rPr>
              <w:color w:val="0070C0"/>
              <w:sz w:val="24"/>
            </w:rPr>
          </w:rPrChange>
        </w:rPr>
        <w:t>h</w:t>
      </w:r>
      <w:r w:rsidR="00E579EF" w:rsidRPr="00D03914">
        <w:rPr>
          <w:color w:val="0070C0"/>
          <w:szCs w:val="22"/>
          <w:rPrChange w:id="1116" w:author="Anna Rasburn" w:date="2019-01-28T23:46:00Z">
            <w:rPr>
              <w:color w:val="0070C0"/>
              <w:sz w:val="24"/>
            </w:rPr>
          </w:rPrChange>
        </w:rPr>
        <w:t xml:space="preserve">ere the fitness is evaluated for every mutant of the program. </w:t>
      </w:r>
    </w:p>
    <w:p w14:paraId="58955866" w14:textId="77777777" w:rsidR="00E579EF" w:rsidRPr="00D03914" w:rsidRDefault="00E579EF">
      <w:pPr>
        <w:pStyle w:val="BodyText"/>
        <w:tabs>
          <w:tab w:val="center" w:pos="4182"/>
        </w:tabs>
        <w:ind w:firstLine="0"/>
        <w:jc w:val="both"/>
        <w:rPr>
          <w:color w:val="0070C0"/>
          <w:szCs w:val="22"/>
          <w:rPrChange w:id="1117" w:author="Anna Rasburn" w:date="2019-01-28T23:46:00Z">
            <w:rPr>
              <w:color w:val="0070C0"/>
              <w:sz w:val="24"/>
            </w:rPr>
          </w:rPrChange>
        </w:rPr>
        <w:pPrChange w:id="1118" w:author="Anna Rasburn" w:date="2019-01-28T23:46:00Z">
          <w:pPr>
            <w:pStyle w:val="BodyText"/>
            <w:tabs>
              <w:tab w:val="center" w:pos="4182"/>
            </w:tabs>
            <w:spacing w:line="240" w:lineRule="auto"/>
            <w:ind w:firstLine="0"/>
          </w:pPr>
        </w:pPrChange>
      </w:pPr>
    </w:p>
    <w:p w14:paraId="746D1F3D" w14:textId="050DF005" w:rsidR="00313FEF" w:rsidRPr="00D03914" w:rsidRDefault="00946A62">
      <w:pPr>
        <w:pStyle w:val="BodyText"/>
        <w:ind w:firstLine="0"/>
        <w:jc w:val="both"/>
        <w:rPr>
          <w:color w:val="0070C0"/>
          <w:szCs w:val="22"/>
          <w:rPrChange w:id="1119" w:author="Anna Rasburn" w:date="2019-01-28T23:46:00Z">
            <w:rPr>
              <w:color w:val="0070C0"/>
              <w:sz w:val="24"/>
            </w:rPr>
          </w:rPrChange>
        </w:rPr>
        <w:pPrChange w:id="1120" w:author="Anna Rasburn" w:date="2019-01-28T23:46:00Z">
          <w:pPr>
            <w:pStyle w:val="BodyText"/>
            <w:spacing w:line="240" w:lineRule="auto"/>
            <w:ind w:firstLine="0"/>
          </w:pPr>
        </w:pPrChange>
      </w:pPr>
      <w:r w:rsidRPr="00D03914">
        <w:rPr>
          <w:color w:val="0070C0"/>
          <w:szCs w:val="22"/>
          <w:rPrChange w:id="1121" w:author="Anna Rasburn" w:date="2019-01-28T23:46:00Z">
            <w:rPr>
              <w:color w:val="0070C0"/>
              <w:sz w:val="24"/>
            </w:rPr>
          </w:rPrChange>
        </w:rPr>
        <w:t xml:space="preserve">Genetic Improvement in Python </w:t>
      </w:r>
      <w:r w:rsidR="00641C9B" w:rsidRPr="00D03914">
        <w:rPr>
          <w:color w:val="0070C0"/>
          <w:szCs w:val="22"/>
          <w:rPrChange w:id="1122" w:author="Anna Rasburn" w:date="2019-01-28T23:46:00Z">
            <w:rPr>
              <w:color w:val="0070C0"/>
              <w:sz w:val="24"/>
            </w:rPr>
          </w:rPrChange>
        </w:rPr>
        <w:t xml:space="preserve">has the advantage that </w:t>
      </w:r>
      <w:r w:rsidRPr="00D03914">
        <w:rPr>
          <w:color w:val="0070C0"/>
          <w:szCs w:val="22"/>
          <w:rPrChange w:id="1123" w:author="Anna Rasburn" w:date="2019-01-28T23:46:00Z">
            <w:rPr>
              <w:color w:val="0070C0"/>
              <w:sz w:val="24"/>
            </w:rPr>
          </w:rPrChange>
        </w:rPr>
        <w:t xml:space="preserve">the search space is less restricted than the search space for Java programs. This allows for more changes to the source code in a Python Script in comparison to small Java programs. </w:t>
      </w:r>
      <w:r w:rsidR="00956B3F" w:rsidRPr="00D03914">
        <w:rPr>
          <w:color w:val="0070C0"/>
          <w:szCs w:val="22"/>
          <w:rPrChange w:id="1124" w:author="Anna Rasburn" w:date="2019-01-28T23:46:00Z">
            <w:rPr>
              <w:color w:val="0070C0"/>
              <w:sz w:val="24"/>
            </w:rPr>
          </w:rPrChange>
        </w:rPr>
        <w:t>Optimising Python is important because Python is ‘becoming the world’s most popular coding language’</w:t>
      </w:r>
      <w:ins w:id="1125" w:author="Anna Rasburn [2]" w:date="2019-01-19T17:06:00Z">
        <w:r w:rsidR="00BB439E" w:rsidRPr="00D03914">
          <w:rPr>
            <w:color w:val="0070C0"/>
            <w:szCs w:val="22"/>
            <w:rPrChange w:id="1126" w:author="Anna Rasburn" w:date="2019-01-28T23:46:00Z">
              <w:rPr>
                <w:color w:val="0070C0"/>
                <w:sz w:val="24"/>
              </w:rPr>
            </w:rPrChange>
          </w:rPr>
          <w:t xml:space="preserve"> </w:t>
        </w:r>
      </w:ins>
      <w:customXmlInsRangeStart w:id="1127" w:author="Anna Rasburn [2]" w:date="2019-01-19T17:06:00Z"/>
      <w:sdt>
        <w:sdtPr>
          <w:rPr>
            <w:color w:val="0070C0"/>
            <w:szCs w:val="22"/>
          </w:rPr>
          <w:id w:val="2059660703"/>
          <w:citation/>
        </w:sdtPr>
        <w:sdtContent>
          <w:customXmlInsRangeEnd w:id="1127"/>
          <w:ins w:id="1128" w:author="Anna Rasburn [2]" w:date="2019-01-19T17:06:00Z">
            <w:r w:rsidR="00BB439E" w:rsidRPr="00D03914">
              <w:rPr>
                <w:color w:val="0070C0"/>
                <w:szCs w:val="22"/>
                <w:rPrChange w:id="1129" w:author="Anna Rasburn" w:date="2019-01-28T23:46:00Z">
                  <w:rPr>
                    <w:color w:val="0070C0"/>
                    <w:sz w:val="24"/>
                  </w:rPr>
                </w:rPrChange>
              </w:rPr>
              <w:fldChar w:fldCharType="begin"/>
            </w:r>
            <w:r w:rsidR="00BB439E" w:rsidRPr="00D03914">
              <w:rPr>
                <w:color w:val="0070C0"/>
                <w:szCs w:val="22"/>
                <w:rPrChange w:id="1130" w:author="Anna Rasburn" w:date="2019-01-28T23:46:00Z">
                  <w:rPr>
                    <w:color w:val="0070C0"/>
                    <w:sz w:val="24"/>
                  </w:rPr>
                </w:rPrChange>
              </w:rPr>
              <w:instrText xml:space="preserve"> CITATION Pyt18 \l 2057 </w:instrText>
            </w:r>
          </w:ins>
          <w:r w:rsidR="00BB439E" w:rsidRPr="00D03914">
            <w:rPr>
              <w:color w:val="0070C0"/>
              <w:szCs w:val="22"/>
              <w:rPrChange w:id="1131" w:author="Anna Rasburn" w:date="2019-01-28T23:46:00Z">
                <w:rPr>
                  <w:color w:val="0070C0"/>
                  <w:sz w:val="24"/>
                </w:rPr>
              </w:rPrChange>
            </w:rPr>
            <w:fldChar w:fldCharType="separate"/>
          </w:r>
          <w:r w:rsidR="000042CF" w:rsidRPr="000042CF">
            <w:rPr>
              <w:noProof/>
              <w:color w:val="0070C0"/>
              <w:szCs w:val="22"/>
            </w:rPr>
            <w:t>[15]</w:t>
          </w:r>
          <w:ins w:id="1132" w:author="Anna Rasburn [2]" w:date="2019-01-19T17:06:00Z">
            <w:r w:rsidR="00BB439E" w:rsidRPr="00D03914">
              <w:rPr>
                <w:color w:val="0070C0"/>
                <w:szCs w:val="22"/>
                <w:rPrChange w:id="1133" w:author="Anna Rasburn" w:date="2019-01-28T23:46:00Z">
                  <w:rPr>
                    <w:color w:val="0070C0"/>
                    <w:sz w:val="24"/>
                  </w:rPr>
                </w:rPrChange>
              </w:rPr>
              <w:fldChar w:fldCharType="end"/>
            </w:r>
          </w:ins>
          <w:customXmlInsRangeStart w:id="1134" w:author="Anna Rasburn [2]" w:date="2019-01-19T17:06:00Z"/>
        </w:sdtContent>
      </w:sdt>
      <w:customXmlInsRangeEnd w:id="1134"/>
      <w:del w:id="1135" w:author="Anna Rasburn [2]" w:date="2019-01-19T17:08:00Z">
        <w:r w:rsidRPr="00D03914" w:rsidDel="00BB439E">
          <w:rPr>
            <w:color w:val="0070C0"/>
            <w:szCs w:val="22"/>
            <w:rPrChange w:id="1136" w:author="Anna Rasburn" w:date="2019-01-28T23:46:00Z">
              <w:rPr>
                <w:color w:val="0070C0"/>
                <w:sz w:val="24"/>
              </w:rPr>
            </w:rPrChange>
          </w:rPr>
          <w:delText>[R</w:delText>
        </w:r>
      </w:del>
      <w:del w:id="1137" w:author="Anna Rasburn [2]" w:date="2019-01-19T17:07:00Z">
        <w:r w:rsidRPr="00D03914" w:rsidDel="00BB439E">
          <w:rPr>
            <w:color w:val="0070C0"/>
            <w:szCs w:val="22"/>
            <w:rPrChange w:id="1138" w:author="Anna Rasburn" w:date="2019-01-28T23:46:00Z">
              <w:rPr>
                <w:color w:val="0070C0"/>
                <w:sz w:val="24"/>
              </w:rPr>
            </w:rPrChange>
          </w:rPr>
          <w:delText>EFERENCE]</w:delText>
        </w:r>
      </w:del>
      <w:r w:rsidR="00956B3F" w:rsidRPr="00D03914">
        <w:rPr>
          <w:color w:val="0070C0"/>
          <w:szCs w:val="22"/>
          <w:rPrChange w:id="1139" w:author="Anna Rasburn" w:date="2019-01-28T23:46:00Z">
            <w:rPr>
              <w:color w:val="0070C0"/>
              <w:sz w:val="24"/>
            </w:rPr>
          </w:rPrChange>
        </w:rPr>
        <w:t xml:space="preserve"> </w:t>
      </w:r>
      <w:r w:rsidR="00641C9B" w:rsidRPr="00D03914">
        <w:rPr>
          <w:color w:val="0070C0"/>
          <w:szCs w:val="22"/>
          <w:rPrChange w:id="1140" w:author="Anna Rasburn" w:date="2019-01-28T23:46:00Z">
            <w:rPr>
              <w:color w:val="0070C0"/>
              <w:sz w:val="24"/>
            </w:rPr>
          </w:rPrChange>
        </w:rPr>
        <w:t xml:space="preserve">and </w:t>
      </w:r>
      <w:r w:rsidR="00956B3F" w:rsidRPr="00D03914">
        <w:rPr>
          <w:color w:val="0070C0"/>
          <w:szCs w:val="22"/>
          <w:rPrChange w:id="1141" w:author="Anna Rasburn" w:date="2019-01-28T23:46:00Z">
            <w:rPr>
              <w:color w:val="0070C0"/>
              <w:sz w:val="24"/>
            </w:rPr>
          </w:rPrChange>
        </w:rPr>
        <w:t xml:space="preserve">therefore the increasing number of python developers </w:t>
      </w:r>
      <w:r w:rsidRPr="00D03914">
        <w:rPr>
          <w:color w:val="0070C0"/>
          <w:szCs w:val="22"/>
          <w:rPrChange w:id="1142" w:author="Anna Rasburn" w:date="2019-01-28T23:46:00Z">
            <w:rPr>
              <w:color w:val="0070C0"/>
              <w:sz w:val="24"/>
            </w:rPr>
          </w:rPrChange>
        </w:rPr>
        <w:t xml:space="preserve">can code an optimised version of the language with bugs fixed quickly in a reasonable time. </w:t>
      </w:r>
    </w:p>
    <w:p w14:paraId="19544D5D" w14:textId="77777777" w:rsidR="00E579EF" w:rsidRPr="00D03914" w:rsidRDefault="00E579EF">
      <w:pPr>
        <w:pStyle w:val="BodyText"/>
        <w:ind w:firstLine="0"/>
        <w:jc w:val="both"/>
        <w:rPr>
          <w:color w:val="0070C0"/>
          <w:szCs w:val="22"/>
          <w:rPrChange w:id="1143" w:author="Anna Rasburn" w:date="2019-01-28T23:46:00Z">
            <w:rPr>
              <w:color w:val="0070C0"/>
              <w:sz w:val="24"/>
            </w:rPr>
          </w:rPrChange>
        </w:rPr>
        <w:pPrChange w:id="1144" w:author="Anna Rasburn" w:date="2019-01-28T23:46:00Z">
          <w:pPr>
            <w:pStyle w:val="BodyText"/>
            <w:spacing w:line="240" w:lineRule="auto"/>
            <w:ind w:firstLine="0"/>
          </w:pPr>
        </w:pPrChange>
      </w:pPr>
    </w:p>
    <w:p w14:paraId="5228B955" w14:textId="069CD853" w:rsidR="00313FEF" w:rsidRPr="00D03914" w:rsidRDefault="00946A62">
      <w:pPr>
        <w:pStyle w:val="BodyText"/>
        <w:ind w:firstLine="0"/>
        <w:jc w:val="both"/>
        <w:rPr>
          <w:color w:val="0070C0"/>
          <w:szCs w:val="22"/>
          <w:rPrChange w:id="1145" w:author="Anna Rasburn" w:date="2019-01-28T23:46:00Z">
            <w:rPr>
              <w:color w:val="0070C0"/>
              <w:sz w:val="24"/>
            </w:rPr>
          </w:rPrChange>
        </w:rPr>
        <w:pPrChange w:id="1146" w:author="Anna Rasburn" w:date="2019-01-28T23:46:00Z">
          <w:pPr>
            <w:pStyle w:val="BodyText"/>
            <w:spacing w:line="240" w:lineRule="auto"/>
            <w:ind w:firstLine="0"/>
          </w:pPr>
        </w:pPrChange>
      </w:pPr>
      <w:r w:rsidRPr="00D03914">
        <w:rPr>
          <w:color w:val="0070C0"/>
          <w:szCs w:val="22"/>
          <w:rPrChange w:id="1147" w:author="Anna Rasburn" w:date="2019-01-28T23:46:00Z">
            <w:rPr>
              <w:color w:val="0070C0"/>
              <w:sz w:val="24"/>
            </w:rPr>
          </w:rPrChange>
        </w:rPr>
        <w:t xml:space="preserve">The larger search space </w:t>
      </w:r>
      <w:r w:rsidR="003B212D" w:rsidRPr="00D03914">
        <w:rPr>
          <w:color w:val="0070C0"/>
          <w:szCs w:val="22"/>
          <w:rPrChange w:id="1148" w:author="Anna Rasburn" w:date="2019-01-28T23:46:00Z">
            <w:rPr>
              <w:color w:val="0070C0"/>
              <w:sz w:val="24"/>
            </w:rPr>
          </w:rPrChange>
        </w:rPr>
        <w:t xml:space="preserve">of </w:t>
      </w:r>
      <w:r w:rsidRPr="00D03914">
        <w:rPr>
          <w:color w:val="0070C0"/>
          <w:szCs w:val="22"/>
          <w:rPrChange w:id="1149" w:author="Anna Rasburn" w:date="2019-01-28T23:46:00Z">
            <w:rPr>
              <w:color w:val="0070C0"/>
              <w:sz w:val="24"/>
            </w:rPr>
          </w:rPrChange>
        </w:rPr>
        <w:t>optimising Python requires a longer time to achieve results due to fewer restrictions. The results produced are also difficult to verify</w:t>
      </w:r>
      <w:r w:rsidR="00641C9B" w:rsidRPr="00D03914">
        <w:rPr>
          <w:color w:val="0070C0"/>
          <w:szCs w:val="22"/>
          <w:rPrChange w:id="1150" w:author="Anna Rasburn" w:date="2019-01-28T23:46:00Z">
            <w:rPr>
              <w:color w:val="0070C0"/>
              <w:sz w:val="24"/>
            </w:rPr>
          </w:rPrChange>
        </w:rPr>
        <w:t xml:space="preserve">. For instance, it can be difficult to </w:t>
      </w:r>
      <w:r w:rsidRPr="00D03914">
        <w:rPr>
          <w:color w:val="0070C0"/>
          <w:szCs w:val="22"/>
          <w:rPrChange w:id="1151" w:author="Anna Rasburn" w:date="2019-01-28T23:46:00Z">
            <w:rPr>
              <w:color w:val="0070C0"/>
              <w:sz w:val="24"/>
            </w:rPr>
          </w:rPrChange>
        </w:rPr>
        <w:t xml:space="preserve">prove that the optimised script has the same functionality as the original script as there are no unit tests which </w:t>
      </w:r>
      <w:r w:rsidR="00641C9B" w:rsidRPr="00D03914">
        <w:rPr>
          <w:color w:val="0070C0"/>
          <w:szCs w:val="22"/>
          <w:rPrChange w:id="1152" w:author="Anna Rasburn" w:date="2019-01-28T23:46:00Z">
            <w:rPr>
              <w:color w:val="0070C0"/>
              <w:sz w:val="24"/>
            </w:rPr>
          </w:rPrChange>
        </w:rPr>
        <w:t xml:space="preserve">are </w:t>
      </w:r>
      <w:r w:rsidRPr="00D03914">
        <w:rPr>
          <w:color w:val="0070C0"/>
          <w:szCs w:val="22"/>
          <w:rPrChange w:id="1153" w:author="Anna Rasburn" w:date="2019-01-28T23:46:00Z">
            <w:rPr>
              <w:color w:val="0070C0"/>
              <w:sz w:val="24"/>
            </w:rPr>
          </w:rPrChange>
        </w:rPr>
        <w:t xml:space="preserve">used a measure of fitness in Java and OOP languages. </w:t>
      </w:r>
      <w:r w:rsidR="00E579EF" w:rsidRPr="00D03914">
        <w:rPr>
          <w:color w:val="0070C0"/>
          <w:szCs w:val="22"/>
          <w:rPrChange w:id="1154" w:author="Anna Rasburn" w:date="2019-01-28T23:46:00Z">
            <w:rPr>
              <w:color w:val="0070C0"/>
              <w:sz w:val="24"/>
            </w:rPr>
          </w:rPrChange>
        </w:rPr>
        <w:t xml:space="preserve"> This research </w:t>
      </w:r>
      <w:r w:rsidR="008A3ABE" w:rsidRPr="00D03914">
        <w:rPr>
          <w:color w:val="0070C0"/>
          <w:szCs w:val="22"/>
          <w:rPrChange w:id="1155" w:author="Anna Rasburn" w:date="2019-01-28T23:46:00Z">
            <w:rPr>
              <w:color w:val="0070C0"/>
              <w:sz w:val="24"/>
            </w:rPr>
          </w:rPrChange>
        </w:rPr>
        <w:t xml:space="preserve">in Python programs </w:t>
      </w:r>
      <w:r w:rsidR="00E579EF" w:rsidRPr="00D03914">
        <w:rPr>
          <w:color w:val="0070C0"/>
          <w:szCs w:val="22"/>
          <w:rPrChange w:id="1156" w:author="Anna Rasburn" w:date="2019-01-28T23:46:00Z">
            <w:rPr>
              <w:color w:val="0070C0"/>
              <w:sz w:val="24"/>
            </w:rPr>
          </w:rPrChange>
        </w:rPr>
        <w:t xml:space="preserve">is </w:t>
      </w:r>
      <w:r w:rsidR="008A3ABE" w:rsidRPr="00D03914">
        <w:rPr>
          <w:color w:val="0070C0"/>
          <w:szCs w:val="22"/>
          <w:rPrChange w:id="1157" w:author="Anna Rasburn" w:date="2019-01-28T23:46:00Z">
            <w:rPr>
              <w:color w:val="0070C0"/>
              <w:sz w:val="24"/>
            </w:rPr>
          </w:rPrChange>
        </w:rPr>
        <w:t xml:space="preserve">instructive </w:t>
      </w:r>
      <w:r w:rsidR="00E579EF" w:rsidRPr="00D03914">
        <w:rPr>
          <w:color w:val="0070C0"/>
          <w:szCs w:val="22"/>
          <w:rPrChange w:id="1158" w:author="Anna Rasburn" w:date="2019-01-28T23:46:00Z">
            <w:rPr>
              <w:color w:val="0070C0"/>
              <w:sz w:val="24"/>
            </w:rPr>
          </w:rPrChange>
        </w:rPr>
        <w:t xml:space="preserve">as </w:t>
      </w:r>
      <w:r w:rsidR="008A3ABE" w:rsidRPr="00D03914">
        <w:rPr>
          <w:color w:val="0070C0"/>
          <w:szCs w:val="22"/>
          <w:rPrChange w:id="1159" w:author="Anna Rasburn" w:date="2019-01-28T23:46:00Z">
            <w:rPr>
              <w:color w:val="0070C0"/>
              <w:sz w:val="24"/>
            </w:rPr>
          </w:rPrChange>
        </w:rPr>
        <w:t xml:space="preserve">many </w:t>
      </w:r>
      <w:r w:rsidR="00E579EF" w:rsidRPr="00D03914">
        <w:rPr>
          <w:color w:val="0070C0"/>
          <w:szCs w:val="22"/>
          <w:rPrChange w:id="1160" w:author="Anna Rasburn" w:date="2019-01-28T23:46:00Z">
            <w:rPr>
              <w:color w:val="0070C0"/>
              <w:sz w:val="24"/>
            </w:rPr>
          </w:rPrChange>
        </w:rPr>
        <w:t xml:space="preserve">of the concepts about genetic improvement can be used in my research but </w:t>
      </w:r>
      <w:proofErr w:type="spellStart"/>
      <w:r w:rsidR="00E579EF" w:rsidRPr="00D03914">
        <w:rPr>
          <w:color w:val="0070C0"/>
          <w:szCs w:val="22"/>
          <w:rPrChange w:id="1161" w:author="Anna Rasburn" w:date="2019-01-28T23:46:00Z">
            <w:rPr>
              <w:color w:val="0070C0"/>
              <w:sz w:val="24"/>
            </w:rPr>
          </w:rPrChange>
        </w:rPr>
        <w:t>Haraldsson's</w:t>
      </w:r>
      <w:proofErr w:type="spellEnd"/>
      <w:r w:rsidR="00E579EF" w:rsidRPr="00D03914">
        <w:rPr>
          <w:color w:val="0070C0"/>
          <w:szCs w:val="22"/>
          <w:rPrChange w:id="1162" w:author="Anna Rasburn" w:date="2019-01-28T23:46:00Z">
            <w:rPr>
              <w:color w:val="0070C0"/>
              <w:sz w:val="24"/>
            </w:rPr>
          </w:rPrChange>
        </w:rPr>
        <w:t xml:space="preserve"> research does not fully apply as it focuses on Python rather than Java. </w:t>
      </w:r>
    </w:p>
    <w:p w14:paraId="7F5AD5D4" w14:textId="4B736BC9" w:rsidR="000C333D" w:rsidRPr="00554B20" w:rsidRDefault="00946A62" w:rsidP="000C333D">
      <w:pPr>
        <w:pStyle w:val="Heading2"/>
        <w:rPr>
          <w:color w:val="7030A0"/>
        </w:rPr>
      </w:pPr>
      <w:bookmarkStart w:id="1163" w:name="_Toc536713215"/>
      <w:r w:rsidRPr="00554B20">
        <w:rPr>
          <w:color w:val="7030A0"/>
        </w:rPr>
        <w:t>TODO: Another GI example – Look at paper references</w:t>
      </w:r>
      <w:bookmarkEnd w:id="1163"/>
      <w:r w:rsidR="00E579EF" w:rsidRPr="00554B20">
        <w:rPr>
          <w:color w:val="7030A0"/>
        </w:rPr>
        <w:t xml:space="preserve"> </w:t>
      </w:r>
    </w:p>
    <w:p w14:paraId="5ACA320E" w14:textId="77777777" w:rsidR="00A07984" w:rsidRPr="00554B20" w:rsidRDefault="000042CF" w:rsidP="00A07984">
      <w:pPr>
        <w:pStyle w:val="BodyFirst"/>
        <w:rPr>
          <w:color w:val="7030A0"/>
        </w:rPr>
      </w:pPr>
      <w:hyperlink r:id="rId19" w:history="1">
        <w:r w:rsidR="00946A62" w:rsidRPr="00554B20">
          <w:rPr>
            <w:rStyle w:val="Hyperlink"/>
            <w:color w:val="7030A0"/>
          </w:rPr>
          <w:t>https://link.springer.com/chapter/10.1007/978-3-319-22183-0_23</w:t>
        </w:r>
      </w:hyperlink>
    </w:p>
    <w:p w14:paraId="19EF2FA9" w14:textId="77777777" w:rsidR="00A07984" w:rsidRPr="00554B20" w:rsidRDefault="000042CF" w:rsidP="00A07984">
      <w:pPr>
        <w:pStyle w:val="BodyText"/>
        <w:ind w:firstLine="0"/>
        <w:rPr>
          <w:color w:val="7030A0"/>
        </w:rPr>
      </w:pPr>
      <w:hyperlink r:id="rId20" w:history="1">
        <w:r w:rsidR="00946A62" w:rsidRPr="00554B20">
          <w:rPr>
            <w:rStyle w:val="Hyperlink"/>
            <w:color w:val="7030A0"/>
          </w:rPr>
          <w:t>https://link.springer.com/chapter/10.1007/978-3-319-22183-0_20</w:t>
        </w:r>
      </w:hyperlink>
      <w:r w:rsidR="00946A62" w:rsidRPr="00554B20">
        <w:rPr>
          <w:color w:val="7030A0"/>
        </w:rPr>
        <w:t xml:space="preserve"> </w:t>
      </w:r>
    </w:p>
    <w:p w14:paraId="08042171" w14:textId="77777777" w:rsidR="009749DC" w:rsidRPr="009749DC" w:rsidRDefault="009749DC" w:rsidP="00A07984">
      <w:pPr>
        <w:pStyle w:val="BodyText"/>
        <w:ind w:firstLine="0"/>
        <w:rPr>
          <w:color w:val="0070C0"/>
          <w:sz w:val="24"/>
        </w:rPr>
      </w:pPr>
    </w:p>
    <w:p w14:paraId="2183A4A0" w14:textId="3CC7ADC8" w:rsidR="000B4183" w:rsidRDefault="00946A62" w:rsidP="000B4183">
      <w:pPr>
        <w:pStyle w:val="Heading2"/>
        <w:rPr>
          <w:color w:val="0070C0"/>
        </w:rPr>
      </w:pPr>
      <w:bookmarkStart w:id="1164" w:name="_Toc536713216"/>
      <w:r w:rsidRPr="000B4183">
        <w:rPr>
          <w:color w:val="0070C0"/>
        </w:rPr>
        <w:t>Opacitor</w:t>
      </w:r>
      <w:bookmarkEnd w:id="1164"/>
      <w:r w:rsidRPr="000B4183">
        <w:rPr>
          <w:color w:val="0070C0"/>
        </w:rPr>
        <w:t xml:space="preserve"> </w:t>
      </w:r>
    </w:p>
    <w:p w14:paraId="524F46EB" w14:textId="4B3C8DAB" w:rsidR="00BB3674" w:rsidRPr="00D03914" w:rsidRDefault="00946A62">
      <w:pPr>
        <w:pStyle w:val="BodyFirst"/>
        <w:jc w:val="both"/>
        <w:rPr>
          <w:color w:val="0070C0"/>
          <w:szCs w:val="22"/>
          <w:rPrChange w:id="1165" w:author="Anna Rasburn" w:date="2019-01-28T23:46:00Z">
            <w:rPr>
              <w:color w:val="0070C0"/>
              <w:sz w:val="24"/>
            </w:rPr>
          </w:rPrChange>
        </w:rPr>
        <w:pPrChange w:id="1166" w:author="Anna Rasburn" w:date="2019-01-28T23:46:00Z">
          <w:pPr>
            <w:pStyle w:val="BodyFirst"/>
            <w:spacing w:line="240" w:lineRule="auto"/>
          </w:pPr>
        </w:pPrChange>
      </w:pPr>
      <w:r w:rsidRPr="00D03914">
        <w:rPr>
          <w:color w:val="0070C0"/>
          <w:szCs w:val="22"/>
          <w:rPrChange w:id="1167" w:author="Anna Rasburn" w:date="2019-01-28T23:46:00Z">
            <w:rPr>
              <w:color w:val="0070C0"/>
              <w:sz w:val="24"/>
            </w:rPr>
          </w:rPrChange>
        </w:rPr>
        <w:t xml:space="preserve">Opacitor </w:t>
      </w:r>
      <w:sdt>
        <w:sdtPr>
          <w:rPr>
            <w:color w:val="0070C0"/>
            <w:szCs w:val="22"/>
          </w:rPr>
          <w:id w:val="1225876604"/>
          <w:citation/>
        </w:sdtPr>
        <w:sdtContent>
          <w:r w:rsidR="0039442D">
            <w:rPr>
              <w:color w:val="0070C0"/>
              <w:szCs w:val="22"/>
            </w:rPr>
            <w:fldChar w:fldCharType="begin"/>
          </w:r>
          <w:r w:rsidR="0039442D">
            <w:rPr>
              <w:color w:val="0070C0"/>
              <w:szCs w:val="22"/>
            </w:rPr>
            <w:instrText xml:space="preserve"> CITATION NBu15 \l 2057 </w:instrText>
          </w:r>
          <w:r w:rsidR="0039442D">
            <w:rPr>
              <w:color w:val="0070C0"/>
              <w:szCs w:val="22"/>
            </w:rPr>
            <w:fldChar w:fldCharType="separate"/>
          </w:r>
          <w:r w:rsidR="0039442D" w:rsidRPr="0039442D">
            <w:rPr>
              <w:noProof/>
              <w:color w:val="0070C0"/>
              <w:szCs w:val="22"/>
            </w:rPr>
            <w:t>[15]</w:t>
          </w:r>
          <w:r w:rsidR="0039442D">
            <w:rPr>
              <w:color w:val="0070C0"/>
              <w:szCs w:val="22"/>
            </w:rPr>
            <w:fldChar w:fldCharType="end"/>
          </w:r>
        </w:sdtContent>
      </w:sdt>
      <w:r w:rsidR="0039442D">
        <w:rPr>
          <w:color w:val="0070C0"/>
          <w:szCs w:val="22"/>
        </w:rPr>
        <w:t xml:space="preserve"> </w:t>
      </w:r>
      <w:sdt>
        <w:sdtPr>
          <w:rPr>
            <w:color w:val="0070C0"/>
            <w:szCs w:val="22"/>
          </w:rPr>
          <w:id w:val="-883952407"/>
          <w:citation/>
        </w:sdtPr>
        <w:sdtContent>
          <w:r w:rsidR="0039442D">
            <w:rPr>
              <w:color w:val="0070C0"/>
              <w:szCs w:val="22"/>
            </w:rPr>
            <w:fldChar w:fldCharType="begin"/>
          </w:r>
          <w:r w:rsidR="0039442D">
            <w:rPr>
              <w:color w:val="0070C0"/>
              <w:szCs w:val="22"/>
            </w:rPr>
            <w:instrText xml:space="preserve"> CITATION NBu18 \l 2057 </w:instrText>
          </w:r>
          <w:r w:rsidR="0039442D">
            <w:rPr>
              <w:color w:val="0070C0"/>
              <w:szCs w:val="22"/>
            </w:rPr>
            <w:fldChar w:fldCharType="separate"/>
          </w:r>
          <w:r w:rsidR="0039442D" w:rsidRPr="0039442D">
            <w:rPr>
              <w:noProof/>
              <w:color w:val="0070C0"/>
              <w:szCs w:val="22"/>
            </w:rPr>
            <w:t>[16]</w:t>
          </w:r>
          <w:r w:rsidR="0039442D">
            <w:rPr>
              <w:color w:val="0070C0"/>
              <w:szCs w:val="22"/>
            </w:rPr>
            <w:fldChar w:fldCharType="end"/>
          </w:r>
        </w:sdtContent>
      </w:sdt>
      <w:r w:rsidR="009D39BD">
        <w:rPr>
          <w:color w:val="0070C0"/>
          <w:szCs w:val="22"/>
        </w:rPr>
        <w:t xml:space="preserve"> </w:t>
      </w:r>
      <w:r w:rsidRPr="00D03914">
        <w:rPr>
          <w:color w:val="0070C0"/>
          <w:szCs w:val="22"/>
          <w:rPrChange w:id="1168" w:author="Anna Rasburn" w:date="2019-01-28T23:46:00Z">
            <w:rPr>
              <w:color w:val="0070C0"/>
              <w:sz w:val="24"/>
            </w:rPr>
          </w:rPrChange>
        </w:rPr>
        <w:t>is a tool which measures the energy consumption of JVM programs.</w:t>
      </w:r>
      <w:r w:rsidR="00E579EF" w:rsidRPr="00D03914">
        <w:rPr>
          <w:color w:val="0070C0"/>
          <w:szCs w:val="22"/>
          <w:rPrChange w:id="1169" w:author="Anna Rasburn" w:date="2019-01-28T23:46:00Z">
            <w:rPr>
              <w:color w:val="0070C0"/>
              <w:sz w:val="24"/>
            </w:rPr>
          </w:rPrChange>
        </w:rPr>
        <w:t xml:space="preserve"> It does this by using a bytecode level model of energy cost</w:t>
      </w:r>
      <w:ins w:id="1170" w:author="Alexander Brownlee" w:date="2019-01-31T11:49:00Z">
        <w:r w:rsidR="00437244">
          <w:rPr>
            <w:color w:val="0070C0"/>
            <w:szCs w:val="22"/>
          </w:rPr>
          <w:t>; counting the bytecodes executed by a running program and</w:t>
        </w:r>
      </w:ins>
      <w:ins w:id="1171" w:author="Alexander Brownlee" w:date="2019-01-31T11:50:00Z">
        <w:r w:rsidR="00437244">
          <w:rPr>
            <w:color w:val="0070C0"/>
            <w:szCs w:val="22"/>
          </w:rPr>
          <w:t xml:space="preserve"> matching these to previously measured quantities of energy consumption</w:t>
        </w:r>
      </w:ins>
      <w:r w:rsidRPr="00D03914">
        <w:rPr>
          <w:color w:val="0070C0"/>
          <w:szCs w:val="22"/>
          <w:rPrChange w:id="1172" w:author="Anna Rasburn" w:date="2019-01-28T23:46:00Z">
            <w:rPr>
              <w:color w:val="0070C0"/>
              <w:sz w:val="24"/>
            </w:rPr>
          </w:rPrChange>
        </w:rPr>
        <w:t xml:space="preserve">. Opacitor ‘can detect small changes in execution profile, down to opcode level’ </w:t>
      </w:r>
      <w:sdt>
        <w:sdtPr>
          <w:rPr>
            <w:color w:val="0070C0"/>
            <w:szCs w:val="22"/>
          </w:rPr>
          <w:id w:val="1134377416"/>
          <w:citation/>
        </w:sdtPr>
        <w:sdtContent>
          <w:r w:rsidR="0039442D">
            <w:rPr>
              <w:color w:val="0070C0"/>
              <w:szCs w:val="22"/>
            </w:rPr>
            <w:fldChar w:fldCharType="begin"/>
          </w:r>
          <w:r w:rsidR="0039442D">
            <w:rPr>
              <w:color w:val="0070C0"/>
              <w:szCs w:val="22"/>
            </w:rPr>
            <w:instrText xml:space="preserve"> CITATION NBu18 \l 2057 </w:instrText>
          </w:r>
          <w:r w:rsidR="0039442D">
            <w:rPr>
              <w:color w:val="0070C0"/>
              <w:szCs w:val="22"/>
            </w:rPr>
            <w:fldChar w:fldCharType="separate"/>
          </w:r>
          <w:r w:rsidR="0039442D" w:rsidRPr="0039442D">
            <w:rPr>
              <w:noProof/>
              <w:color w:val="0070C0"/>
              <w:szCs w:val="22"/>
            </w:rPr>
            <w:t>[15]</w:t>
          </w:r>
          <w:r w:rsidR="0039442D">
            <w:rPr>
              <w:color w:val="0070C0"/>
              <w:szCs w:val="22"/>
            </w:rPr>
            <w:fldChar w:fldCharType="end"/>
          </w:r>
        </w:sdtContent>
      </w:sdt>
      <w:r w:rsidR="0039442D">
        <w:rPr>
          <w:color w:val="0070C0"/>
          <w:szCs w:val="22"/>
        </w:rPr>
        <w:t xml:space="preserve"> </w:t>
      </w:r>
      <w:r w:rsidRPr="00D03914">
        <w:rPr>
          <w:color w:val="0070C0"/>
          <w:szCs w:val="22"/>
          <w:rPrChange w:id="1173" w:author="Anna Rasburn" w:date="2019-01-28T23:46:00Z">
            <w:rPr>
              <w:color w:val="0070C0"/>
              <w:sz w:val="24"/>
            </w:rPr>
          </w:rPrChange>
        </w:rPr>
        <w:t>therefore it records the energy used by a program down to its lowest level. The Opacitor measures energy usage in joules and</w:t>
      </w:r>
      <w:r w:rsidR="008A3ABE" w:rsidRPr="00D03914">
        <w:rPr>
          <w:color w:val="0070C0"/>
          <w:szCs w:val="22"/>
          <w:rPrChange w:id="1174" w:author="Anna Rasburn" w:date="2019-01-28T23:46:00Z">
            <w:rPr>
              <w:color w:val="0070C0"/>
              <w:sz w:val="24"/>
            </w:rPr>
          </w:rPrChange>
        </w:rPr>
        <w:t>, unlike many similar tools,</w:t>
      </w:r>
      <w:r w:rsidRPr="00D03914">
        <w:rPr>
          <w:color w:val="0070C0"/>
          <w:szCs w:val="22"/>
          <w:rPrChange w:id="1175" w:author="Anna Rasburn" w:date="2019-01-28T23:46:00Z">
            <w:rPr>
              <w:color w:val="0070C0"/>
              <w:sz w:val="24"/>
            </w:rPr>
          </w:rPrChange>
        </w:rPr>
        <w:t xml:space="preserve"> does not use a CPU as a proxy for energy use</w:t>
      </w:r>
      <w:r w:rsidR="008A3ABE" w:rsidRPr="00D03914">
        <w:rPr>
          <w:color w:val="0070C0"/>
          <w:szCs w:val="22"/>
          <w:rPrChange w:id="1176" w:author="Anna Rasburn" w:date="2019-01-28T23:46:00Z">
            <w:rPr>
              <w:color w:val="0070C0"/>
              <w:sz w:val="24"/>
            </w:rPr>
          </w:rPrChange>
        </w:rPr>
        <w:t>.</w:t>
      </w:r>
      <w:r w:rsidRPr="00D03914">
        <w:rPr>
          <w:color w:val="0070C0"/>
          <w:szCs w:val="22"/>
          <w:rPrChange w:id="1177" w:author="Anna Rasburn" w:date="2019-01-28T23:46:00Z">
            <w:rPr>
              <w:color w:val="0070C0"/>
              <w:sz w:val="24"/>
            </w:rPr>
          </w:rPrChange>
        </w:rPr>
        <w:t xml:space="preserve"> Therefore, using joules and bytecode increases the accuracy of the readings. </w:t>
      </w:r>
    </w:p>
    <w:p w14:paraId="4660996F" w14:textId="77777777" w:rsidR="00BB3674" w:rsidRPr="00D03914" w:rsidRDefault="00BB3674">
      <w:pPr>
        <w:pStyle w:val="BodyFirst"/>
        <w:jc w:val="both"/>
        <w:rPr>
          <w:color w:val="0070C0"/>
          <w:szCs w:val="22"/>
          <w:rPrChange w:id="1178" w:author="Anna Rasburn" w:date="2019-01-28T23:46:00Z">
            <w:rPr>
              <w:color w:val="0070C0"/>
              <w:sz w:val="24"/>
            </w:rPr>
          </w:rPrChange>
        </w:rPr>
        <w:pPrChange w:id="1179" w:author="Anna Rasburn" w:date="2019-01-28T23:46:00Z">
          <w:pPr>
            <w:pStyle w:val="BodyFirst"/>
            <w:spacing w:line="240" w:lineRule="auto"/>
          </w:pPr>
        </w:pPrChange>
      </w:pPr>
    </w:p>
    <w:p w14:paraId="02EB1F07" w14:textId="1A664FD3" w:rsidR="00BB3674" w:rsidRPr="00D03914" w:rsidRDefault="00946A62">
      <w:pPr>
        <w:pStyle w:val="BodyFirst"/>
        <w:jc w:val="both"/>
        <w:rPr>
          <w:color w:val="0070C0"/>
          <w:szCs w:val="22"/>
          <w:rPrChange w:id="1180" w:author="Anna Rasburn" w:date="2019-01-28T23:46:00Z">
            <w:rPr>
              <w:color w:val="0070C0"/>
              <w:sz w:val="24"/>
            </w:rPr>
          </w:rPrChange>
        </w:rPr>
        <w:pPrChange w:id="1181" w:author="Anna Rasburn" w:date="2019-01-28T23:46:00Z">
          <w:pPr>
            <w:pStyle w:val="BodyFirst"/>
            <w:spacing w:line="240" w:lineRule="auto"/>
          </w:pPr>
        </w:pPrChange>
      </w:pPr>
      <w:r w:rsidRPr="00D03914">
        <w:rPr>
          <w:color w:val="0070C0"/>
          <w:szCs w:val="22"/>
          <w:rPrChange w:id="1182" w:author="Anna Rasburn" w:date="2019-01-28T23:46:00Z">
            <w:rPr>
              <w:color w:val="0070C0"/>
              <w:sz w:val="24"/>
            </w:rPr>
          </w:rPrChange>
        </w:rPr>
        <w:lastRenderedPageBreak/>
        <w:t>Opacitor</w:t>
      </w:r>
      <w:ins w:id="1183" w:author="Anna Rasburn [2]" w:date="2019-01-24T14:33:00Z">
        <w:r w:rsidR="003658EF" w:rsidRPr="00D03914">
          <w:rPr>
            <w:color w:val="0070C0"/>
            <w:szCs w:val="22"/>
            <w:rPrChange w:id="1184" w:author="Anna Rasburn" w:date="2019-01-28T23:46:00Z">
              <w:rPr>
                <w:color w:val="0070C0"/>
                <w:sz w:val="24"/>
              </w:rPr>
            </w:rPrChange>
          </w:rPr>
          <w:t xml:space="preserve"> </w:t>
        </w:r>
      </w:ins>
      <w:customXmlInsRangeStart w:id="1185" w:author="Anna Rasburn [2]" w:date="2019-01-24T14:33:00Z"/>
      <w:sdt>
        <w:sdtPr>
          <w:rPr>
            <w:color w:val="0070C0"/>
            <w:szCs w:val="22"/>
          </w:rPr>
          <w:id w:val="-627397067"/>
          <w:citation/>
        </w:sdtPr>
        <w:sdtContent>
          <w:customXmlInsRangeEnd w:id="1185"/>
          <w:ins w:id="1186" w:author="Anna Rasburn [2]" w:date="2019-01-24T14:33:00Z">
            <w:r w:rsidR="003658EF" w:rsidRPr="00D03914">
              <w:rPr>
                <w:color w:val="0070C0"/>
                <w:szCs w:val="22"/>
                <w:rPrChange w:id="1187" w:author="Anna Rasburn" w:date="2019-01-28T23:46:00Z">
                  <w:rPr>
                    <w:color w:val="0070C0"/>
                    <w:sz w:val="24"/>
                  </w:rPr>
                </w:rPrChange>
              </w:rPr>
              <w:fldChar w:fldCharType="begin"/>
            </w:r>
            <w:r w:rsidR="003658EF" w:rsidRPr="00D03914">
              <w:rPr>
                <w:color w:val="0070C0"/>
                <w:szCs w:val="22"/>
                <w:rPrChange w:id="1188" w:author="Anna Rasburn" w:date="2019-01-28T23:46:00Z">
                  <w:rPr>
                    <w:color w:val="0070C0"/>
                    <w:sz w:val="24"/>
                  </w:rPr>
                </w:rPrChange>
              </w:rPr>
              <w:instrText xml:space="preserve"> CITATION ABr17 \l 2057 </w:instrText>
            </w:r>
          </w:ins>
          <w:r w:rsidR="003658EF" w:rsidRPr="00D03914">
            <w:rPr>
              <w:color w:val="0070C0"/>
              <w:szCs w:val="22"/>
              <w:rPrChange w:id="1189" w:author="Anna Rasburn" w:date="2019-01-28T23:46:00Z">
                <w:rPr>
                  <w:color w:val="0070C0"/>
                  <w:sz w:val="24"/>
                </w:rPr>
              </w:rPrChange>
            </w:rPr>
            <w:fldChar w:fldCharType="separate"/>
          </w:r>
          <w:r w:rsidR="000042CF" w:rsidRPr="000042CF">
            <w:rPr>
              <w:noProof/>
              <w:color w:val="0070C0"/>
              <w:szCs w:val="22"/>
            </w:rPr>
            <w:t>[1]</w:t>
          </w:r>
          <w:ins w:id="1190" w:author="Anna Rasburn [2]" w:date="2019-01-24T14:33:00Z">
            <w:r w:rsidR="003658EF" w:rsidRPr="00D03914">
              <w:rPr>
                <w:color w:val="0070C0"/>
                <w:szCs w:val="22"/>
                <w:rPrChange w:id="1191" w:author="Anna Rasburn" w:date="2019-01-28T23:46:00Z">
                  <w:rPr>
                    <w:color w:val="0070C0"/>
                    <w:sz w:val="24"/>
                  </w:rPr>
                </w:rPrChange>
              </w:rPr>
              <w:fldChar w:fldCharType="end"/>
            </w:r>
          </w:ins>
          <w:customXmlInsRangeStart w:id="1192" w:author="Anna Rasburn [2]" w:date="2019-01-24T14:33:00Z"/>
        </w:sdtContent>
      </w:sdt>
      <w:customXmlInsRangeEnd w:id="1192"/>
      <w:customXmlInsRangeStart w:id="1193" w:author="Anna Rasburn [2]" w:date="2019-01-24T14:34:00Z"/>
      <w:sdt>
        <w:sdtPr>
          <w:rPr>
            <w:color w:val="0070C0"/>
            <w:szCs w:val="22"/>
          </w:rPr>
          <w:id w:val="490445746"/>
          <w:citation/>
        </w:sdtPr>
        <w:sdtContent>
          <w:customXmlInsRangeEnd w:id="1193"/>
          <w:ins w:id="1194" w:author="Anna Rasburn [2]" w:date="2019-01-24T14:34:00Z">
            <w:r w:rsidR="003658EF" w:rsidRPr="00D03914">
              <w:rPr>
                <w:color w:val="0070C0"/>
                <w:szCs w:val="22"/>
                <w:rPrChange w:id="1195" w:author="Anna Rasburn" w:date="2019-01-28T23:46:00Z">
                  <w:rPr>
                    <w:color w:val="0070C0"/>
                    <w:sz w:val="24"/>
                  </w:rPr>
                </w:rPrChange>
              </w:rPr>
              <w:fldChar w:fldCharType="begin"/>
            </w:r>
            <w:r w:rsidR="003658EF" w:rsidRPr="00D03914">
              <w:rPr>
                <w:color w:val="0070C0"/>
                <w:szCs w:val="22"/>
                <w:rPrChange w:id="1196" w:author="Anna Rasburn" w:date="2019-01-28T23:46:00Z">
                  <w:rPr>
                    <w:color w:val="0070C0"/>
                    <w:sz w:val="24"/>
                  </w:rPr>
                </w:rPrChange>
              </w:rPr>
              <w:instrText xml:space="preserve"> CITATION SBl01 \l 2057 </w:instrText>
            </w:r>
          </w:ins>
          <w:r w:rsidR="003658EF" w:rsidRPr="00D03914">
            <w:rPr>
              <w:color w:val="0070C0"/>
              <w:szCs w:val="22"/>
              <w:rPrChange w:id="1197" w:author="Anna Rasburn" w:date="2019-01-28T23:46:00Z">
                <w:rPr>
                  <w:color w:val="0070C0"/>
                  <w:sz w:val="24"/>
                </w:rPr>
              </w:rPrChange>
            </w:rPr>
            <w:fldChar w:fldCharType="separate"/>
          </w:r>
          <w:r w:rsidR="000042CF">
            <w:rPr>
              <w:noProof/>
              <w:color w:val="0070C0"/>
              <w:szCs w:val="22"/>
            </w:rPr>
            <w:t xml:space="preserve"> </w:t>
          </w:r>
          <w:r w:rsidR="000042CF" w:rsidRPr="000042CF">
            <w:rPr>
              <w:noProof/>
              <w:color w:val="0070C0"/>
              <w:szCs w:val="22"/>
            </w:rPr>
            <w:t>[5]</w:t>
          </w:r>
          <w:ins w:id="1198" w:author="Anna Rasburn [2]" w:date="2019-01-24T14:34:00Z">
            <w:r w:rsidR="003658EF" w:rsidRPr="00D03914">
              <w:rPr>
                <w:color w:val="0070C0"/>
                <w:szCs w:val="22"/>
                <w:rPrChange w:id="1199" w:author="Anna Rasburn" w:date="2019-01-28T23:46:00Z">
                  <w:rPr>
                    <w:color w:val="0070C0"/>
                    <w:sz w:val="24"/>
                  </w:rPr>
                </w:rPrChange>
              </w:rPr>
              <w:fldChar w:fldCharType="end"/>
            </w:r>
          </w:ins>
          <w:customXmlInsRangeStart w:id="1200" w:author="Anna Rasburn [2]" w:date="2019-01-24T14:34:00Z"/>
        </w:sdtContent>
      </w:sdt>
      <w:customXmlInsRangeEnd w:id="1200"/>
      <w:del w:id="1201" w:author="Anna Rasburn [2]" w:date="2019-01-24T14:34:00Z">
        <w:r w:rsidRPr="00D03914" w:rsidDel="003658EF">
          <w:rPr>
            <w:color w:val="0070C0"/>
            <w:szCs w:val="22"/>
            <w:rPrChange w:id="1202" w:author="Anna Rasburn" w:date="2019-01-28T23:46:00Z">
              <w:rPr>
                <w:color w:val="0070C0"/>
                <w:sz w:val="24"/>
              </w:rPr>
            </w:rPrChange>
          </w:rPr>
          <w:delText xml:space="preserve"> [REFERNCE][REFERENCE]</w:delText>
        </w:r>
      </w:del>
      <w:r w:rsidRPr="00D03914">
        <w:rPr>
          <w:color w:val="0070C0"/>
          <w:szCs w:val="22"/>
          <w:rPrChange w:id="1203" w:author="Anna Rasburn" w:date="2019-01-28T23:46:00Z">
            <w:rPr>
              <w:color w:val="0070C0"/>
              <w:sz w:val="24"/>
            </w:rPr>
          </w:rPrChange>
        </w:rPr>
        <w:t xml:space="preserve"> is one of the first tools of its kind to measure the energy produced </w:t>
      </w:r>
      <w:r w:rsidR="008A3ABE" w:rsidRPr="00D03914">
        <w:rPr>
          <w:color w:val="0070C0"/>
          <w:szCs w:val="22"/>
          <w:rPrChange w:id="1204" w:author="Anna Rasburn" w:date="2019-01-28T23:46:00Z">
            <w:rPr>
              <w:color w:val="0070C0"/>
              <w:sz w:val="24"/>
            </w:rPr>
          </w:rPrChange>
        </w:rPr>
        <w:t>by</w:t>
      </w:r>
      <w:r w:rsidRPr="00D03914">
        <w:rPr>
          <w:color w:val="0070C0"/>
          <w:szCs w:val="22"/>
          <w:rPrChange w:id="1205" w:author="Anna Rasburn" w:date="2019-01-28T23:46:00Z">
            <w:rPr>
              <w:color w:val="0070C0"/>
              <w:sz w:val="24"/>
            </w:rPr>
          </w:rPrChange>
        </w:rPr>
        <w:t xml:space="preserve"> an executing program using Search-Based Software Engineering</w:t>
      </w:r>
      <w:r w:rsidR="008A3ABE" w:rsidRPr="00D03914">
        <w:rPr>
          <w:color w:val="0070C0"/>
          <w:szCs w:val="22"/>
          <w:rPrChange w:id="1206" w:author="Anna Rasburn" w:date="2019-01-28T23:46:00Z">
            <w:rPr>
              <w:color w:val="0070C0"/>
              <w:sz w:val="24"/>
            </w:rPr>
          </w:rPrChange>
        </w:rPr>
        <w:t>.</w:t>
      </w:r>
      <w:r w:rsidRPr="00D03914">
        <w:rPr>
          <w:color w:val="0070C0"/>
          <w:szCs w:val="22"/>
          <w:rPrChange w:id="1207" w:author="Anna Rasburn" w:date="2019-01-28T23:46:00Z">
            <w:rPr>
              <w:color w:val="0070C0"/>
              <w:sz w:val="24"/>
            </w:rPr>
          </w:rPrChange>
        </w:rPr>
        <w:t xml:space="preserve"> Due to the implementation of the Opacitor it can detect the smallest changes in execution, there</w:t>
      </w:r>
      <w:r w:rsidR="008A3ABE" w:rsidRPr="00D03914">
        <w:rPr>
          <w:color w:val="0070C0"/>
          <w:szCs w:val="22"/>
          <w:rPrChange w:id="1208" w:author="Anna Rasburn" w:date="2019-01-28T23:46:00Z">
            <w:rPr>
              <w:color w:val="0070C0"/>
              <w:sz w:val="24"/>
            </w:rPr>
          </w:rPrChange>
        </w:rPr>
        <w:t>by</w:t>
      </w:r>
      <w:r w:rsidRPr="00D03914">
        <w:rPr>
          <w:color w:val="0070C0"/>
          <w:szCs w:val="22"/>
          <w:rPrChange w:id="1209" w:author="Anna Rasburn" w:date="2019-01-28T23:46:00Z">
            <w:rPr>
              <w:color w:val="0070C0"/>
              <w:sz w:val="24"/>
            </w:rPr>
          </w:rPrChange>
        </w:rPr>
        <w:t xml:space="preserve"> recording all the possible energy usage from the entire execution of the program. The Opacitor is unaffected by the rest of the computational environment so </w:t>
      </w:r>
      <w:r w:rsidR="008A3ABE" w:rsidRPr="00D03914">
        <w:rPr>
          <w:color w:val="0070C0"/>
          <w:szCs w:val="22"/>
          <w:rPrChange w:id="1210" w:author="Anna Rasburn" w:date="2019-01-28T23:46:00Z">
            <w:rPr>
              <w:color w:val="0070C0"/>
              <w:sz w:val="24"/>
            </w:rPr>
          </w:rPrChange>
        </w:rPr>
        <w:t xml:space="preserve">that </w:t>
      </w:r>
      <w:r w:rsidRPr="00D03914">
        <w:rPr>
          <w:color w:val="0070C0"/>
          <w:szCs w:val="22"/>
          <w:rPrChange w:id="1211" w:author="Anna Rasburn" w:date="2019-01-28T23:46:00Z">
            <w:rPr>
              <w:color w:val="0070C0"/>
              <w:sz w:val="24"/>
            </w:rPr>
          </w:rPrChange>
        </w:rPr>
        <w:t xml:space="preserve">when it examines the smallest changes these are the only changes in the program and does not include any other environmental factors. </w:t>
      </w:r>
    </w:p>
    <w:p w14:paraId="11121202" w14:textId="77777777" w:rsidR="00C476A9" w:rsidRPr="00A31EBB" w:rsidRDefault="00C476A9">
      <w:pPr>
        <w:pStyle w:val="BodyText"/>
        <w:jc w:val="both"/>
        <w:rPr>
          <w:szCs w:val="22"/>
        </w:rPr>
        <w:pPrChange w:id="1212" w:author="Anna Rasburn" w:date="2019-01-28T23:46:00Z">
          <w:pPr>
            <w:pStyle w:val="BodyText"/>
          </w:pPr>
        </w:pPrChange>
      </w:pPr>
    </w:p>
    <w:p w14:paraId="7D498E9F" w14:textId="72FD6A9F" w:rsidR="00607219" w:rsidRPr="00D03914" w:rsidRDefault="00946A62">
      <w:pPr>
        <w:pStyle w:val="BodyFirst"/>
        <w:jc w:val="both"/>
        <w:rPr>
          <w:color w:val="0070C0"/>
          <w:szCs w:val="22"/>
          <w:rPrChange w:id="1213" w:author="Anna Rasburn" w:date="2019-01-28T23:46:00Z">
            <w:rPr>
              <w:color w:val="0070C0"/>
              <w:sz w:val="24"/>
            </w:rPr>
          </w:rPrChange>
        </w:rPr>
        <w:pPrChange w:id="1214" w:author="Anna Rasburn" w:date="2019-01-28T23:46:00Z">
          <w:pPr>
            <w:pStyle w:val="BodyFirst"/>
            <w:spacing w:line="240" w:lineRule="auto"/>
          </w:pPr>
        </w:pPrChange>
      </w:pPr>
      <w:r w:rsidRPr="00D03914">
        <w:rPr>
          <w:color w:val="0070C0"/>
          <w:szCs w:val="22"/>
          <w:rPrChange w:id="1215" w:author="Anna Rasburn" w:date="2019-01-28T23:46:00Z">
            <w:rPr>
              <w:color w:val="0070C0"/>
              <w:sz w:val="24"/>
            </w:rPr>
          </w:rPrChange>
        </w:rPr>
        <w:t>The Opacitor is deterministic</w:t>
      </w:r>
      <w:r w:rsidR="008A3ABE" w:rsidRPr="00D03914">
        <w:rPr>
          <w:color w:val="0070C0"/>
          <w:szCs w:val="22"/>
          <w:rPrChange w:id="1216" w:author="Anna Rasburn" w:date="2019-01-28T23:46:00Z">
            <w:rPr>
              <w:color w:val="0070C0"/>
              <w:sz w:val="24"/>
            </w:rPr>
          </w:rPrChange>
        </w:rPr>
        <w:t xml:space="preserve">, i.e. </w:t>
      </w:r>
      <w:r w:rsidRPr="00D03914">
        <w:rPr>
          <w:color w:val="0070C0"/>
          <w:szCs w:val="22"/>
          <w:rPrChange w:id="1217" w:author="Anna Rasburn" w:date="2019-01-28T23:46:00Z">
            <w:rPr>
              <w:color w:val="0070C0"/>
              <w:sz w:val="24"/>
            </w:rPr>
          </w:rPrChange>
        </w:rPr>
        <w:t xml:space="preserve">it will produce the same output from a given input. The Opacitor’s </w:t>
      </w:r>
      <w:r w:rsidR="00BD5935" w:rsidRPr="00D03914">
        <w:rPr>
          <w:color w:val="0070C0"/>
          <w:szCs w:val="22"/>
          <w:rPrChange w:id="1218" w:author="Anna Rasburn" w:date="2019-01-28T23:46:00Z">
            <w:rPr>
              <w:color w:val="0070C0"/>
              <w:sz w:val="24"/>
            </w:rPr>
          </w:rPrChange>
        </w:rPr>
        <w:t xml:space="preserve">results have helped reduce a program’s energy </w:t>
      </w:r>
      <w:r w:rsidR="008A3ABE" w:rsidRPr="00D03914">
        <w:rPr>
          <w:color w:val="0070C0"/>
          <w:szCs w:val="22"/>
          <w:rPrChange w:id="1219" w:author="Anna Rasburn" w:date="2019-01-28T23:46:00Z">
            <w:rPr>
              <w:color w:val="0070C0"/>
              <w:sz w:val="24"/>
            </w:rPr>
          </w:rPrChange>
        </w:rPr>
        <w:t xml:space="preserve">usage </w:t>
      </w:r>
      <w:r w:rsidR="00BD5935" w:rsidRPr="00D03914">
        <w:rPr>
          <w:color w:val="0070C0"/>
          <w:szCs w:val="22"/>
          <w:rPrChange w:id="1220" w:author="Anna Rasburn" w:date="2019-01-28T23:46:00Z">
            <w:rPr>
              <w:color w:val="0070C0"/>
              <w:sz w:val="24"/>
            </w:rPr>
          </w:rPrChange>
        </w:rPr>
        <w:t>by up to 70% in the best case and 20% in the worst case</w:t>
      </w:r>
      <w:ins w:id="1221" w:author="Anna Rasburn [2]" w:date="2019-01-24T14:34:00Z">
        <w:r w:rsidR="003658EF" w:rsidRPr="00D03914">
          <w:rPr>
            <w:color w:val="0070C0"/>
            <w:szCs w:val="22"/>
            <w:rPrChange w:id="1222" w:author="Anna Rasburn" w:date="2019-01-28T23:46:00Z">
              <w:rPr>
                <w:color w:val="0070C0"/>
                <w:sz w:val="24"/>
              </w:rPr>
            </w:rPrChange>
          </w:rPr>
          <w:t xml:space="preserve"> </w:t>
        </w:r>
      </w:ins>
      <w:customXmlInsRangeStart w:id="1223" w:author="Anna Rasburn [2]" w:date="2019-01-24T14:34:00Z"/>
      <w:sdt>
        <w:sdtPr>
          <w:rPr>
            <w:color w:val="0070C0"/>
            <w:szCs w:val="22"/>
          </w:rPr>
          <w:id w:val="-802148832"/>
          <w:citation/>
        </w:sdtPr>
        <w:sdtContent>
          <w:customXmlInsRangeEnd w:id="1223"/>
          <w:ins w:id="1224" w:author="Anna Rasburn [2]" w:date="2019-01-24T14:34:00Z">
            <w:r w:rsidR="003658EF" w:rsidRPr="00D03914">
              <w:rPr>
                <w:color w:val="0070C0"/>
                <w:szCs w:val="22"/>
                <w:rPrChange w:id="1225" w:author="Anna Rasburn" w:date="2019-01-28T23:46:00Z">
                  <w:rPr>
                    <w:color w:val="0070C0"/>
                    <w:sz w:val="24"/>
                  </w:rPr>
                </w:rPrChange>
              </w:rPr>
              <w:fldChar w:fldCharType="begin"/>
            </w:r>
            <w:r w:rsidR="003658EF" w:rsidRPr="00D03914">
              <w:rPr>
                <w:color w:val="0070C0"/>
                <w:szCs w:val="22"/>
                <w:rPrChange w:id="1226" w:author="Anna Rasburn" w:date="2019-01-28T23:46:00Z">
                  <w:rPr>
                    <w:color w:val="0070C0"/>
                    <w:sz w:val="24"/>
                  </w:rPr>
                </w:rPrChange>
              </w:rPr>
              <w:instrText xml:space="preserve"> CITATION ABr17 \l 2057 </w:instrText>
            </w:r>
          </w:ins>
          <w:r w:rsidR="003658EF" w:rsidRPr="00D03914">
            <w:rPr>
              <w:color w:val="0070C0"/>
              <w:szCs w:val="22"/>
              <w:rPrChange w:id="1227" w:author="Anna Rasburn" w:date="2019-01-28T23:46:00Z">
                <w:rPr>
                  <w:color w:val="0070C0"/>
                  <w:sz w:val="24"/>
                </w:rPr>
              </w:rPrChange>
            </w:rPr>
            <w:fldChar w:fldCharType="separate"/>
          </w:r>
          <w:r w:rsidR="000042CF" w:rsidRPr="000042CF">
            <w:rPr>
              <w:noProof/>
              <w:color w:val="0070C0"/>
              <w:szCs w:val="22"/>
            </w:rPr>
            <w:t>[1]</w:t>
          </w:r>
          <w:ins w:id="1228" w:author="Anna Rasburn [2]" w:date="2019-01-24T14:34:00Z">
            <w:r w:rsidR="003658EF" w:rsidRPr="00D03914">
              <w:rPr>
                <w:color w:val="0070C0"/>
                <w:szCs w:val="22"/>
                <w:rPrChange w:id="1229" w:author="Anna Rasburn" w:date="2019-01-28T23:46:00Z">
                  <w:rPr>
                    <w:color w:val="0070C0"/>
                    <w:sz w:val="24"/>
                  </w:rPr>
                </w:rPrChange>
              </w:rPr>
              <w:fldChar w:fldCharType="end"/>
            </w:r>
          </w:ins>
          <w:customXmlInsRangeStart w:id="1230" w:author="Anna Rasburn [2]" w:date="2019-01-24T14:34:00Z"/>
        </w:sdtContent>
      </w:sdt>
      <w:customXmlInsRangeEnd w:id="1230"/>
      <w:del w:id="1231" w:author="Anna Rasburn [2]" w:date="2019-01-24T14:34:00Z">
        <w:r w:rsidR="00BD5935" w:rsidRPr="00D03914" w:rsidDel="003658EF">
          <w:rPr>
            <w:color w:val="0070C0"/>
            <w:szCs w:val="22"/>
            <w:rPrChange w:id="1232" w:author="Anna Rasburn" w:date="2019-01-28T23:46:00Z">
              <w:rPr>
                <w:color w:val="0070C0"/>
                <w:sz w:val="24"/>
              </w:rPr>
            </w:rPrChange>
          </w:rPr>
          <w:delText xml:space="preserve"> [REFERENCE]</w:delText>
        </w:r>
      </w:del>
      <w:r w:rsidR="00BD5935" w:rsidRPr="00D03914">
        <w:rPr>
          <w:color w:val="0070C0"/>
          <w:szCs w:val="22"/>
          <w:rPrChange w:id="1233" w:author="Anna Rasburn" w:date="2019-01-28T23:46:00Z">
            <w:rPr>
              <w:color w:val="0070C0"/>
              <w:sz w:val="24"/>
            </w:rPr>
          </w:rPrChange>
        </w:rPr>
        <w:t xml:space="preserve">.  The Opacitor is one of the few tools that can detect small changes in the execution and </w:t>
      </w:r>
      <w:r w:rsidR="008A3ABE" w:rsidRPr="00D03914">
        <w:rPr>
          <w:color w:val="0070C0"/>
          <w:szCs w:val="22"/>
          <w:rPrChange w:id="1234" w:author="Anna Rasburn" w:date="2019-01-28T23:46:00Z">
            <w:rPr>
              <w:color w:val="0070C0"/>
              <w:sz w:val="24"/>
            </w:rPr>
          </w:rPrChange>
        </w:rPr>
        <w:t xml:space="preserve">is </w:t>
      </w:r>
      <w:r w:rsidR="00BD5935" w:rsidRPr="00D03914">
        <w:rPr>
          <w:color w:val="0070C0"/>
          <w:szCs w:val="22"/>
          <w:rPrChange w:id="1235" w:author="Anna Rasburn" w:date="2019-01-28T23:46:00Z">
            <w:rPr>
              <w:color w:val="0070C0"/>
              <w:sz w:val="24"/>
            </w:rPr>
          </w:rPrChange>
        </w:rPr>
        <w:t xml:space="preserve">responsive to metaheuristic </w:t>
      </w:r>
      <w:commentRangeStart w:id="1236"/>
      <w:r w:rsidR="00BD5935" w:rsidRPr="00D03914">
        <w:rPr>
          <w:color w:val="0070C0"/>
          <w:szCs w:val="22"/>
          <w:rPrChange w:id="1237" w:author="Anna Rasburn" w:date="2019-01-28T23:46:00Z">
            <w:rPr>
              <w:color w:val="0070C0"/>
              <w:sz w:val="24"/>
            </w:rPr>
          </w:rPrChange>
        </w:rPr>
        <w:t>searches</w:t>
      </w:r>
      <w:commentRangeEnd w:id="1236"/>
      <w:r w:rsidR="008A3ABE" w:rsidRPr="00D03914">
        <w:rPr>
          <w:rStyle w:val="CommentReference"/>
          <w:sz w:val="22"/>
          <w:szCs w:val="22"/>
          <w:rPrChange w:id="1238" w:author="Anna Rasburn" w:date="2019-01-28T23:46:00Z">
            <w:rPr>
              <w:rStyle w:val="CommentReference"/>
            </w:rPr>
          </w:rPrChange>
        </w:rPr>
        <w:commentReference w:id="1236"/>
      </w:r>
      <w:ins w:id="1239" w:author="Anna Rasburn [2]" w:date="2019-01-24T14:34:00Z">
        <w:r w:rsidR="003658EF" w:rsidRPr="00D03914">
          <w:rPr>
            <w:color w:val="0070C0"/>
            <w:szCs w:val="22"/>
            <w:rPrChange w:id="1240" w:author="Anna Rasburn" w:date="2019-01-28T23:46:00Z">
              <w:rPr>
                <w:color w:val="0070C0"/>
                <w:sz w:val="24"/>
              </w:rPr>
            </w:rPrChange>
          </w:rPr>
          <w:t xml:space="preserve"> </w:t>
        </w:r>
      </w:ins>
      <w:customXmlInsRangeStart w:id="1241" w:author="Anna Rasburn [2]" w:date="2019-01-24T14:34:00Z"/>
      <w:sdt>
        <w:sdtPr>
          <w:rPr>
            <w:color w:val="0070C0"/>
            <w:szCs w:val="22"/>
          </w:rPr>
          <w:id w:val="-698390070"/>
          <w:citation/>
        </w:sdtPr>
        <w:sdtContent>
          <w:customXmlInsRangeEnd w:id="1241"/>
          <w:ins w:id="1242" w:author="Anna Rasburn [2]" w:date="2019-01-24T14:34:00Z">
            <w:r w:rsidR="003658EF" w:rsidRPr="00D03914">
              <w:rPr>
                <w:color w:val="0070C0"/>
                <w:szCs w:val="22"/>
                <w:rPrChange w:id="1243" w:author="Anna Rasburn" w:date="2019-01-28T23:46:00Z">
                  <w:rPr>
                    <w:color w:val="0070C0"/>
                    <w:sz w:val="24"/>
                  </w:rPr>
                </w:rPrChange>
              </w:rPr>
              <w:fldChar w:fldCharType="begin"/>
            </w:r>
            <w:r w:rsidR="003658EF" w:rsidRPr="00D03914">
              <w:rPr>
                <w:color w:val="0070C0"/>
                <w:szCs w:val="22"/>
                <w:rPrChange w:id="1244" w:author="Anna Rasburn" w:date="2019-01-28T23:46:00Z">
                  <w:rPr>
                    <w:color w:val="0070C0"/>
                    <w:sz w:val="24"/>
                  </w:rPr>
                </w:rPrChange>
              </w:rPr>
              <w:instrText xml:space="preserve"> CITATION ABr17 \l 2057 </w:instrText>
            </w:r>
          </w:ins>
          <w:r w:rsidR="003658EF" w:rsidRPr="00D03914">
            <w:rPr>
              <w:color w:val="0070C0"/>
              <w:szCs w:val="22"/>
              <w:rPrChange w:id="1245" w:author="Anna Rasburn" w:date="2019-01-28T23:46:00Z">
                <w:rPr>
                  <w:color w:val="0070C0"/>
                  <w:sz w:val="24"/>
                </w:rPr>
              </w:rPrChange>
            </w:rPr>
            <w:fldChar w:fldCharType="separate"/>
          </w:r>
          <w:r w:rsidR="000042CF" w:rsidRPr="000042CF">
            <w:rPr>
              <w:noProof/>
              <w:color w:val="0070C0"/>
              <w:szCs w:val="22"/>
            </w:rPr>
            <w:t>[1]</w:t>
          </w:r>
          <w:ins w:id="1246" w:author="Anna Rasburn [2]" w:date="2019-01-24T14:34:00Z">
            <w:r w:rsidR="003658EF" w:rsidRPr="00D03914">
              <w:rPr>
                <w:color w:val="0070C0"/>
                <w:szCs w:val="22"/>
                <w:rPrChange w:id="1247" w:author="Anna Rasburn" w:date="2019-01-28T23:46:00Z">
                  <w:rPr>
                    <w:color w:val="0070C0"/>
                    <w:sz w:val="24"/>
                  </w:rPr>
                </w:rPrChange>
              </w:rPr>
              <w:fldChar w:fldCharType="end"/>
            </w:r>
          </w:ins>
          <w:customXmlInsRangeStart w:id="1248" w:author="Anna Rasburn [2]" w:date="2019-01-24T14:34:00Z"/>
        </w:sdtContent>
      </w:sdt>
      <w:customXmlInsRangeEnd w:id="1248"/>
      <w:del w:id="1249" w:author="Anna Rasburn [2]" w:date="2019-01-24T14:34:00Z">
        <w:r w:rsidR="00BD5935" w:rsidRPr="00D03914" w:rsidDel="003658EF">
          <w:rPr>
            <w:color w:val="0070C0"/>
            <w:szCs w:val="22"/>
            <w:rPrChange w:id="1250" w:author="Anna Rasburn" w:date="2019-01-28T23:46:00Z">
              <w:rPr>
                <w:color w:val="0070C0"/>
                <w:sz w:val="24"/>
              </w:rPr>
            </w:rPrChange>
          </w:rPr>
          <w:delText>[REFERENCE]</w:delText>
        </w:r>
      </w:del>
      <w:r w:rsidR="00BD5935" w:rsidRPr="00D03914">
        <w:rPr>
          <w:color w:val="0070C0"/>
          <w:szCs w:val="22"/>
          <w:rPrChange w:id="1251" w:author="Anna Rasburn" w:date="2019-01-28T23:46:00Z">
            <w:rPr>
              <w:color w:val="0070C0"/>
              <w:sz w:val="24"/>
            </w:rPr>
          </w:rPrChange>
        </w:rPr>
        <w:t xml:space="preserve">. </w:t>
      </w:r>
    </w:p>
    <w:p w14:paraId="09F16DF0" w14:textId="77777777" w:rsidR="00C476A9" w:rsidRPr="00A31EBB" w:rsidRDefault="00C476A9">
      <w:pPr>
        <w:pStyle w:val="BodyText"/>
        <w:jc w:val="both"/>
        <w:rPr>
          <w:szCs w:val="22"/>
        </w:rPr>
        <w:pPrChange w:id="1252" w:author="Anna Rasburn" w:date="2019-01-28T23:46:00Z">
          <w:pPr>
            <w:pStyle w:val="BodyText"/>
          </w:pPr>
        </w:pPrChange>
      </w:pPr>
    </w:p>
    <w:p w14:paraId="0E13538D" w14:textId="3D82F99F" w:rsidR="00BD5935" w:rsidRPr="00D03914" w:rsidRDefault="00946A62">
      <w:pPr>
        <w:pStyle w:val="BodyText"/>
        <w:ind w:firstLine="0"/>
        <w:jc w:val="both"/>
        <w:rPr>
          <w:color w:val="0070C0"/>
          <w:szCs w:val="22"/>
          <w:rPrChange w:id="1253" w:author="Anna Rasburn" w:date="2019-01-28T23:46:00Z">
            <w:rPr>
              <w:color w:val="0070C0"/>
              <w:sz w:val="24"/>
            </w:rPr>
          </w:rPrChange>
        </w:rPr>
        <w:pPrChange w:id="1254" w:author="Anna Rasburn" w:date="2019-01-28T23:46:00Z">
          <w:pPr>
            <w:pStyle w:val="BodyText"/>
            <w:spacing w:line="240" w:lineRule="auto"/>
            <w:ind w:firstLine="0"/>
          </w:pPr>
        </w:pPrChange>
      </w:pPr>
      <w:r w:rsidRPr="00D03914">
        <w:rPr>
          <w:color w:val="0070C0"/>
          <w:szCs w:val="22"/>
          <w:rPrChange w:id="1255" w:author="Anna Rasburn" w:date="2019-01-28T23:46:00Z">
            <w:rPr>
              <w:color w:val="0070C0"/>
              <w:sz w:val="24"/>
            </w:rPr>
          </w:rPrChange>
        </w:rPr>
        <w:t xml:space="preserve">The Opacitor's only focus is on the CPU and </w:t>
      </w:r>
      <w:r w:rsidR="008A3ABE" w:rsidRPr="00D03914">
        <w:rPr>
          <w:color w:val="0070C0"/>
          <w:szCs w:val="22"/>
          <w:rPrChange w:id="1256" w:author="Anna Rasburn" w:date="2019-01-28T23:46:00Z">
            <w:rPr>
              <w:color w:val="0070C0"/>
              <w:sz w:val="24"/>
            </w:rPr>
          </w:rPrChange>
        </w:rPr>
        <w:t xml:space="preserve">it </w:t>
      </w:r>
      <w:r w:rsidRPr="00D03914">
        <w:rPr>
          <w:color w:val="0070C0"/>
          <w:szCs w:val="22"/>
          <w:rPrChange w:id="1257" w:author="Anna Rasburn" w:date="2019-01-28T23:46:00Z">
            <w:rPr>
              <w:color w:val="0070C0"/>
              <w:sz w:val="24"/>
            </w:rPr>
          </w:rPrChange>
        </w:rPr>
        <w:t>does not consider other features of a mobile phone that use a large amount of battery power such as the display, WI-FI and GPS. The Opacitor is exclusive to applications and the CPU does not consider other features or how they work with applications and th</w:t>
      </w:r>
      <w:r w:rsidR="008A3ABE" w:rsidRPr="00D03914">
        <w:rPr>
          <w:color w:val="0070C0"/>
          <w:szCs w:val="22"/>
          <w:rPrChange w:id="1258" w:author="Anna Rasburn" w:date="2019-01-28T23:46:00Z">
            <w:rPr>
              <w:color w:val="0070C0"/>
              <w:sz w:val="24"/>
            </w:rPr>
          </w:rPrChange>
        </w:rPr>
        <w:t xml:space="preserve">e </w:t>
      </w:r>
      <w:r w:rsidRPr="00D03914">
        <w:rPr>
          <w:color w:val="0070C0"/>
          <w:szCs w:val="22"/>
          <w:rPrChange w:id="1259" w:author="Anna Rasburn" w:date="2019-01-28T23:46:00Z">
            <w:rPr>
              <w:color w:val="0070C0"/>
              <w:sz w:val="24"/>
            </w:rPr>
          </w:rPrChange>
        </w:rPr>
        <w:t>effect that they may have on the battery.</w:t>
      </w:r>
    </w:p>
    <w:p w14:paraId="16790704" w14:textId="44099F50" w:rsidR="00C35F4C" w:rsidRDefault="0039442D" w:rsidP="0039442D">
      <w:pPr>
        <w:pStyle w:val="Heading2"/>
      </w:pPr>
      <w:bookmarkStart w:id="1260" w:name="_Toc536713217"/>
      <w:r>
        <w:t>Jalen</w:t>
      </w:r>
      <w:bookmarkEnd w:id="1260"/>
    </w:p>
    <w:p w14:paraId="40318F69" w14:textId="77777777" w:rsidR="0039442D" w:rsidRPr="0039442D" w:rsidDel="0054602C" w:rsidRDefault="0039442D" w:rsidP="002925D3">
      <w:pPr>
        <w:pStyle w:val="BodyFirst"/>
        <w:rPr>
          <w:del w:id="1261" w:author="Anna Rasburn [2]" w:date="2019-01-24T14:37:00Z"/>
        </w:rPr>
      </w:pPr>
    </w:p>
    <w:p w14:paraId="21BAC8E9" w14:textId="24FA9019" w:rsidR="00BD5935" w:rsidRPr="002925D3" w:rsidRDefault="009C786B" w:rsidP="002925D3">
      <w:pPr>
        <w:pStyle w:val="BodyFirst"/>
        <w:rPr>
          <w:color w:val="7030A0"/>
          <w:sz w:val="26"/>
          <w:rPrChange w:id="1262" w:author="Anna Rasburn" w:date="2019-01-28T23:46:00Z">
            <w:rPr>
              <w:color w:val="0070C0"/>
              <w:sz w:val="24"/>
              <w:szCs w:val="24"/>
            </w:rPr>
          </w:rPrChange>
        </w:rPr>
        <w:pPrChange w:id="1263" w:author="Anna Rasburn" w:date="2019-01-28T23:46:00Z">
          <w:pPr>
            <w:pStyle w:val="BodyText"/>
            <w:spacing w:line="240" w:lineRule="auto"/>
            <w:ind w:firstLine="0"/>
          </w:pPr>
        </w:pPrChange>
      </w:pPr>
      <w:del w:id="1264" w:author="Anna Rasburn [2]" w:date="2019-01-24T14:37:00Z">
        <w:r w:rsidRPr="0054602C" w:rsidDel="0054602C">
          <w:rPr>
            <w:rStyle w:val="Hyperlink"/>
            <w:color w:val="7030A0"/>
          </w:rPr>
          <w:fldChar w:fldCharType="begin"/>
        </w:r>
        <w:r w:rsidRPr="0054602C" w:rsidDel="0054602C">
          <w:rPr>
            <w:rStyle w:val="Hyperlink"/>
            <w:color w:val="7030A0"/>
            <w:rPrChange w:id="1265" w:author="Anna Rasburn [2]" w:date="2019-01-24T14:37:00Z">
              <w:rPr>
                <w:rStyle w:val="Hyperlink"/>
                <w:color w:val="7030A0"/>
              </w:rPr>
            </w:rPrChange>
          </w:rPr>
          <w:delInstrText xml:space="preserve"> HYPERLINK "https://tel.archives-ouvertes.fr/tel-00961346v2/document" </w:delInstrText>
        </w:r>
        <w:r w:rsidRPr="0054602C" w:rsidDel="0054602C">
          <w:rPr>
            <w:rStyle w:val="Hyperlink"/>
            <w:color w:val="7030A0"/>
            <w:rPrChange w:id="1266" w:author="Anna Rasburn [2]" w:date="2019-01-24T14:37:00Z">
              <w:rPr>
                <w:rStyle w:val="Hyperlink"/>
                <w:color w:val="7030A0"/>
              </w:rPr>
            </w:rPrChange>
          </w:rPr>
          <w:fldChar w:fldCharType="separate"/>
        </w:r>
        <w:r w:rsidR="00946A62" w:rsidRPr="0054602C" w:rsidDel="0054602C">
          <w:rPr>
            <w:rStyle w:val="Hyperlink"/>
            <w:color w:val="7030A0"/>
            <w:rPrChange w:id="1267" w:author="Anna Rasburn [2]" w:date="2019-01-24T14:37:00Z">
              <w:rPr>
                <w:rStyle w:val="Hyperlink"/>
                <w:color w:val="7030A0"/>
              </w:rPr>
            </w:rPrChange>
          </w:rPr>
          <w:delText>https://tel.archives-ouvertes.fr/tel-00961346v2/document</w:delText>
        </w:r>
        <w:r w:rsidRPr="0054602C" w:rsidDel="0054602C">
          <w:rPr>
            <w:rStyle w:val="Hyperlink"/>
            <w:color w:val="7030A0"/>
            <w:rPrChange w:id="1268" w:author="Anna Rasburn [2]" w:date="2019-01-24T14:37:00Z">
              <w:rPr>
                <w:rStyle w:val="Hyperlink"/>
                <w:color w:val="7030A0"/>
              </w:rPr>
            </w:rPrChange>
          </w:rPr>
          <w:fldChar w:fldCharType="end"/>
        </w:r>
      </w:del>
      <w:bookmarkStart w:id="1269" w:name="_Toc536712132"/>
      <w:bookmarkEnd w:id="1269"/>
      <w:r w:rsidR="00946A62" w:rsidRPr="00D03914">
        <w:rPr>
          <w:color w:val="0070C0"/>
          <w:szCs w:val="22"/>
          <w:rPrChange w:id="1270" w:author="Anna Rasburn" w:date="2019-01-28T23:46:00Z">
            <w:rPr>
              <w:color w:val="0070C0"/>
              <w:sz w:val="24"/>
              <w:szCs w:val="24"/>
            </w:rPr>
          </w:rPrChange>
        </w:rPr>
        <w:t>Jalen is a ‘runtime measurement software for estimating the energy consumption at code level for Java applications’</w:t>
      </w:r>
      <w:ins w:id="1271" w:author="Anna Rasburn [2]" w:date="2019-01-24T14:34:00Z">
        <w:r w:rsidR="0054602C" w:rsidRPr="00D03914">
          <w:rPr>
            <w:color w:val="0070C0"/>
            <w:szCs w:val="22"/>
            <w:rPrChange w:id="1272" w:author="Anna Rasburn" w:date="2019-01-28T23:46:00Z">
              <w:rPr>
                <w:color w:val="0070C0"/>
                <w:sz w:val="24"/>
                <w:szCs w:val="24"/>
              </w:rPr>
            </w:rPrChange>
          </w:rPr>
          <w:t xml:space="preserve"> </w:t>
        </w:r>
      </w:ins>
      <w:customXmlInsRangeStart w:id="1273" w:author="Anna Rasburn [2]" w:date="2019-01-24T14:37:00Z"/>
      <w:sdt>
        <w:sdtPr>
          <w:rPr>
            <w:color w:val="0070C0"/>
            <w:szCs w:val="22"/>
          </w:rPr>
          <w:id w:val="1464548212"/>
          <w:citation/>
        </w:sdtPr>
        <w:sdtContent>
          <w:customXmlInsRangeEnd w:id="1273"/>
          <w:ins w:id="1274" w:author="Anna Rasburn [2]" w:date="2019-01-24T14:37:00Z">
            <w:r w:rsidR="0054602C" w:rsidRPr="00D03914">
              <w:rPr>
                <w:color w:val="0070C0"/>
                <w:szCs w:val="22"/>
                <w:rPrChange w:id="1275" w:author="Anna Rasburn" w:date="2019-01-28T23:46:00Z">
                  <w:rPr>
                    <w:color w:val="0070C0"/>
                    <w:sz w:val="24"/>
                    <w:szCs w:val="24"/>
                  </w:rPr>
                </w:rPrChange>
              </w:rPr>
              <w:fldChar w:fldCharType="begin"/>
            </w:r>
            <w:r w:rsidR="0054602C" w:rsidRPr="00D03914">
              <w:rPr>
                <w:color w:val="0070C0"/>
                <w:szCs w:val="22"/>
                <w:rPrChange w:id="1276" w:author="Anna Rasburn" w:date="2019-01-28T23:46:00Z">
                  <w:rPr>
                    <w:color w:val="0070C0"/>
                    <w:sz w:val="24"/>
                    <w:szCs w:val="24"/>
                  </w:rPr>
                </w:rPrChange>
              </w:rPr>
              <w:instrText xml:space="preserve"> CITATION Nou14 \l 2057 </w:instrText>
            </w:r>
          </w:ins>
          <w:r w:rsidR="0054602C" w:rsidRPr="00D03914">
            <w:rPr>
              <w:color w:val="0070C0"/>
              <w:szCs w:val="22"/>
              <w:rPrChange w:id="1277" w:author="Anna Rasburn" w:date="2019-01-28T23:46:00Z">
                <w:rPr>
                  <w:color w:val="0070C0"/>
                  <w:sz w:val="24"/>
                  <w:szCs w:val="24"/>
                </w:rPr>
              </w:rPrChange>
            </w:rPr>
            <w:fldChar w:fldCharType="separate"/>
          </w:r>
          <w:r w:rsidR="000042CF" w:rsidRPr="000042CF">
            <w:rPr>
              <w:noProof/>
              <w:color w:val="0070C0"/>
              <w:szCs w:val="22"/>
            </w:rPr>
            <w:t>[6]</w:t>
          </w:r>
          <w:ins w:id="1278" w:author="Anna Rasburn [2]" w:date="2019-01-24T14:37:00Z">
            <w:r w:rsidR="0054602C" w:rsidRPr="00D03914">
              <w:rPr>
                <w:color w:val="0070C0"/>
                <w:szCs w:val="22"/>
                <w:rPrChange w:id="1279" w:author="Anna Rasburn" w:date="2019-01-28T23:46:00Z">
                  <w:rPr>
                    <w:color w:val="0070C0"/>
                    <w:sz w:val="24"/>
                    <w:szCs w:val="24"/>
                  </w:rPr>
                </w:rPrChange>
              </w:rPr>
              <w:fldChar w:fldCharType="end"/>
            </w:r>
          </w:ins>
          <w:customXmlInsRangeStart w:id="1280" w:author="Anna Rasburn [2]" w:date="2019-01-24T14:37:00Z"/>
        </w:sdtContent>
      </w:sdt>
      <w:customXmlInsRangeEnd w:id="1280"/>
      <w:del w:id="1281" w:author="Anna Rasburn [2]" w:date="2019-01-24T14:37:00Z">
        <w:r w:rsidR="00946A62" w:rsidRPr="00D03914" w:rsidDel="0054602C">
          <w:rPr>
            <w:color w:val="0070C0"/>
            <w:szCs w:val="22"/>
            <w:rPrChange w:id="1282" w:author="Anna Rasburn" w:date="2019-01-28T23:46:00Z">
              <w:rPr>
                <w:color w:val="0070C0"/>
                <w:sz w:val="24"/>
                <w:szCs w:val="24"/>
              </w:rPr>
            </w:rPrChange>
          </w:rPr>
          <w:delText xml:space="preserve"> [REFERENCE]</w:delText>
        </w:r>
      </w:del>
      <w:r w:rsidR="00946A62" w:rsidRPr="00D03914">
        <w:rPr>
          <w:color w:val="0070C0"/>
          <w:szCs w:val="22"/>
          <w:rPrChange w:id="1283" w:author="Anna Rasburn" w:date="2019-01-28T23:46:00Z">
            <w:rPr>
              <w:color w:val="0070C0"/>
              <w:sz w:val="24"/>
              <w:szCs w:val="24"/>
            </w:rPr>
          </w:rPrChange>
        </w:rPr>
        <w:t xml:space="preserve">. </w:t>
      </w:r>
      <w:r w:rsidR="00C969B0" w:rsidRPr="00D03914">
        <w:rPr>
          <w:color w:val="0070C0"/>
          <w:szCs w:val="22"/>
          <w:rPrChange w:id="1284" w:author="Anna Rasburn" w:date="2019-01-28T23:46:00Z">
            <w:rPr>
              <w:color w:val="0070C0"/>
              <w:sz w:val="24"/>
              <w:szCs w:val="24"/>
            </w:rPr>
          </w:rPrChange>
        </w:rPr>
        <w:t xml:space="preserve"> Jalen uses information provided through application-level monitoring tools to calculate the energy used by an application. The energy information is estimations from the levels of threads and methods</w:t>
      </w:r>
      <w:r w:rsidR="008A3ABE" w:rsidRPr="00D03914">
        <w:rPr>
          <w:color w:val="0070C0"/>
          <w:szCs w:val="22"/>
          <w:rPrChange w:id="1285" w:author="Anna Rasburn" w:date="2019-01-28T23:46:00Z">
            <w:rPr>
              <w:color w:val="0070C0"/>
              <w:sz w:val="24"/>
              <w:szCs w:val="24"/>
            </w:rPr>
          </w:rPrChange>
        </w:rPr>
        <w:t>. T</w:t>
      </w:r>
      <w:r w:rsidR="00C969B0" w:rsidRPr="00D03914">
        <w:rPr>
          <w:color w:val="0070C0"/>
          <w:szCs w:val="22"/>
          <w:rPrChange w:id="1286" w:author="Anna Rasburn" w:date="2019-01-28T23:46:00Z">
            <w:rPr>
              <w:color w:val="0070C0"/>
              <w:sz w:val="24"/>
              <w:szCs w:val="24"/>
            </w:rPr>
          </w:rPrChange>
        </w:rPr>
        <w:t xml:space="preserve">he information collected is method durations, CPU time and so </w:t>
      </w:r>
      <w:commentRangeStart w:id="1287"/>
      <w:r w:rsidR="00C969B0" w:rsidRPr="00D03914">
        <w:rPr>
          <w:color w:val="0070C0"/>
          <w:szCs w:val="22"/>
          <w:rPrChange w:id="1288" w:author="Anna Rasburn" w:date="2019-01-28T23:46:00Z">
            <w:rPr>
              <w:color w:val="0070C0"/>
              <w:sz w:val="24"/>
              <w:szCs w:val="24"/>
            </w:rPr>
          </w:rPrChange>
        </w:rPr>
        <w:t>on</w:t>
      </w:r>
      <w:commentRangeEnd w:id="1287"/>
      <w:r w:rsidR="008A3ABE" w:rsidRPr="00D03914">
        <w:rPr>
          <w:rStyle w:val="CommentReference"/>
          <w:sz w:val="22"/>
          <w:szCs w:val="22"/>
          <w:rPrChange w:id="1289" w:author="Anna Rasburn" w:date="2019-01-28T23:46:00Z">
            <w:rPr>
              <w:rStyle w:val="CommentReference"/>
            </w:rPr>
          </w:rPrChange>
        </w:rPr>
        <w:commentReference w:id="1287"/>
      </w:r>
      <w:r w:rsidR="00C969B0" w:rsidRPr="00D03914">
        <w:rPr>
          <w:color w:val="0070C0"/>
          <w:szCs w:val="22"/>
          <w:rPrChange w:id="1290" w:author="Anna Rasburn" w:date="2019-01-28T23:46:00Z">
            <w:rPr>
              <w:color w:val="0070C0"/>
              <w:sz w:val="24"/>
              <w:szCs w:val="24"/>
            </w:rPr>
          </w:rPrChange>
        </w:rPr>
        <w:t xml:space="preserve">. The information gathered is used to </w:t>
      </w:r>
      <w:r w:rsidR="0069211E" w:rsidRPr="00D03914">
        <w:rPr>
          <w:color w:val="0070C0"/>
          <w:szCs w:val="22"/>
          <w:rPrChange w:id="1291" w:author="Anna Rasburn" w:date="2019-01-28T23:46:00Z">
            <w:rPr>
              <w:color w:val="0070C0"/>
              <w:sz w:val="24"/>
              <w:szCs w:val="24"/>
            </w:rPr>
          </w:rPrChange>
        </w:rPr>
        <w:t xml:space="preserve">create </w:t>
      </w:r>
      <w:r w:rsidR="00C969B0" w:rsidRPr="00D03914">
        <w:rPr>
          <w:color w:val="0070C0"/>
          <w:szCs w:val="22"/>
          <w:rPrChange w:id="1292" w:author="Anna Rasburn" w:date="2019-01-28T23:46:00Z">
            <w:rPr>
              <w:color w:val="0070C0"/>
              <w:sz w:val="24"/>
              <w:szCs w:val="24"/>
            </w:rPr>
          </w:rPrChange>
        </w:rPr>
        <w:t xml:space="preserve">statistics which is used to calculate the energy consumption as well as using energy models seen in Figure 5.  The energy consumption is calculated per method and exposed as a </w:t>
      </w:r>
      <w:commentRangeStart w:id="1293"/>
      <w:r w:rsidR="00C969B0" w:rsidRPr="00D03914">
        <w:rPr>
          <w:color w:val="0070C0"/>
          <w:szCs w:val="22"/>
          <w:rPrChange w:id="1294" w:author="Anna Rasburn" w:date="2019-01-28T23:46:00Z">
            <w:rPr>
              <w:color w:val="0070C0"/>
              <w:sz w:val="24"/>
              <w:szCs w:val="24"/>
            </w:rPr>
          </w:rPrChange>
        </w:rPr>
        <w:t>service</w:t>
      </w:r>
      <w:commentRangeEnd w:id="1293"/>
      <w:r w:rsidR="0069211E" w:rsidRPr="00D03914">
        <w:rPr>
          <w:rStyle w:val="CommentReference"/>
          <w:sz w:val="22"/>
          <w:szCs w:val="22"/>
          <w:rPrChange w:id="1295" w:author="Anna Rasburn" w:date="2019-01-28T23:46:00Z">
            <w:rPr>
              <w:rStyle w:val="CommentReference"/>
            </w:rPr>
          </w:rPrChange>
        </w:rPr>
        <w:commentReference w:id="1293"/>
      </w:r>
      <w:r w:rsidR="00C969B0" w:rsidRPr="00D03914">
        <w:rPr>
          <w:color w:val="0070C0"/>
          <w:szCs w:val="22"/>
          <w:rPrChange w:id="1296" w:author="Anna Rasburn" w:date="2019-01-28T23:46:00Z">
            <w:rPr>
              <w:color w:val="0070C0"/>
              <w:sz w:val="24"/>
              <w:szCs w:val="24"/>
            </w:rPr>
          </w:rPrChange>
        </w:rPr>
        <w:t>.</w:t>
      </w:r>
      <w:r w:rsidR="00202EEC" w:rsidRPr="00D03914">
        <w:rPr>
          <w:color w:val="0070C0"/>
          <w:szCs w:val="22"/>
          <w:rPrChange w:id="1297" w:author="Anna Rasburn" w:date="2019-01-28T23:46:00Z">
            <w:rPr>
              <w:color w:val="0070C0"/>
              <w:sz w:val="24"/>
              <w:szCs w:val="24"/>
            </w:rPr>
          </w:rPrChange>
        </w:rPr>
        <w:t xml:space="preserve"> Jalen can provide information about Net Energy, Net Library energy and all energy </w:t>
      </w:r>
      <w:r w:rsidR="0069211E" w:rsidRPr="00D03914">
        <w:rPr>
          <w:color w:val="0070C0"/>
          <w:szCs w:val="22"/>
          <w:rPrChange w:id="1298" w:author="Anna Rasburn" w:date="2019-01-28T23:46:00Z">
            <w:rPr>
              <w:color w:val="0070C0"/>
              <w:sz w:val="24"/>
              <w:szCs w:val="24"/>
            </w:rPr>
          </w:rPrChange>
        </w:rPr>
        <w:t xml:space="preserve">usage </w:t>
      </w:r>
      <w:r w:rsidR="00202EEC" w:rsidRPr="00D03914">
        <w:rPr>
          <w:color w:val="0070C0"/>
          <w:szCs w:val="22"/>
          <w:rPrChange w:id="1299" w:author="Anna Rasburn" w:date="2019-01-28T23:46:00Z">
            <w:rPr>
              <w:color w:val="0070C0"/>
              <w:sz w:val="24"/>
              <w:szCs w:val="24"/>
            </w:rPr>
          </w:rPrChange>
        </w:rPr>
        <w:t xml:space="preserve">which includes energy consumption of all methods running in the JVM. </w:t>
      </w:r>
    </w:p>
    <w:p w14:paraId="15BA4CB8" w14:textId="77777777" w:rsidR="00C969B0" w:rsidRPr="00D03914" w:rsidRDefault="00946A62">
      <w:pPr>
        <w:pStyle w:val="BodyText"/>
        <w:keepNext/>
        <w:ind w:firstLine="0"/>
        <w:jc w:val="center"/>
        <w:rPr>
          <w:szCs w:val="22"/>
          <w:rPrChange w:id="1300" w:author="Anna Rasburn" w:date="2019-01-28T23:46:00Z">
            <w:rPr>
              <w:sz w:val="24"/>
              <w:szCs w:val="24"/>
            </w:rPr>
          </w:rPrChange>
        </w:rPr>
      </w:pPr>
      <w:r w:rsidRPr="00D03914">
        <w:rPr>
          <w:noProof/>
          <w:color w:val="0070C0"/>
          <w:szCs w:val="22"/>
          <w:rPrChange w:id="1301" w:author="Anna Rasburn" w:date="2019-01-28T23:46:00Z">
            <w:rPr>
              <w:noProof/>
              <w:color w:val="0070C0"/>
              <w:sz w:val="24"/>
              <w:szCs w:val="24"/>
            </w:rPr>
          </w:rPrChange>
        </w:rPr>
        <w:lastRenderedPageBreak/>
        <w:drawing>
          <wp:inline distT="0" distB="0" distL="0" distR="0" wp14:anchorId="717F3147" wp14:editId="3792780A">
            <wp:extent cx="4432300" cy="2451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32300" cy="2451100"/>
                    </a:xfrm>
                    <a:prstGeom prst="rect">
                      <a:avLst/>
                    </a:prstGeom>
                  </pic:spPr>
                </pic:pic>
              </a:graphicData>
            </a:graphic>
          </wp:inline>
        </w:drawing>
      </w:r>
    </w:p>
    <w:p w14:paraId="271DD98E" w14:textId="0104E658" w:rsidR="00202EEC" w:rsidRPr="00D03914" w:rsidDel="00D03914" w:rsidRDefault="00946A62">
      <w:pPr>
        <w:pStyle w:val="Caption"/>
        <w:spacing w:line="360" w:lineRule="auto"/>
        <w:jc w:val="center"/>
        <w:rPr>
          <w:del w:id="1302" w:author="Anna Rasburn" w:date="2019-01-28T23:46:00Z"/>
          <w:sz w:val="22"/>
          <w:szCs w:val="22"/>
          <w:rPrChange w:id="1303" w:author="Anna Rasburn" w:date="2019-01-28T23:46:00Z">
            <w:rPr>
              <w:del w:id="1304" w:author="Anna Rasburn" w:date="2019-01-28T23:46:00Z"/>
              <w:sz w:val="24"/>
              <w:szCs w:val="24"/>
            </w:rPr>
          </w:rPrChange>
        </w:rPr>
        <w:pPrChange w:id="1305" w:author="Anna Rasburn" w:date="2019-01-28T23:46:00Z">
          <w:pPr>
            <w:pStyle w:val="Caption"/>
            <w:jc w:val="center"/>
          </w:pPr>
        </w:pPrChange>
      </w:pPr>
      <w:bookmarkStart w:id="1306" w:name="_Toc536712256"/>
      <w:r w:rsidRPr="00D03914">
        <w:rPr>
          <w:b/>
          <w:i w:val="0"/>
          <w:iCs w:val="0"/>
          <w:sz w:val="22"/>
          <w:szCs w:val="22"/>
          <w:rPrChange w:id="1307" w:author="Anna Rasburn" w:date="2019-01-28T23:46:00Z">
            <w:rPr>
              <w:b/>
              <w:i w:val="0"/>
              <w:iCs w:val="0"/>
            </w:rPr>
          </w:rPrChange>
        </w:rPr>
        <w:t xml:space="preserve">Figure </w:t>
      </w:r>
      <w:ins w:id="1308" w:author="Anna Rasburn" w:date="2019-01-31T15:25:00Z">
        <w:r w:rsidR="00481683">
          <w:rPr>
            <w:b/>
            <w:i w:val="0"/>
            <w:iCs w:val="0"/>
            <w:sz w:val="22"/>
            <w:szCs w:val="22"/>
          </w:rPr>
          <w:fldChar w:fldCharType="begin"/>
        </w:r>
        <w:r w:rsidR="00481683">
          <w:rPr>
            <w:b/>
            <w:i w:val="0"/>
            <w:iCs w:val="0"/>
            <w:sz w:val="22"/>
            <w:szCs w:val="22"/>
          </w:rPr>
          <w:instrText xml:space="preserve"> STYLEREF 1 \s </w:instrText>
        </w:r>
      </w:ins>
      <w:r w:rsidR="00481683">
        <w:rPr>
          <w:b/>
          <w:i w:val="0"/>
          <w:iCs w:val="0"/>
          <w:sz w:val="22"/>
          <w:szCs w:val="22"/>
        </w:rPr>
        <w:fldChar w:fldCharType="separate"/>
      </w:r>
      <w:r w:rsidR="00481683">
        <w:rPr>
          <w:b/>
          <w:i w:val="0"/>
          <w:iCs w:val="0"/>
          <w:noProof/>
          <w:sz w:val="22"/>
          <w:szCs w:val="22"/>
        </w:rPr>
        <w:t>3</w:t>
      </w:r>
      <w:ins w:id="1309" w:author="Anna Rasburn" w:date="2019-01-31T15:25:00Z">
        <w:r w:rsidR="00481683">
          <w:rPr>
            <w:b/>
            <w:i w:val="0"/>
            <w:iCs w:val="0"/>
            <w:sz w:val="22"/>
            <w:szCs w:val="22"/>
          </w:rPr>
          <w:fldChar w:fldCharType="end"/>
        </w:r>
        <w:r w:rsidR="00481683">
          <w:rPr>
            <w:b/>
            <w:i w:val="0"/>
            <w:iCs w:val="0"/>
            <w:sz w:val="22"/>
            <w:szCs w:val="22"/>
          </w:rPr>
          <w:t>.</w:t>
        </w:r>
        <w:r w:rsidR="00481683">
          <w:rPr>
            <w:b/>
            <w:i w:val="0"/>
            <w:iCs w:val="0"/>
            <w:sz w:val="22"/>
            <w:szCs w:val="22"/>
          </w:rPr>
          <w:fldChar w:fldCharType="begin"/>
        </w:r>
        <w:r w:rsidR="00481683">
          <w:rPr>
            <w:b/>
            <w:i w:val="0"/>
            <w:iCs w:val="0"/>
            <w:sz w:val="22"/>
            <w:szCs w:val="22"/>
          </w:rPr>
          <w:instrText xml:space="preserve"> SEQ Figure \* ARABIC \s 1 </w:instrText>
        </w:r>
      </w:ins>
      <w:r w:rsidR="00481683">
        <w:rPr>
          <w:b/>
          <w:i w:val="0"/>
          <w:iCs w:val="0"/>
          <w:sz w:val="22"/>
          <w:szCs w:val="22"/>
        </w:rPr>
        <w:fldChar w:fldCharType="separate"/>
      </w:r>
      <w:ins w:id="1310" w:author="Anna Rasburn" w:date="2019-01-31T15:25:00Z">
        <w:r w:rsidR="00481683">
          <w:rPr>
            <w:b/>
            <w:i w:val="0"/>
            <w:iCs w:val="0"/>
            <w:noProof/>
            <w:sz w:val="22"/>
            <w:szCs w:val="22"/>
          </w:rPr>
          <w:t>4</w:t>
        </w:r>
        <w:r w:rsidR="00481683">
          <w:rPr>
            <w:b/>
            <w:i w:val="0"/>
            <w:iCs w:val="0"/>
            <w:sz w:val="22"/>
            <w:szCs w:val="22"/>
          </w:rPr>
          <w:fldChar w:fldCharType="end"/>
        </w:r>
      </w:ins>
      <w:del w:id="1311" w:author="Anna Rasburn" w:date="2019-01-31T15:25:00Z">
        <w:r w:rsidRPr="00D03914" w:rsidDel="00481683">
          <w:rPr>
            <w:b/>
            <w:i w:val="0"/>
            <w:iCs w:val="0"/>
            <w:sz w:val="22"/>
            <w:szCs w:val="22"/>
            <w:rPrChange w:id="1312" w:author="Anna Rasburn" w:date="2019-01-28T23:46:00Z">
              <w:rPr>
                <w:b/>
                <w:i w:val="0"/>
                <w:iCs w:val="0"/>
              </w:rPr>
            </w:rPrChange>
          </w:rPr>
          <w:fldChar w:fldCharType="begin"/>
        </w:r>
        <w:r w:rsidRPr="00D03914" w:rsidDel="00481683">
          <w:rPr>
            <w:b/>
            <w:i w:val="0"/>
            <w:iCs w:val="0"/>
            <w:sz w:val="22"/>
            <w:szCs w:val="22"/>
            <w:rPrChange w:id="1313" w:author="Anna Rasburn" w:date="2019-01-28T23:46:00Z">
              <w:rPr>
                <w:b/>
                <w:i w:val="0"/>
                <w:iCs w:val="0"/>
              </w:rPr>
            </w:rPrChange>
          </w:rPr>
          <w:delInstrText xml:space="preserve"> SEQ Figure \* ARABIC </w:delInstrText>
        </w:r>
        <w:r w:rsidRPr="00D03914" w:rsidDel="00481683">
          <w:rPr>
            <w:b/>
            <w:i w:val="0"/>
            <w:iCs w:val="0"/>
            <w:sz w:val="22"/>
            <w:szCs w:val="22"/>
            <w:rPrChange w:id="1314" w:author="Anna Rasburn" w:date="2019-01-28T23:46:00Z">
              <w:rPr>
                <w:b/>
                <w:i w:val="0"/>
                <w:iCs w:val="0"/>
              </w:rPr>
            </w:rPrChange>
          </w:rPr>
          <w:fldChar w:fldCharType="separate"/>
        </w:r>
        <w:r w:rsidR="00C476A9" w:rsidRPr="00D03914" w:rsidDel="00481683">
          <w:rPr>
            <w:b/>
            <w:i w:val="0"/>
            <w:iCs w:val="0"/>
            <w:noProof/>
            <w:sz w:val="22"/>
            <w:szCs w:val="22"/>
            <w:rPrChange w:id="1315" w:author="Anna Rasburn" w:date="2019-01-28T23:46:00Z">
              <w:rPr>
                <w:b/>
                <w:i w:val="0"/>
                <w:iCs w:val="0"/>
                <w:noProof/>
              </w:rPr>
            </w:rPrChange>
          </w:rPr>
          <w:delText>5</w:delText>
        </w:r>
        <w:r w:rsidRPr="00D03914" w:rsidDel="00481683">
          <w:rPr>
            <w:b/>
            <w:i w:val="0"/>
            <w:iCs w:val="0"/>
            <w:sz w:val="22"/>
            <w:szCs w:val="22"/>
            <w:rPrChange w:id="1316" w:author="Anna Rasburn" w:date="2019-01-28T23:46:00Z">
              <w:rPr>
                <w:b/>
                <w:i w:val="0"/>
                <w:iCs w:val="0"/>
              </w:rPr>
            </w:rPrChange>
          </w:rPr>
          <w:fldChar w:fldCharType="end"/>
        </w:r>
      </w:del>
      <w:r w:rsidRPr="00D03914">
        <w:rPr>
          <w:i w:val="0"/>
          <w:iCs w:val="0"/>
          <w:sz w:val="22"/>
          <w:szCs w:val="22"/>
          <w:rPrChange w:id="1317" w:author="Anna Rasburn" w:date="2019-01-28T23:46:00Z">
            <w:rPr>
              <w:i w:val="0"/>
              <w:iCs w:val="0"/>
            </w:rPr>
          </w:rPrChange>
        </w:rPr>
        <w:t xml:space="preserve"> Architecture of Jalen</w:t>
      </w:r>
      <w:bookmarkEnd w:id="1306"/>
    </w:p>
    <w:p w14:paraId="3F2FE498" w14:textId="77777777" w:rsidR="00C476A9" w:rsidRPr="00D03914" w:rsidRDefault="00C476A9">
      <w:pPr>
        <w:pStyle w:val="Caption"/>
        <w:spacing w:line="360" w:lineRule="auto"/>
        <w:jc w:val="center"/>
        <w:rPr>
          <w:rPrChange w:id="1318" w:author="Anna Rasburn" w:date="2019-01-28T23:46:00Z">
            <w:rPr>
              <w:color w:val="0070C0"/>
              <w:lang w:eastAsia="en-GB"/>
            </w:rPr>
          </w:rPrChange>
        </w:rPr>
        <w:pPrChange w:id="1319" w:author="Anna Rasburn" w:date="2019-01-28T23:46:00Z">
          <w:pPr/>
        </w:pPrChange>
      </w:pPr>
    </w:p>
    <w:p w14:paraId="52480F7A" w14:textId="0EFCCD82" w:rsidR="00C476A9" w:rsidRDefault="00946A62">
      <w:pPr>
        <w:spacing w:line="360" w:lineRule="auto"/>
        <w:jc w:val="both"/>
        <w:rPr>
          <w:color w:val="0070C0"/>
          <w:sz w:val="22"/>
          <w:szCs w:val="22"/>
          <w:lang w:eastAsia="en-GB"/>
        </w:rPr>
      </w:pPr>
      <w:r w:rsidRPr="00D03914">
        <w:rPr>
          <w:color w:val="0070C0"/>
          <w:sz w:val="22"/>
          <w:szCs w:val="22"/>
          <w:lang w:eastAsia="en-GB"/>
          <w:rPrChange w:id="1320" w:author="Anna Rasburn" w:date="2019-01-28T23:46:00Z">
            <w:rPr>
              <w:color w:val="0070C0"/>
              <w:lang w:eastAsia="en-GB"/>
            </w:rPr>
          </w:rPrChange>
        </w:rPr>
        <w:t xml:space="preserve">Jalen offers a valuable tool that provides an energy count on a code level so </w:t>
      </w:r>
      <w:r w:rsidR="0069211E" w:rsidRPr="00D03914">
        <w:rPr>
          <w:color w:val="0070C0"/>
          <w:sz w:val="22"/>
          <w:szCs w:val="22"/>
          <w:lang w:eastAsia="en-GB"/>
          <w:rPrChange w:id="1321" w:author="Anna Rasburn" w:date="2019-01-28T23:46:00Z">
            <w:rPr>
              <w:color w:val="0070C0"/>
              <w:lang w:eastAsia="en-GB"/>
            </w:rPr>
          </w:rPrChange>
        </w:rPr>
        <w:t xml:space="preserve">that </w:t>
      </w:r>
      <w:r w:rsidRPr="00D03914">
        <w:rPr>
          <w:color w:val="0070C0"/>
          <w:sz w:val="22"/>
          <w:szCs w:val="22"/>
          <w:lang w:eastAsia="en-GB"/>
          <w:rPrChange w:id="1322" w:author="Anna Rasburn" w:date="2019-01-28T23:46:00Z">
            <w:rPr>
              <w:color w:val="0070C0"/>
              <w:lang w:eastAsia="en-GB"/>
            </w:rPr>
          </w:rPrChange>
        </w:rPr>
        <w:t xml:space="preserve">there is an increased understanding at the energy consumption and distribution in software. Jalen is also one of the very few toolkits that detect energy hotspots in code and knows what particular areas of software are energy intensive. Jalen has been </w:t>
      </w:r>
      <w:r w:rsidR="0069211E" w:rsidRPr="00D03914">
        <w:rPr>
          <w:color w:val="0070C0"/>
          <w:sz w:val="22"/>
          <w:szCs w:val="22"/>
          <w:lang w:eastAsia="en-GB"/>
          <w:rPrChange w:id="1323" w:author="Anna Rasburn" w:date="2019-01-28T23:46:00Z">
            <w:rPr>
              <w:color w:val="0070C0"/>
              <w:lang w:eastAsia="en-GB"/>
            </w:rPr>
          </w:rPrChange>
        </w:rPr>
        <w:t xml:space="preserve">tested </w:t>
      </w:r>
      <w:r w:rsidRPr="00D03914">
        <w:rPr>
          <w:color w:val="0070C0"/>
          <w:sz w:val="22"/>
          <w:szCs w:val="22"/>
          <w:lang w:eastAsia="en-GB"/>
          <w:rPrChange w:id="1324" w:author="Anna Rasburn" w:date="2019-01-28T23:46:00Z">
            <w:rPr>
              <w:color w:val="0070C0"/>
              <w:lang w:eastAsia="en-GB"/>
            </w:rPr>
          </w:rPrChange>
        </w:rPr>
        <w:t>with experiments on a range of different program</w:t>
      </w:r>
      <w:r w:rsidR="0069211E" w:rsidRPr="00D03914">
        <w:rPr>
          <w:color w:val="0070C0"/>
          <w:sz w:val="22"/>
          <w:szCs w:val="22"/>
          <w:lang w:eastAsia="en-GB"/>
          <w:rPrChange w:id="1325" w:author="Anna Rasburn" w:date="2019-01-28T23:46:00Z">
            <w:rPr>
              <w:color w:val="0070C0"/>
              <w:lang w:eastAsia="en-GB"/>
            </w:rPr>
          </w:rPrChange>
        </w:rPr>
        <w:t>s</w:t>
      </w:r>
      <w:r w:rsidRPr="00D03914">
        <w:rPr>
          <w:color w:val="0070C0"/>
          <w:sz w:val="22"/>
          <w:szCs w:val="22"/>
          <w:lang w:eastAsia="en-GB"/>
          <w:rPrChange w:id="1326" w:author="Anna Rasburn" w:date="2019-01-28T23:46:00Z">
            <w:rPr>
              <w:color w:val="0070C0"/>
              <w:lang w:eastAsia="en-GB"/>
            </w:rPr>
          </w:rPrChange>
        </w:rPr>
        <w:t xml:space="preserve"> from simple algorithms to real-world scenarios </w:t>
      </w:r>
      <w:r w:rsidR="0069211E" w:rsidRPr="00D03914">
        <w:rPr>
          <w:color w:val="0070C0"/>
          <w:sz w:val="22"/>
          <w:szCs w:val="22"/>
          <w:lang w:eastAsia="en-GB"/>
          <w:rPrChange w:id="1327" w:author="Anna Rasburn" w:date="2019-01-28T23:46:00Z">
            <w:rPr>
              <w:color w:val="0070C0"/>
              <w:lang w:eastAsia="en-GB"/>
            </w:rPr>
          </w:rPrChange>
        </w:rPr>
        <w:t xml:space="preserve">demonstrating </w:t>
      </w:r>
      <w:r w:rsidRPr="00D03914">
        <w:rPr>
          <w:color w:val="0070C0"/>
          <w:sz w:val="22"/>
          <w:szCs w:val="22"/>
          <w:lang w:eastAsia="en-GB"/>
          <w:rPrChange w:id="1328" w:author="Anna Rasburn" w:date="2019-01-28T23:46:00Z">
            <w:rPr>
              <w:color w:val="0070C0"/>
              <w:lang w:eastAsia="en-GB"/>
            </w:rPr>
          </w:rPrChange>
        </w:rPr>
        <w:t xml:space="preserve">its versatility and the potential of energy code profiling. The information gathered from Jalen will help developers find out which methods </w:t>
      </w:r>
      <w:r w:rsidR="007B099E" w:rsidRPr="00D03914">
        <w:rPr>
          <w:color w:val="0070C0"/>
          <w:sz w:val="22"/>
          <w:szCs w:val="22"/>
          <w:lang w:eastAsia="en-GB"/>
          <w:rPrChange w:id="1329" w:author="Anna Rasburn" w:date="2019-01-28T23:46:00Z">
            <w:rPr>
              <w:color w:val="0070C0"/>
              <w:lang w:eastAsia="en-GB"/>
            </w:rPr>
          </w:rPrChange>
        </w:rPr>
        <w:t xml:space="preserve">are </w:t>
      </w:r>
      <w:r w:rsidRPr="00D03914">
        <w:rPr>
          <w:color w:val="0070C0"/>
          <w:sz w:val="22"/>
          <w:szCs w:val="22"/>
          <w:lang w:eastAsia="en-GB"/>
          <w:rPrChange w:id="1330" w:author="Anna Rasburn" w:date="2019-01-28T23:46:00Z">
            <w:rPr>
              <w:color w:val="0070C0"/>
              <w:lang w:eastAsia="en-GB"/>
            </w:rPr>
          </w:rPrChange>
        </w:rPr>
        <w:t xml:space="preserve">energy intensive so they can change the ways they code to ‘reduce the energy footprint of their application' </w:t>
      </w:r>
      <w:customXmlInsRangeStart w:id="1331" w:author="Anna Rasburn [2]" w:date="2019-01-24T14:37:00Z"/>
      <w:sdt>
        <w:sdtPr>
          <w:rPr>
            <w:color w:val="0070C0"/>
            <w:sz w:val="22"/>
            <w:szCs w:val="22"/>
            <w:lang w:eastAsia="en-GB"/>
          </w:rPr>
          <w:id w:val="-1303298396"/>
          <w:citation/>
        </w:sdtPr>
        <w:sdtContent>
          <w:customXmlInsRangeEnd w:id="1331"/>
          <w:ins w:id="1332" w:author="Anna Rasburn [2]" w:date="2019-01-24T14:37:00Z">
            <w:r w:rsidR="0054602C" w:rsidRPr="00D03914">
              <w:rPr>
                <w:color w:val="0070C0"/>
                <w:sz w:val="22"/>
                <w:szCs w:val="22"/>
                <w:lang w:eastAsia="en-GB"/>
                <w:rPrChange w:id="1333" w:author="Anna Rasburn" w:date="2019-01-28T23:46:00Z">
                  <w:rPr>
                    <w:color w:val="0070C0"/>
                    <w:lang w:eastAsia="en-GB"/>
                  </w:rPr>
                </w:rPrChange>
              </w:rPr>
              <w:fldChar w:fldCharType="begin"/>
            </w:r>
            <w:r w:rsidR="0054602C" w:rsidRPr="00D03914">
              <w:rPr>
                <w:color w:val="0070C0"/>
                <w:sz w:val="22"/>
                <w:szCs w:val="22"/>
                <w:lang w:eastAsia="en-GB"/>
                <w:rPrChange w:id="1334" w:author="Anna Rasburn" w:date="2019-01-28T23:46:00Z">
                  <w:rPr>
                    <w:color w:val="0070C0"/>
                    <w:lang w:eastAsia="en-GB"/>
                  </w:rPr>
                </w:rPrChange>
              </w:rPr>
              <w:instrText xml:space="preserve"> CITATION Nou14 \l 2057 </w:instrText>
            </w:r>
          </w:ins>
          <w:r w:rsidR="0054602C" w:rsidRPr="00D03914">
            <w:rPr>
              <w:color w:val="0070C0"/>
              <w:sz w:val="22"/>
              <w:szCs w:val="22"/>
              <w:lang w:eastAsia="en-GB"/>
              <w:rPrChange w:id="1335" w:author="Anna Rasburn" w:date="2019-01-28T23:46:00Z">
                <w:rPr>
                  <w:color w:val="0070C0"/>
                  <w:lang w:eastAsia="en-GB"/>
                </w:rPr>
              </w:rPrChange>
            </w:rPr>
            <w:fldChar w:fldCharType="separate"/>
          </w:r>
          <w:r w:rsidR="000042CF" w:rsidRPr="000042CF">
            <w:rPr>
              <w:noProof/>
              <w:color w:val="0070C0"/>
              <w:sz w:val="22"/>
              <w:szCs w:val="22"/>
              <w:lang w:eastAsia="en-GB"/>
            </w:rPr>
            <w:t>[6]</w:t>
          </w:r>
          <w:ins w:id="1336" w:author="Anna Rasburn [2]" w:date="2019-01-24T14:37:00Z">
            <w:r w:rsidR="0054602C" w:rsidRPr="00D03914">
              <w:rPr>
                <w:color w:val="0070C0"/>
                <w:sz w:val="22"/>
                <w:szCs w:val="22"/>
                <w:lang w:eastAsia="en-GB"/>
                <w:rPrChange w:id="1337" w:author="Anna Rasburn" w:date="2019-01-28T23:46:00Z">
                  <w:rPr>
                    <w:color w:val="0070C0"/>
                    <w:lang w:eastAsia="en-GB"/>
                  </w:rPr>
                </w:rPrChange>
              </w:rPr>
              <w:fldChar w:fldCharType="end"/>
            </w:r>
          </w:ins>
          <w:customXmlInsRangeStart w:id="1338" w:author="Anna Rasburn [2]" w:date="2019-01-24T14:37:00Z"/>
        </w:sdtContent>
      </w:sdt>
      <w:customXmlInsRangeEnd w:id="1338"/>
      <w:del w:id="1339" w:author="Anna Rasburn [2]" w:date="2019-01-24T14:37:00Z">
        <w:r w:rsidRPr="00D03914" w:rsidDel="0054602C">
          <w:rPr>
            <w:color w:val="0070C0"/>
            <w:sz w:val="22"/>
            <w:szCs w:val="22"/>
            <w:lang w:eastAsia="en-GB"/>
            <w:rPrChange w:id="1340" w:author="Anna Rasburn" w:date="2019-01-28T23:46:00Z">
              <w:rPr>
                <w:color w:val="0070C0"/>
                <w:lang w:eastAsia="en-GB"/>
              </w:rPr>
            </w:rPrChange>
          </w:rPr>
          <w:delText>[REFERENC</w:delText>
        </w:r>
      </w:del>
      <w:del w:id="1341" w:author="Anna Rasburn [2]" w:date="2019-01-24T14:38:00Z">
        <w:r w:rsidRPr="00D03914" w:rsidDel="0054602C">
          <w:rPr>
            <w:color w:val="0070C0"/>
            <w:sz w:val="22"/>
            <w:szCs w:val="22"/>
            <w:lang w:eastAsia="en-GB"/>
            <w:rPrChange w:id="1342" w:author="Anna Rasburn" w:date="2019-01-28T23:46:00Z">
              <w:rPr>
                <w:color w:val="0070C0"/>
                <w:lang w:eastAsia="en-GB"/>
              </w:rPr>
            </w:rPrChange>
          </w:rPr>
          <w:delText>E]</w:delText>
        </w:r>
      </w:del>
      <w:r w:rsidRPr="00D03914">
        <w:rPr>
          <w:color w:val="0070C0"/>
          <w:sz w:val="22"/>
          <w:szCs w:val="22"/>
          <w:lang w:eastAsia="en-GB"/>
          <w:rPrChange w:id="1343" w:author="Anna Rasburn" w:date="2019-01-28T23:46:00Z">
            <w:rPr>
              <w:color w:val="0070C0"/>
              <w:lang w:eastAsia="en-GB"/>
            </w:rPr>
          </w:rPrChange>
        </w:rPr>
        <w:t>.</w:t>
      </w:r>
    </w:p>
    <w:p w14:paraId="1364A78E" w14:textId="77777777" w:rsidR="002925D3" w:rsidRPr="00D03914" w:rsidRDefault="002925D3" w:rsidP="002925D3">
      <w:pPr>
        <w:spacing w:line="360" w:lineRule="auto"/>
        <w:jc w:val="both"/>
        <w:rPr>
          <w:color w:val="0070C0"/>
          <w:sz w:val="22"/>
          <w:szCs w:val="22"/>
          <w:lang w:eastAsia="en-GB"/>
          <w:rPrChange w:id="1344" w:author="Anna Rasburn" w:date="2019-01-28T23:46:00Z">
            <w:rPr>
              <w:color w:val="0070C0"/>
              <w:lang w:eastAsia="en-GB"/>
            </w:rPr>
          </w:rPrChange>
        </w:rPr>
      </w:pPr>
    </w:p>
    <w:p w14:paraId="3186A379" w14:textId="52BB42C3" w:rsidR="00C632CA" w:rsidRPr="00D03914" w:rsidRDefault="00946A62">
      <w:pPr>
        <w:spacing w:line="360" w:lineRule="auto"/>
        <w:jc w:val="both"/>
        <w:rPr>
          <w:color w:val="0070C0"/>
          <w:sz w:val="22"/>
          <w:szCs w:val="22"/>
          <w:lang w:eastAsia="en-GB"/>
          <w:rPrChange w:id="1345" w:author="Anna Rasburn" w:date="2019-01-28T23:46:00Z">
            <w:rPr>
              <w:color w:val="0070C0"/>
              <w:lang w:eastAsia="en-GB"/>
            </w:rPr>
          </w:rPrChange>
        </w:rPr>
        <w:pPrChange w:id="1346" w:author="Anna Rasburn" w:date="2019-01-28T23:46:00Z">
          <w:pPr/>
        </w:pPrChange>
      </w:pPr>
      <w:r w:rsidRPr="00D03914">
        <w:rPr>
          <w:color w:val="0070C0"/>
          <w:sz w:val="22"/>
          <w:szCs w:val="22"/>
          <w:lang w:eastAsia="en-GB"/>
          <w:rPrChange w:id="1347" w:author="Anna Rasburn" w:date="2019-01-28T23:46:00Z">
            <w:rPr>
              <w:color w:val="0070C0"/>
              <w:lang w:eastAsia="en-GB"/>
            </w:rPr>
          </w:rPrChange>
        </w:rPr>
        <w:t xml:space="preserve">Unlike Opacitor, Jalen prefers statistical </w:t>
      </w:r>
      <w:r w:rsidR="00985935" w:rsidRPr="00D03914">
        <w:rPr>
          <w:color w:val="0070C0"/>
          <w:sz w:val="22"/>
          <w:szCs w:val="22"/>
          <w:lang w:eastAsia="en-GB"/>
          <w:rPrChange w:id="1348" w:author="Anna Rasburn" w:date="2019-01-28T23:46:00Z">
            <w:rPr>
              <w:color w:val="0070C0"/>
              <w:lang w:eastAsia="en-GB"/>
            </w:rPr>
          </w:rPrChange>
        </w:rPr>
        <w:t xml:space="preserve">sampling over bytecode instrumentation. It also </w:t>
      </w:r>
      <w:r w:rsidR="007B099E" w:rsidRPr="00D03914">
        <w:rPr>
          <w:color w:val="0070C0"/>
          <w:sz w:val="22"/>
          <w:szCs w:val="22"/>
          <w:lang w:eastAsia="en-GB"/>
          <w:rPrChange w:id="1349" w:author="Anna Rasburn" w:date="2019-01-28T23:46:00Z">
            <w:rPr>
              <w:color w:val="0070C0"/>
              <w:lang w:eastAsia="en-GB"/>
            </w:rPr>
          </w:rPrChange>
        </w:rPr>
        <w:t xml:space="preserve">presents data as </w:t>
      </w:r>
      <w:r w:rsidR="00985935" w:rsidRPr="00D03914">
        <w:rPr>
          <w:color w:val="0070C0"/>
          <w:sz w:val="22"/>
          <w:szCs w:val="22"/>
          <w:lang w:eastAsia="en-GB"/>
          <w:rPrChange w:id="1350" w:author="Anna Rasburn" w:date="2019-01-28T23:46:00Z">
            <w:rPr>
              <w:color w:val="0070C0"/>
              <w:lang w:eastAsia="en-GB"/>
            </w:rPr>
          </w:rPrChange>
        </w:rPr>
        <w:t xml:space="preserve">percentages rather than raw Joules values. This is because </w:t>
      </w:r>
      <w:r w:rsidR="007B099E" w:rsidRPr="00D03914">
        <w:rPr>
          <w:color w:val="0070C0"/>
          <w:sz w:val="22"/>
          <w:szCs w:val="22"/>
          <w:lang w:eastAsia="en-GB"/>
          <w:rPrChange w:id="1351" w:author="Anna Rasburn" w:date="2019-01-28T23:46:00Z">
            <w:rPr>
              <w:color w:val="0070C0"/>
              <w:lang w:eastAsia="en-GB"/>
            </w:rPr>
          </w:rPrChange>
        </w:rPr>
        <w:t>different</w:t>
      </w:r>
      <w:r w:rsidR="00985935" w:rsidRPr="00D03914">
        <w:rPr>
          <w:color w:val="0070C0"/>
          <w:sz w:val="22"/>
          <w:szCs w:val="22"/>
          <w:lang w:eastAsia="en-GB"/>
          <w:rPrChange w:id="1352" w:author="Anna Rasburn" w:date="2019-01-28T23:46:00Z">
            <w:rPr>
              <w:color w:val="0070C0"/>
              <w:lang w:eastAsia="en-GB"/>
            </w:rPr>
          </w:rPrChange>
        </w:rPr>
        <w:t xml:space="preserve"> hardware changes the </w:t>
      </w:r>
      <w:r w:rsidR="007B099E" w:rsidRPr="00D03914">
        <w:rPr>
          <w:color w:val="0070C0"/>
          <w:sz w:val="22"/>
          <w:szCs w:val="22"/>
          <w:lang w:eastAsia="en-GB"/>
          <w:rPrChange w:id="1353" w:author="Anna Rasburn" w:date="2019-01-28T23:46:00Z">
            <w:rPr>
              <w:color w:val="0070C0"/>
              <w:lang w:eastAsia="en-GB"/>
            </w:rPr>
          </w:rPrChange>
        </w:rPr>
        <w:t xml:space="preserve">determined </w:t>
      </w:r>
      <w:r w:rsidR="00985935" w:rsidRPr="00D03914">
        <w:rPr>
          <w:color w:val="0070C0"/>
          <w:sz w:val="22"/>
          <w:szCs w:val="22"/>
          <w:lang w:eastAsia="en-GB"/>
          <w:rPrChange w:id="1354" w:author="Anna Rasburn" w:date="2019-01-28T23:46:00Z">
            <w:rPr>
              <w:color w:val="0070C0"/>
              <w:lang w:eastAsia="en-GB"/>
            </w:rPr>
          </w:rPrChange>
        </w:rPr>
        <w:t xml:space="preserve">results which is not a problem that Opacitor finds. </w:t>
      </w:r>
      <w:r w:rsidR="00C476A9" w:rsidRPr="00D03914">
        <w:rPr>
          <w:color w:val="0070C0"/>
          <w:sz w:val="22"/>
          <w:szCs w:val="22"/>
          <w:lang w:eastAsia="en-GB"/>
          <w:rPrChange w:id="1355" w:author="Anna Rasburn" w:date="2019-01-28T23:46:00Z">
            <w:rPr>
              <w:color w:val="0070C0"/>
              <w:lang w:eastAsia="en-GB"/>
            </w:rPr>
          </w:rPrChange>
        </w:rPr>
        <w:t xml:space="preserve">Offering the results as a percentage means that results do not change drastically when the hardware changes </w:t>
      </w:r>
      <w:r w:rsidR="007B099E" w:rsidRPr="00D03914">
        <w:rPr>
          <w:color w:val="0070C0"/>
          <w:sz w:val="22"/>
          <w:szCs w:val="22"/>
          <w:lang w:eastAsia="en-GB"/>
          <w:rPrChange w:id="1356" w:author="Anna Rasburn" w:date="2019-01-28T23:46:00Z">
            <w:rPr>
              <w:color w:val="0070C0"/>
              <w:lang w:eastAsia="en-GB"/>
            </w:rPr>
          </w:rPrChange>
        </w:rPr>
        <w:t xml:space="preserve">as they do </w:t>
      </w:r>
      <w:r w:rsidR="00C476A9" w:rsidRPr="00D03914">
        <w:rPr>
          <w:color w:val="0070C0"/>
          <w:sz w:val="22"/>
          <w:szCs w:val="22"/>
          <w:lang w:eastAsia="en-GB"/>
          <w:rPrChange w:id="1357" w:author="Anna Rasburn" w:date="2019-01-28T23:46:00Z">
            <w:rPr>
              <w:color w:val="0070C0"/>
              <w:lang w:eastAsia="en-GB"/>
            </w:rPr>
          </w:rPrChange>
        </w:rPr>
        <w:t xml:space="preserve">when </w:t>
      </w:r>
      <w:r w:rsidR="007B099E" w:rsidRPr="00D03914">
        <w:rPr>
          <w:color w:val="0070C0"/>
          <w:sz w:val="22"/>
          <w:szCs w:val="22"/>
          <w:lang w:eastAsia="en-GB"/>
          <w:rPrChange w:id="1358" w:author="Anna Rasburn" w:date="2019-01-28T23:46:00Z">
            <w:rPr>
              <w:color w:val="0070C0"/>
              <w:lang w:eastAsia="en-GB"/>
            </w:rPr>
          </w:rPrChange>
        </w:rPr>
        <w:t xml:space="preserve">the data are presented as a </w:t>
      </w:r>
      <w:r w:rsidR="00C476A9" w:rsidRPr="00D03914">
        <w:rPr>
          <w:color w:val="0070C0"/>
          <w:sz w:val="22"/>
          <w:szCs w:val="22"/>
          <w:lang w:eastAsia="en-GB"/>
          <w:rPrChange w:id="1359" w:author="Anna Rasburn" w:date="2019-01-28T23:46:00Z">
            <w:rPr>
              <w:color w:val="0070C0"/>
              <w:lang w:eastAsia="en-GB"/>
            </w:rPr>
          </w:rPrChange>
        </w:rPr>
        <w:t xml:space="preserve">Joules count. </w:t>
      </w:r>
      <w:r w:rsidR="00985935" w:rsidRPr="00D03914">
        <w:rPr>
          <w:color w:val="0070C0"/>
          <w:sz w:val="22"/>
          <w:szCs w:val="22"/>
          <w:lang w:eastAsia="en-GB"/>
          <w:rPrChange w:id="1360" w:author="Anna Rasburn" w:date="2019-01-28T23:46:00Z">
            <w:rPr>
              <w:color w:val="0070C0"/>
              <w:lang w:eastAsia="en-GB"/>
            </w:rPr>
          </w:rPrChange>
        </w:rPr>
        <w:t xml:space="preserve"> </w:t>
      </w:r>
    </w:p>
    <w:p w14:paraId="153A1EDE" w14:textId="77777777" w:rsidR="000B4183" w:rsidRDefault="00946A62" w:rsidP="000B4183">
      <w:pPr>
        <w:pStyle w:val="Heading2"/>
        <w:rPr>
          <w:color w:val="0070C0"/>
        </w:rPr>
      </w:pPr>
      <w:bookmarkStart w:id="1361" w:name="_Toc536713218"/>
      <w:r>
        <w:rPr>
          <w:color w:val="0070C0"/>
        </w:rPr>
        <w:t>Optimization Framework for Mobile Applications.</w:t>
      </w:r>
      <w:bookmarkEnd w:id="1361"/>
      <w:r>
        <w:rPr>
          <w:color w:val="0070C0"/>
        </w:rPr>
        <w:t xml:space="preserve"> </w:t>
      </w:r>
    </w:p>
    <w:p w14:paraId="71BEF02E" w14:textId="77777777" w:rsidR="004C6479" w:rsidRPr="00554B20" w:rsidRDefault="000042CF" w:rsidP="004C6479">
      <w:pPr>
        <w:pStyle w:val="BodyFirst"/>
        <w:rPr>
          <w:color w:val="7030A0"/>
        </w:rPr>
      </w:pPr>
      <w:hyperlink r:id="rId22" w:history="1">
        <w:r w:rsidR="00436D03" w:rsidRPr="00554B20">
          <w:rPr>
            <w:rStyle w:val="Hyperlink"/>
            <w:color w:val="7030A0"/>
          </w:rPr>
          <w:t>https://arxiv.org/pdf/1608.05248.pdf</w:t>
        </w:r>
      </w:hyperlink>
      <w:r w:rsidR="00436D03" w:rsidRPr="00554B20">
        <w:rPr>
          <w:color w:val="7030A0"/>
        </w:rPr>
        <w:t xml:space="preserve"> </w:t>
      </w:r>
    </w:p>
    <w:p w14:paraId="45110421" w14:textId="77777777" w:rsidR="004C6479" w:rsidRPr="00554B20" w:rsidRDefault="000042CF" w:rsidP="004C6479">
      <w:pPr>
        <w:pStyle w:val="BodyText"/>
        <w:rPr>
          <w:rStyle w:val="Hyperlink"/>
          <w:color w:val="7030A0"/>
        </w:rPr>
      </w:pPr>
      <w:hyperlink r:id="rId23" w:anchor="references" w:history="1">
        <w:r w:rsidR="00946A62" w:rsidRPr="00554B20">
          <w:rPr>
            <w:rStyle w:val="Hyperlink"/>
            <w:color w:val="7030A0"/>
          </w:rPr>
          <w:t>https://ieeexplore.ieee.org/document/7935484/references#references</w:t>
        </w:r>
      </w:hyperlink>
    </w:p>
    <w:p w14:paraId="38D843B9" w14:textId="7430A7F0" w:rsidR="009749DC" w:rsidRPr="00D03914" w:rsidRDefault="00946A62">
      <w:pPr>
        <w:pStyle w:val="BodyText"/>
        <w:ind w:firstLine="0"/>
        <w:jc w:val="both"/>
        <w:rPr>
          <w:color w:val="0070C0"/>
          <w:sz w:val="20"/>
          <w:rPrChange w:id="1362" w:author="Anna Rasburn" w:date="2019-01-28T23:46:00Z">
            <w:rPr>
              <w:color w:val="0070C0"/>
              <w:sz w:val="24"/>
            </w:rPr>
          </w:rPrChange>
        </w:rPr>
        <w:pPrChange w:id="1363" w:author="Anna Rasburn" w:date="2019-01-28T23:46:00Z">
          <w:pPr>
            <w:pStyle w:val="BodyText"/>
            <w:spacing w:line="240" w:lineRule="auto"/>
            <w:ind w:firstLine="0"/>
          </w:pPr>
        </w:pPrChange>
      </w:pPr>
      <w:r w:rsidRPr="00D03914">
        <w:rPr>
          <w:color w:val="0070C0"/>
          <w:sz w:val="20"/>
          <w:rPrChange w:id="1364" w:author="Anna Rasburn" w:date="2019-01-28T23:46:00Z">
            <w:rPr>
              <w:color w:val="0070C0"/>
              <w:sz w:val="24"/>
            </w:rPr>
          </w:rPrChange>
        </w:rPr>
        <w:t>Li et al created a framework which looks at Source-level energy optimization with a particular mobile application</w:t>
      </w:r>
      <w:r w:rsidR="003A0614" w:rsidRPr="00D03914">
        <w:rPr>
          <w:color w:val="0070C0"/>
          <w:sz w:val="20"/>
          <w:rPrChange w:id="1365" w:author="Anna Rasburn" w:date="2019-01-28T23:46:00Z">
            <w:rPr>
              <w:color w:val="0070C0"/>
              <w:sz w:val="24"/>
            </w:rPr>
          </w:rPrChange>
        </w:rPr>
        <w:t xml:space="preserve"> </w:t>
      </w:r>
      <w:customXmlInsRangeStart w:id="1366" w:author="Anna Rasburn [2]" w:date="2019-01-24T14:17:00Z"/>
      <w:sdt>
        <w:sdtPr>
          <w:rPr>
            <w:color w:val="0070C0"/>
            <w:sz w:val="20"/>
          </w:rPr>
          <w:id w:val="-771632674"/>
          <w:citation/>
        </w:sdtPr>
        <w:sdtContent>
          <w:customXmlInsRangeEnd w:id="1366"/>
          <w:ins w:id="1367" w:author="Anna Rasburn [2]" w:date="2019-01-24T14:17:00Z">
            <w:r w:rsidR="001F5944" w:rsidRPr="00D03914">
              <w:rPr>
                <w:color w:val="0070C0"/>
                <w:sz w:val="20"/>
                <w:rPrChange w:id="1368" w:author="Anna Rasburn" w:date="2019-01-28T23:46:00Z">
                  <w:rPr>
                    <w:color w:val="0070C0"/>
                    <w:sz w:val="24"/>
                  </w:rPr>
                </w:rPrChange>
              </w:rPr>
              <w:fldChar w:fldCharType="begin"/>
            </w:r>
            <w:r w:rsidR="001F5944" w:rsidRPr="00D03914">
              <w:rPr>
                <w:color w:val="0070C0"/>
                <w:sz w:val="20"/>
                <w:rPrChange w:id="1369" w:author="Anna Rasburn" w:date="2019-01-28T23:46:00Z">
                  <w:rPr>
                    <w:color w:val="0070C0"/>
                    <w:sz w:val="24"/>
                  </w:rPr>
                </w:rPrChange>
              </w:rPr>
              <w:instrText xml:space="preserve"> CITATION XLi19 \l 2057 </w:instrText>
            </w:r>
          </w:ins>
          <w:r w:rsidR="001F5944" w:rsidRPr="00D03914">
            <w:rPr>
              <w:color w:val="0070C0"/>
              <w:sz w:val="20"/>
              <w:rPrChange w:id="1370" w:author="Anna Rasburn" w:date="2019-01-28T23:46:00Z">
                <w:rPr>
                  <w:color w:val="0070C0"/>
                  <w:sz w:val="24"/>
                </w:rPr>
              </w:rPrChange>
            </w:rPr>
            <w:fldChar w:fldCharType="separate"/>
          </w:r>
          <w:r w:rsidR="000042CF" w:rsidRPr="000042CF">
            <w:rPr>
              <w:noProof/>
              <w:color w:val="0070C0"/>
              <w:sz w:val="20"/>
            </w:rPr>
            <w:t>[17]</w:t>
          </w:r>
          <w:ins w:id="1371" w:author="Anna Rasburn [2]" w:date="2019-01-24T14:17:00Z">
            <w:r w:rsidR="001F5944" w:rsidRPr="00D03914">
              <w:rPr>
                <w:color w:val="0070C0"/>
                <w:sz w:val="20"/>
                <w:rPrChange w:id="1372" w:author="Anna Rasburn" w:date="2019-01-28T23:46:00Z">
                  <w:rPr>
                    <w:color w:val="0070C0"/>
                    <w:sz w:val="24"/>
                  </w:rPr>
                </w:rPrChange>
              </w:rPr>
              <w:fldChar w:fldCharType="end"/>
            </w:r>
          </w:ins>
          <w:customXmlInsRangeStart w:id="1373" w:author="Anna Rasburn [2]" w:date="2019-01-24T14:17:00Z"/>
        </w:sdtContent>
      </w:sdt>
      <w:customXmlInsRangeEnd w:id="1373"/>
      <w:del w:id="1374" w:author="Anna Rasburn [2]" w:date="2019-01-24T14:17:00Z">
        <w:r w:rsidR="003A0614" w:rsidRPr="00D03914" w:rsidDel="001F5944">
          <w:rPr>
            <w:color w:val="0070C0"/>
            <w:sz w:val="20"/>
            <w:rPrChange w:id="1375" w:author="Anna Rasburn" w:date="2019-01-28T23:46:00Z">
              <w:rPr>
                <w:color w:val="0070C0"/>
                <w:sz w:val="24"/>
              </w:rPr>
            </w:rPrChange>
          </w:rPr>
          <w:delText>[REFERNCE]</w:delText>
        </w:r>
      </w:del>
      <w:r w:rsidRPr="00D03914">
        <w:rPr>
          <w:color w:val="0070C0"/>
          <w:sz w:val="20"/>
          <w:rPrChange w:id="1376" w:author="Anna Rasburn" w:date="2019-01-28T23:46:00Z">
            <w:rPr>
              <w:color w:val="0070C0"/>
              <w:sz w:val="24"/>
            </w:rPr>
          </w:rPrChange>
        </w:rPr>
        <w:t xml:space="preserve">. This framework proposed an energy-optimization framework with a source code energy model that allows </w:t>
      </w:r>
      <w:r w:rsidR="003A0614" w:rsidRPr="00D03914">
        <w:rPr>
          <w:color w:val="0070C0"/>
          <w:sz w:val="20"/>
          <w:rPrChange w:id="1377" w:author="Anna Rasburn" w:date="2019-01-28T23:46:00Z">
            <w:rPr>
              <w:color w:val="0070C0"/>
              <w:sz w:val="24"/>
            </w:rPr>
          </w:rPrChange>
        </w:rPr>
        <w:t xml:space="preserve">developers to know about energy usage. </w:t>
      </w:r>
      <w:r w:rsidR="00D72451" w:rsidRPr="00D03914">
        <w:rPr>
          <w:color w:val="0070C0"/>
          <w:sz w:val="20"/>
          <w:rPrChange w:id="1378" w:author="Anna Rasburn" w:date="2019-01-28T23:46:00Z">
            <w:rPr>
              <w:color w:val="0070C0"/>
              <w:sz w:val="24"/>
            </w:rPr>
          </w:rPrChange>
        </w:rPr>
        <w:t xml:space="preserve">This framework changes and improves the code to save CPU energy by analysing energy features of the source code before optimisation. The model maps the energy use to the basic operation within the source code which works in a similar way to Jalen as it focuses on the energy impact on individual operations within the source </w:t>
      </w:r>
      <w:commentRangeStart w:id="1379"/>
      <w:r w:rsidR="00D72451" w:rsidRPr="00D03914">
        <w:rPr>
          <w:color w:val="0070C0"/>
          <w:sz w:val="20"/>
          <w:rPrChange w:id="1380" w:author="Anna Rasburn" w:date="2019-01-28T23:46:00Z">
            <w:rPr>
              <w:color w:val="0070C0"/>
              <w:sz w:val="24"/>
            </w:rPr>
          </w:rPrChange>
        </w:rPr>
        <w:t>code</w:t>
      </w:r>
      <w:commentRangeEnd w:id="1379"/>
      <w:r w:rsidR="007B099E" w:rsidRPr="00D03914">
        <w:rPr>
          <w:rStyle w:val="CommentReference"/>
          <w:sz w:val="20"/>
          <w:szCs w:val="20"/>
          <w:rPrChange w:id="1381" w:author="Anna Rasburn" w:date="2019-01-28T23:46:00Z">
            <w:rPr>
              <w:rStyle w:val="CommentReference"/>
            </w:rPr>
          </w:rPrChange>
        </w:rPr>
        <w:commentReference w:id="1379"/>
      </w:r>
      <w:r w:rsidR="00D72451" w:rsidRPr="00D03914">
        <w:rPr>
          <w:color w:val="0070C0"/>
          <w:sz w:val="20"/>
          <w:rPrChange w:id="1382" w:author="Anna Rasburn" w:date="2019-01-28T23:46:00Z">
            <w:rPr>
              <w:color w:val="0070C0"/>
              <w:sz w:val="24"/>
            </w:rPr>
          </w:rPrChange>
        </w:rPr>
        <w:t>.</w:t>
      </w:r>
    </w:p>
    <w:p w14:paraId="5BAAF2F6" w14:textId="77777777" w:rsidR="003A0614" w:rsidRPr="00D03914" w:rsidRDefault="003A0614">
      <w:pPr>
        <w:pStyle w:val="BodyText"/>
        <w:ind w:firstLine="0"/>
        <w:jc w:val="both"/>
        <w:rPr>
          <w:color w:val="0070C0"/>
          <w:sz w:val="20"/>
          <w:rPrChange w:id="1383" w:author="Anna Rasburn" w:date="2019-01-28T23:46:00Z">
            <w:rPr>
              <w:color w:val="0070C0"/>
              <w:sz w:val="24"/>
            </w:rPr>
          </w:rPrChange>
        </w:rPr>
        <w:pPrChange w:id="1384" w:author="Anna Rasburn" w:date="2019-01-28T23:46:00Z">
          <w:pPr>
            <w:pStyle w:val="BodyText"/>
            <w:spacing w:line="240" w:lineRule="auto"/>
            <w:ind w:firstLine="0"/>
          </w:pPr>
        </w:pPrChange>
      </w:pPr>
    </w:p>
    <w:p w14:paraId="1838F5EA" w14:textId="6D13AEB0" w:rsidR="002925D3" w:rsidRPr="00D03914" w:rsidRDefault="00946A62" w:rsidP="002925D3">
      <w:pPr>
        <w:pStyle w:val="BodyText"/>
        <w:ind w:firstLine="0"/>
        <w:jc w:val="both"/>
        <w:rPr>
          <w:color w:val="0070C0"/>
          <w:sz w:val="20"/>
          <w:rPrChange w:id="1385" w:author="Anna Rasburn" w:date="2019-01-28T23:46:00Z">
            <w:rPr>
              <w:color w:val="0070C0"/>
              <w:sz w:val="28"/>
            </w:rPr>
          </w:rPrChange>
        </w:rPr>
      </w:pPr>
      <w:r w:rsidRPr="00D03914">
        <w:rPr>
          <w:color w:val="0070C0"/>
          <w:sz w:val="20"/>
          <w:rPrChange w:id="1386" w:author="Anna Rasburn" w:date="2019-01-28T23:46:00Z">
            <w:rPr>
              <w:color w:val="0070C0"/>
              <w:sz w:val="24"/>
            </w:rPr>
          </w:rPrChange>
        </w:rPr>
        <w:lastRenderedPageBreak/>
        <w:t xml:space="preserve">This framework was a success as it was able to save between 6.4% to 50.2% of the CPU energy in various mobile applications. </w:t>
      </w:r>
      <w:r w:rsidR="000468ED" w:rsidRPr="00D03914">
        <w:rPr>
          <w:color w:val="0070C0"/>
          <w:sz w:val="20"/>
          <w:rPrChange w:id="1387" w:author="Anna Rasburn" w:date="2019-01-28T23:46:00Z">
            <w:rPr>
              <w:color w:val="0070C0"/>
              <w:sz w:val="24"/>
            </w:rPr>
          </w:rPrChange>
        </w:rPr>
        <w:t xml:space="preserve">These toolkits and frameworks highlight to developers which operators are energy </w:t>
      </w:r>
      <w:del w:id="1388" w:author="Anna Rasburn [2]" w:date="2019-01-24T14:17:00Z">
        <w:r w:rsidR="000468ED" w:rsidRPr="00D03914" w:rsidDel="001F5944">
          <w:rPr>
            <w:color w:val="0070C0"/>
            <w:sz w:val="20"/>
            <w:rPrChange w:id="1389" w:author="Anna Rasburn" w:date="2019-01-28T23:46:00Z">
              <w:rPr>
                <w:color w:val="0070C0"/>
                <w:sz w:val="24"/>
              </w:rPr>
            </w:rPrChange>
          </w:rPr>
          <w:delText>intensive</w:delText>
        </w:r>
      </w:del>
      <w:ins w:id="1390" w:author="Anna Rasburn [2]" w:date="2019-01-24T14:17:00Z">
        <w:r w:rsidR="001F5944" w:rsidRPr="00D03914">
          <w:rPr>
            <w:color w:val="0070C0"/>
            <w:sz w:val="20"/>
            <w:rPrChange w:id="1391" w:author="Anna Rasburn" w:date="2019-01-28T23:46:00Z">
              <w:rPr>
                <w:color w:val="0070C0"/>
                <w:sz w:val="24"/>
              </w:rPr>
            </w:rPrChange>
          </w:rPr>
          <w:t>intensive,</w:t>
        </w:r>
      </w:ins>
      <w:r w:rsidR="000468ED" w:rsidRPr="00D03914">
        <w:rPr>
          <w:color w:val="0070C0"/>
          <w:sz w:val="20"/>
          <w:rPrChange w:id="1392" w:author="Anna Rasburn" w:date="2019-01-28T23:46:00Z">
            <w:rPr>
              <w:color w:val="0070C0"/>
              <w:sz w:val="24"/>
            </w:rPr>
          </w:rPrChange>
        </w:rPr>
        <w:t xml:space="preserve"> so they may make better choices when developing an application. This framework focuses on mobile applications which are different to Jalen, th</w:t>
      </w:r>
      <w:r w:rsidR="007B099E" w:rsidRPr="00D03914">
        <w:rPr>
          <w:color w:val="0070C0"/>
          <w:sz w:val="20"/>
          <w:rPrChange w:id="1393" w:author="Anna Rasburn" w:date="2019-01-28T23:46:00Z">
            <w:rPr>
              <w:color w:val="0070C0"/>
              <w:sz w:val="24"/>
            </w:rPr>
          </w:rPrChange>
        </w:rPr>
        <w:t xml:space="preserve">e </w:t>
      </w:r>
      <w:r w:rsidR="00CE6DFA" w:rsidRPr="00D03914">
        <w:rPr>
          <w:color w:val="0070C0"/>
          <w:sz w:val="20"/>
          <w:rPrChange w:id="1394" w:author="Anna Rasburn" w:date="2019-01-28T23:46:00Z">
            <w:rPr>
              <w:color w:val="0070C0"/>
              <w:sz w:val="24"/>
            </w:rPr>
          </w:rPrChange>
        </w:rPr>
        <w:t xml:space="preserve">significance </w:t>
      </w:r>
      <w:r w:rsidR="007B099E" w:rsidRPr="00D03914">
        <w:rPr>
          <w:color w:val="0070C0"/>
          <w:sz w:val="20"/>
          <w:rPrChange w:id="1395" w:author="Anna Rasburn" w:date="2019-01-28T23:46:00Z">
            <w:rPr>
              <w:color w:val="0070C0"/>
              <w:sz w:val="24"/>
            </w:rPr>
          </w:rPrChange>
        </w:rPr>
        <w:t>of which is that</w:t>
      </w:r>
      <w:r w:rsidR="00CE6DFA" w:rsidRPr="00D03914">
        <w:rPr>
          <w:color w:val="0070C0"/>
          <w:sz w:val="20"/>
          <w:rPrChange w:id="1396" w:author="Anna Rasburn" w:date="2019-01-28T23:46:00Z">
            <w:rPr>
              <w:color w:val="0070C0"/>
              <w:sz w:val="24"/>
            </w:rPr>
          </w:rPrChange>
        </w:rPr>
        <w:t xml:space="preserve"> </w:t>
      </w:r>
      <w:r w:rsidR="000468ED" w:rsidRPr="00D03914">
        <w:rPr>
          <w:color w:val="0070C0"/>
          <w:sz w:val="20"/>
          <w:rPrChange w:id="1397" w:author="Anna Rasburn" w:date="2019-01-28T23:46:00Z">
            <w:rPr>
              <w:color w:val="0070C0"/>
              <w:sz w:val="24"/>
            </w:rPr>
          </w:rPrChange>
        </w:rPr>
        <w:t>the way mobile applications interact with mobile hardware is very different from the way software interacts with other machines.</w:t>
      </w:r>
    </w:p>
    <w:p w14:paraId="27BA75F7" w14:textId="76301B5E" w:rsidR="000468ED" w:rsidRPr="00D03914" w:rsidRDefault="00946A62">
      <w:pPr>
        <w:pStyle w:val="BodyText"/>
        <w:ind w:firstLine="0"/>
        <w:jc w:val="both"/>
        <w:rPr>
          <w:color w:val="0070C0"/>
          <w:sz w:val="20"/>
          <w:rPrChange w:id="1398" w:author="Anna Rasburn" w:date="2019-01-28T23:46:00Z">
            <w:rPr>
              <w:color w:val="0070C0"/>
              <w:sz w:val="24"/>
            </w:rPr>
          </w:rPrChange>
        </w:rPr>
        <w:pPrChange w:id="1399" w:author="Anna Rasburn" w:date="2019-01-28T23:46:00Z">
          <w:pPr>
            <w:pStyle w:val="BodyText"/>
            <w:spacing w:line="240" w:lineRule="auto"/>
            <w:ind w:firstLine="0"/>
          </w:pPr>
        </w:pPrChange>
      </w:pPr>
      <w:r w:rsidRPr="00D03914">
        <w:rPr>
          <w:color w:val="0070C0"/>
          <w:sz w:val="20"/>
          <w:rPrChange w:id="1400" w:author="Anna Rasburn" w:date="2019-01-28T23:46:00Z">
            <w:rPr>
              <w:color w:val="0070C0"/>
              <w:sz w:val="24"/>
            </w:rPr>
          </w:rPrChange>
        </w:rPr>
        <w:t>Unlike the Opacitor, this framework does not look at the bytecode level</w:t>
      </w:r>
      <w:r w:rsidR="00CE6DFA" w:rsidRPr="00D03914">
        <w:rPr>
          <w:color w:val="0070C0"/>
          <w:sz w:val="20"/>
          <w:rPrChange w:id="1401" w:author="Anna Rasburn" w:date="2019-01-28T23:46:00Z">
            <w:rPr>
              <w:color w:val="0070C0"/>
              <w:sz w:val="24"/>
            </w:rPr>
          </w:rPrChange>
        </w:rPr>
        <w:t xml:space="preserve"> and</w:t>
      </w:r>
      <w:r w:rsidRPr="00D03914">
        <w:rPr>
          <w:color w:val="0070C0"/>
          <w:sz w:val="20"/>
          <w:rPrChange w:id="1402" w:author="Anna Rasburn" w:date="2019-01-28T23:46:00Z">
            <w:rPr>
              <w:color w:val="0070C0"/>
              <w:sz w:val="24"/>
            </w:rPr>
          </w:rPrChange>
        </w:rPr>
        <w:t xml:space="preserve"> therefore</w:t>
      </w:r>
      <w:r w:rsidR="00D72451" w:rsidRPr="00D03914">
        <w:rPr>
          <w:color w:val="0070C0"/>
          <w:sz w:val="20"/>
          <w:rPrChange w:id="1403" w:author="Anna Rasburn" w:date="2019-01-28T23:46:00Z">
            <w:rPr>
              <w:color w:val="0070C0"/>
              <w:sz w:val="24"/>
            </w:rPr>
          </w:rPrChange>
        </w:rPr>
        <w:t xml:space="preserve"> its results </w:t>
      </w:r>
      <w:r w:rsidR="00CE6DFA" w:rsidRPr="00D03914">
        <w:rPr>
          <w:color w:val="0070C0"/>
          <w:sz w:val="20"/>
          <w:rPrChange w:id="1404" w:author="Anna Rasburn" w:date="2019-01-28T23:46:00Z">
            <w:rPr>
              <w:color w:val="0070C0"/>
              <w:sz w:val="24"/>
            </w:rPr>
          </w:rPrChange>
        </w:rPr>
        <w:t xml:space="preserve">may be </w:t>
      </w:r>
      <w:r w:rsidR="00D72451" w:rsidRPr="00D03914">
        <w:rPr>
          <w:color w:val="0070C0"/>
          <w:sz w:val="20"/>
          <w:rPrChange w:id="1405" w:author="Anna Rasburn" w:date="2019-01-28T23:46:00Z">
            <w:rPr>
              <w:color w:val="0070C0"/>
              <w:sz w:val="24"/>
            </w:rPr>
          </w:rPrChange>
        </w:rPr>
        <w:t>affected by features of a mobile device such as WI-FI and GPS. These features would have a major impact on the results because they are energy intensive and will increase energy usage results ma</w:t>
      </w:r>
      <w:r w:rsidR="00CE6DFA" w:rsidRPr="00D03914">
        <w:rPr>
          <w:color w:val="0070C0"/>
          <w:sz w:val="20"/>
          <w:rPrChange w:id="1406" w:author="Anna Rasburn" w:date="2019-01-28T23:46:00Z">
            <w:rPr>
              <w:color w:val="0070C0"/>
              <w:sz w:val="24"/>
            </w:rPr>
          </w:rPrChange>
        </w:rPr>
        <w:t>rkedly</w:t>
      </w:r>
      <w:r w:rsidR="00D72451" w:rsidRPr="00D03914">
        <w:rPr>
          <w:color w:val="0070C0"/>
          <w:sz w:val="20"/>
          <w:rPrChange w:id="1407" w:author="Anna Rasburn" w:date="2019-01-28T23:46:00Z">
            <w:rPr>
              <w:color w:val="0070C0"/>
              <w:sz w:val="24"/>
            </w:rPr>
          </w:rPrChange>
        </w:rPr>
        <w:t>. The reliance of highlighting to a developer their energy usage means that for there to be any sav</w:t>
      </w:r>
      <w:r w:rsidR="00CE6DFA" w:rsidRPr="00D03914">
        <w:rPr>
          <w:color w:val="0070C0"/>
          <w:sz w:val="20"/>
          <w:rPrChange w:id="1408" w:author="Anna Rasburn" w:date="2019-01-28T23:46:00Z">
            <w:rPr>
              <w:color w:val="0070C0"/>
              <w:sz w:val="24"/>
            </w:rPr>
          </w:rPrChange>
        </w:rPr>
        <w:t>ing</w:t>
      </w:r>
      <w:r w:rsidR="00D72451" w:rsidRPr="00D03914">
        <w:rPr>
          <w:color w:val="0070C0"/>
          <w:sz w:val="20"/>
          <w:rPrChange w:id="1409" w:author="Anna Rasburn" w:date="2019-01-28T23:46:00Z">
            <w:rPr>
              <w:color w:val="0070C0"/>
              <w:sz w:val="24"/>
            </w:rPr>
          </w:rPrChange>
        </w:rPr>
        <w:t xml:space="preserve"> in energy, this is entirely the developer's responsibility and then trusting them to be energy </w:t>
      </w:r>
      <w:commentRangeStart w:id="1410"/>
      <w:commentRangeStart w:id="1411"/>
      <w:commentRangeStart w:id="1412"/>
      <w:r w:rsidR="00D72451" w:rsidRPr="00D03914">
        <w:rPr>
          <w:color w:val="0070C0"/>
          <w:sz w:val="20"/>
          <w:rPrChange w:id="1413" w:author="Anna Rasburn" w:date="2019-01-28T23:46:00Z">
            <w:rPr>
              <w:color w:val="0070C0"/>
              <w:sz w:val="24"/>
            </w:rPr>
          </w:rPrChange>
        </w:rPr>
        <w:t>conscious</w:t>
      </w:r>
      <w:commentRangeEnd w:id="1410"/>
      <w:r w:rsidR="00CE6DFA" w:rsidRPr="00D03914">
        <w:rPr>
          <w:rStyle w:val="CommentReference"/>
          <w:sz w:val="20"/>
          <w:szCs w:val="20"/>
          <w:rPrChange w:id="1414" w:author="Anna Rasburn" w:date="2019-01-28T23:46:00Z">
            <w:rPr>
              <w:rStyle w:val="CommentReference"/>
            </w:rPr>
          </w:rPrChange>
        </w:rPr>
        <w:commentReference w:id="1410"/>
      </w:r>
      <w:commentRangeEnd w:id="1411"/>
      <w:r w:rsidR="00CE6DFA" w:rsidRPr="00D03914">
        <w:rPr>
          <w:rStyle w:val="CommentReference"/>
          <w:sz w:val="20"/>
          <w:szCs w:val="20"/>
          <w:rPrChange w:id="1415" w:author="Anna Rasburn" w:date="2019-01-28T23:46:00Z">
            <w:rPr>
              <w:rStyle w:val="CommentReference"/>
            </w:rPr>
          </w:rPrChange>
        </w:rPr>
        <w:commentReference w:id="1411"/>
      </w:r>
      <w:commentRangeEnd w:id="1412"/>
      <w:r w:rsidR="00CE6DFA" w:rsidRPr="00D03914">
        <w:rPr>
          <w:rStyle w:val="CommentReference"/>
          <w:sz w:val="20"/>
          <w:szCs w:val="20"/>
          <w:rPrChange w:id="1416" w:author="Anna Rasburn" w:date="2019-01-28T23:46:00Z">
            <w:rPr>
              <w:rStyle w:val="CommentReference"/>
            </w:rPr>
          </w:rPrChange>
        </w:rPr>
        <w:commentReference w:id="1412"/>
      </w:r>
      <w:r w:rsidR="00D72451" w:rsidRPr="00D03914">
        <w:rPr>
          <w:color w:val="0070C0"/>
          <w:sz w:val="20"/>
          <w:rPrChange w:id="1417" w:author="Anna Rasburn" w:date="2019-01-28T23:46:00Z">
            <w:rPr>
              <w:color w:val="0070C0"/>
              <w:sz w:val="24"/>
            </w:rPr>
          </w:rPrChange>
        </w:rPr>
        <w:t>.</w:t>
      </w:r>
    </w:p>
    <w:p w14:paraId="374C5368" w14:textId="77777777" w:rsidR="00D72451" w:rsidRDefault="00D72451" w:rsidP="00D72451">
      <w:pPr>
        <w:pStyle w:val="BodyText"/>
        <w:spacing w:line="240" w:lineRule="auto"/>
        <w:ind w:firstLine="0"/>
        <w:rPr>
          <w:color w:val="0070C0"/>
          <w:sz w:val="24"/>
        </w:rPr>
      </w:pPr>
    </w:p>
    <w:p w14:paraId="06288BFC" w14:textId="78979678" w:rsidR="00D72451" w:rsidRDefault="00946A62" w:rsidP="00D72451">
      <w:pPr>
        <w:pStyle w:val="Heading2"/>
        <w:rPr>
          <w:color w:val="0070C0"/>
          <w:lang w:eastAsia="en-US"/>
        </w:rPr>
      </w:pPr>
      <w:bookmarkStart w:id="1418" w:name="_Toc536713219"/>
      <w:r>
        <w:rPr>
          <w:color w:val="0070C0"/>
          <w:lang w:eastAsia="en-US"/>
        </w:rPr>
        <w:t>Code Refactoring’s effects on Energy Usage</w:t>
      </w:r>
      <w:bookmarkEnd w:id="1418"/>
    </w:p>
    <w:p w14:paraId="5C8EF5CC" w14:textId="44DDC7D8" w:rsidR="00D72451" w:rsidRPr="00554B20" w:rsidDel="001F5944" w:rsidRDefault="009C786B">
      <w:pPr>
        <w:pStyle w:val="BodyFirst"/>
        <w:jc w:val="both"/>
        <w:rPr>
          <w:del w:id="1419" w:author="Anna Rasburn [2]" w:date="2019-01-24T14:16:00Z"/>
          <w:color w:val="7030A0"/>
          <w:lang w:eastAsia="en-US"/>
        </w:rPr>
        <w:pPrChange w:id="1420" w:author="Anna Rasburn" w:date="2019-01-28T23:47:00Z">
          <w:pPr>
            <w:pStyle w:val="BodyFirst"/>
          </w:pPr>
        </w:pPrChange>
      </w:pPr>
      <w:del w:id="1421" w:author="Anna Rasburn [2]" w:date="2019-01-24T14:16:00Z">
        <w:r w:rsidDel="001F5944">
          <w:rPr>
            <w:rStyle w:val="Hyperlink"/>
            <w:color w:val="7030A0"/>
          </w:rPr>
          <w:fldChar w:fldCharType="begin"/>
        </w:r>
        <w:r w:rsidDel="001F5944">
          <w:rPr>
            <w:rStyle w:val="Hyperlink"/>
            <w:color w:val="7030A0"/>
            <w:lang w:eastAsia="en-US"/>
          </w:rPr>
          <w:delInstrText xml:space="preserve"> HYPERLINK "https://www.researchgate.net/publication/266661686_How_Do_Code_Refactorings_Affect_Energy_Usage" </w:delInstrText>
        </w:r>
        <w:r w:rsidDel="001F5944">
          <w:rPr>
            <w:rStyle w:val="Hyperlink"/>
            <w:color w:val="7030A0"/>
          </w:rPr>
          <w:fldChar w:fldCharType="separate"/>
        </w:r>
        <w:r w:rsidR="00946A62" w:rsidRPr="00554B20" w:rsidDel="001F5944">
          <w:rPr>
            <w:rStyle w:val="Hyperlink"/>
            <w:color w:val="7030A0"/>
            <w:lang w:eastAsia="en-US"/>
          </w:rPr>
          <w:delText>https://www.researchgate.net/publication/266661686_How_Do_Code_Refactorings_Affect_Energy_Usage</w:delText>
        </w:r>
        <w:r w:rsidDel="001F5944">
          <w:rPr>
            <w:rStyle w:val="Hyperlink"/>
            <w:color w:val="7030A0"/>
          </w:rPr>
          <w:fldChar w:fldCharType="end"/>
        </w:r>
      </w:del>
    </w:p>
    <w:p w14:paraId="7378763D" w14:textId="5F7FE104" w:rsidR="00D72451" w:rsidRDefault="00946A62">
      <w:pPr>
        <w:pStyle w:val="BodyText"/>
        <w:ind w:firstLine="0"/>
        <w:jc w:val="both"/>
        <w:rPr>
          <w:color w:val="0070C0"/>
          <w:lang w:eastAsia="en-US"/>
        </w:rPr>
        <w:pPrChange w:id="1422" w:author="Anna Rasburn" w:date="2019-01-28T23:47:00Z">
          <w:pPr>
            <w:pStyle w:val="BodyText"/>
            <w:spacing w:line="240" w:lineRule="auto"/>
            <w:ind w:firstLine="0"/>
          </w:pPr>
        </w:pPrChange>
      </w:pPr>
      <w:r>
        <w:rPr>
          <w:color w:val="0070C0"/>
          <w:lang w:eastAsia="en-US"/>
        </w:rPr>
        <w:t xml:space="preserve">Research conducted by </w:t>
      </w:r>
      <w:proofErr w:type="spellStart"/>
      <w:r>
        <w:rPr>
          <w:color w:val="0070C0"/>
          <w:lang w:eastAsia="en-US"/>
        </w:rPr>
        <w:t>Sahin</w:t>
      </w:r>
      <w:proofErr w:type="spellEnd"/>
      <w:r>
        <w:rPr>
          <w:color w:val="0070C0"/>
          <w:lang w:eastAsia="en-US"/>
        </w:rPr>
        <w:t xml:space="preserve"> et al </w:t>
      </w:r>
      <w:customXmlInsRangeStart w:id="1423" w:author="Anna Rasburn [2]" w:date="2019-01-24T14:16:00Z"/>
      <w:sdt>
        <w:sdtPr>
          <w:rPr>
            <w:color w:val="0070C0"/>
            <w:lang w:eastAsia="en-US"/>
          </w:rPr>
          <w:id w:val="-1361811094"/>
          <w:citation/>
        </w:sdtPr>
        <w:sdtContent>
          <w:customXmlInsRangeEnd w:id="1423"/>
          <w:ins w:id="1424" w:author="Anna Rasburn [2]" w:date="2019-01-24T14:16:00Z">
            <w:r w:rsidR="001F5944">
              <w:rPr>
                <w:color w:val="0070C0"/>
                <w:lang w:eastAsia="en-US"/>
              </w:rPr>
              <w:fldChar w:fldCharType="begin"/>
            </w:r>
            <w:r w:rsidR="001F5944">
              <w:rPr>
                <w:color w:val="0070C0"/>
                <w:lang w:eastAsia="en-US"/>
              </w:rPr>
              <w:instrText xml:space="preserve"> CITATION CSa19 \l 2057 </w:instrText>
            </w:r>
          </w:ins>
          <w:r w:rsidR="001F5944">
            <w:rPr>
              <w:color w:val="0070C0"/>
              <w:lang w:eastAsia="en-US"/>
            </w:rPr>
            <w:fldChar w:fldCharType="separate"/>
          </w:r>
          <w:r w:rsidR="000042CF" w:rsidRPr="000042CF">
            <w:rPr>
              <w:noProof/>
              <w:color w:val="0070C0"/>
              <w:lang w:eastAsia="en-US"/>
            </w:rPr>
            <w:t>[18]</w:t>
          </w:r>
          <w:ins w:id="1425" w:author="Anna Rasburn [2]" w:date="2019-01-24T14:16:00Z">
            <w:r w:rsidR="001F5944">
              <w:rPr>
                <w:color w:val="0070C0"/>
                <w:lang w:eastAsia="en-US"/>
              </w:rPr>
              <w:fldChar w:fldCharType="end"/>
            </w:r>
          </w:ins>
          <w:customXmlInsRangeStart w:id="1426" w:author="Anna Rasburn [2]" w:date="2019-01-24T14:16:00Z"/>
        </w:sdtContent>
      </w:sdt>
      <w:customXmlInsRangeEnd w:id="1426"/>
      <w:del w:id="1427" w:author="Anna Rasburn [2]" w:date="2019-01-24T14:16:00Z">
        <w:r w:rsidDel="001F5944">
          <w:rPr>
            <w:color w:val="0070C0"/>
            <w:lang w:eastAsia="en-US"/>
          </w:rPr>
          <w:delText>[REFERENCE – code refactoring]</w:delText>
        </w:r>
      </w:del>
      <w:r>
        <w:rPr>
          <w:color w:val="0070C0"/>
          <w:lang w:eastAsia="en-US"/>
        </w:rPr>
        <w:t xml:space="preserve"> looked at energy impacts of 197 applications when 6 commonly-used refactoring techniques have been applied to those applications and the change in energy usage those applications have after those techniques applied. The results of this research concluded that there was an impact on energy usage and </w:t>
      </w:r>
      <w:r w:rsidR="0033511D">
        <w:rPr>
          <w:color w:val="0070C0"/>
          <w:lang w:eastAsia="en-US"/>
        </w:rPr>
        <w:t xml:space="preserve">that </w:t>
      </w:r>
      <w:r>
        <w:rPr>
          <w:color w:val="0070C0"/>
          <w:lang w:eastAsia="en-US"/>
        </w:rPr>
        <w:t xml:space="preserve">a change in refactoring techniques can effectively </w:t>
      </w:r>
      <w:del w:id="1428" w:author="Anna Rasburn [2]" w:date="2019-01-24T14:16:00Z">
        <w:r w:rsidDel="001F5944">
          <w:rPr>
            <w:color w:val="0070C0"/>
            <w:lang w:eastAsia="en-US"/>
          </w:rPr>
          <w:delText xml:space="preserve">increase </w:delText>
        </w:r>
        <w:r w:rsidR="0033511D" w:rsidDel="001F5944">
          <w:rPr>
            <w:color w:val="0070C0"/>
            <w:lang w:eastAsia="en-US"/>
          </w:rPr>
          <w:delText xml:space="preserve"> or</w:delText>
        </w:r>
      </w:del>
      <w:ins w:id="1429" w:author="Anna Rasburn [2]" w:date="2019-01-24T14:16:00Z">
        <w:r w:rsidR="001F5944">
          <w:rPr>
            <w:color w:val="0070C0"/>
            <w:lang w:eastAsia="en-US"/>
          </w:rPr>
          <w:t>increase or</w:t>
        </w:r>
      </w:ins>
      <w:r>
        <w:rPr>
          <w:color w:val="0070C0"/>
          <w:lang w:eastAsia="en-US"/>
        </w:rPr>
        <w:t xml:space="preserve"> decrease the amount of energy used by an application. </w:t>
      </w:r>
      <w:r w:rsidR="001D551B">
        <w:rPr>
          <w:color w:val="0070C0"/>
          <w:lang w:eastAsia="en-US"/>
        </w:rPr>
        <w:t>This study conducted 394 experiments on those 197 applications and found that 28% (</w:t>
      </w:r>
      <w:r w:rsidR="00610EEE">
        <w:rPr>
          <w:color w:val="0070C0"/>
          <w:lang w:eastAsia="en-US"/>
        </w:rPr>
        <w:t>109 experiments) indicated ‘a statistically significant difference in energy usage between the original and refactored versions.’</w:t>
      </w:r>
      <w:ins w:id="1430" w:author="Anna Rasburn [2]" w:date="2019-01-24T14:16:00Z">
        <w:r w:rsidR="001F5944">
          <w:rPr>
            <w:color w:val="0070C0"/>
            <w:lang w:eastAsia="en-US"/>
          </w:rPr>
          <w:t xml:space="preserve"> </w:t>
        </w:r>
      </w:ins>
      <w:customXmlInsRangeStart w:id="1431" w:author="Anna Rasburn [2]" w:date="2019-01-24T14:16:00Z"/>
      <w:sdt>
        <w:sdtPr>
          <w:rPr>
            <w:color w:val="0070C0"/>
            <w:lang w:eastAsia="en-US"/>
          </w:rPr>
          <w:id w:val="-452167239"/>
          <w:citation/>
        </w:sdtPr>
        <w:sdtContent>
          <w:customXmlInsRangeEnd w:id="1431"/>
          <w:ins w:id="1432" w:author="Anna Rasburn [2]" w:date="2019-01-24T14:16:00Z">
            <w:r w:rsidR="001F5944">
              <w:rPr>
                <w:color w:val="0070C0"/>
                <w:lang w:eastAsia="en-US"/>
              </w:rPr>
              <w:fldChar w:fldCharType="begin"/>
            </w:r>
            <w:r w:rsidR="001F5944">
              <w:rPr>
                <w:color w:val="0070C0"/>
                <w:lang w:eastAsia="en-US"/>
              </w:rPr>
              <w:instrText xml:space="preserve"> CITATION CSa19 \l 2057 </w:instrText>
            </w:r>
          </w:ins>
          <w:r w:rsidR="001F5944">
            <w:rPr>
              <w:color w:val="0070C0"/>
              <w:lang w:eastAsia="en-US"/>
            </w:rPr>
            <w:fldChar w:fldCharType="separate"/>
          </w:r>
          <w:r w:rsidR="000042CF" w:rsidRPr="000042CF">
            <w:rPr>
              <w:noProof/>
              <w:color w:val="0070C0"/>
              <w:lang w:eastAsia="en-US"/>
            </w:rPr>
            <w:t>[18]</w:t>
          </w:r>
          <w:ins w:id="1433" w:author="Anna Rasburn [2]" w:date="2019-01-24T14:16:00Z">
            <w:r w:rsidR="001F5944">
              <w:rPr>
                <w:color w:val="0070C0"/>
                <w:lang w:eastAsia="en-US"/>
              </w:rPr>
              <w:fldChar w:fldCharType="end"/>
            </w:r>
          </w:ins>
          <w:customXmlInsRangeStart w:id="1434" w:author="Anna Rasburn [2]" w:date="2019-01-24T14:16:00Z"/>
        </w:sdtContent>
      </w:sdt>
      <w:customXmlInsRangeEnd w:id="1434"/>
      <w:del w:id="1435" w:author="Anna Rasburn [2]" w:date="2019-01-24T14:16:00Z">
        <w:r w:rsidR="00610EEE" w:rsidDel="001F5944">
          <w:rPr>
            <w:color w:val="0070C0"/>
            <w:lang w:eastAsia="en-US"/>
          </w:rPr>
          <w:delText>[REFERENCE]</w:delText>
        </w:r>
      </w:del>
      <w:r w:rsidR="00610EEE">
        <w:rPr>
          <w:color w:val="0070C0"/>
          <w:lang w:eastAsia="en-US"/>
        </w:rPr>
        <w:t>.  The refactoring technique of ‘Convert Local Variable to Field’</w:t>
      </w:r>
      <w:ins w:id="1436" w:author="Anna Rasburn [2]" w:date="2019-01-24T14:16:00Z">
        <w:r w:rsidR="001F5944">
          <w:rPr>
            <w:color w:val="0070C0"/>
            <w:lang w:eastAsia="en-US"/>
          </w:rPr>
          <w:t xml:space="preserve"> </w:t>
        </w:r>
      </w:ins>
      <w:customXmlInsRangeStart w:id="1437" w:author="Anna Rasburn [2]" w:date="2019-01-24T14:16:00Z"/>
      <w:sdt>
        <w:sdtPr>
          <w:rPr>
            <w:color w:val="0070C0"/>
            <w:lang w:eastAsia="en-US"/>
          </w:rPr>
          <w:id w:val="1727720300"/>
          <w:citation/>
        </w:sdtPr>
        <w:sdtContent>
          <w:customXmlInsRangeEnd w:id="1437"/>
          <w:ins w:id="1438" w:author="Anna Rasburn [2]" w:date="2019-01-24T14:16:00Z">
            <w:r w:rsidR="001F5944">
              <w:rPr>
                <w:color w:val="0070C0"/>
                <w:lang w:eastAsia="en-US"/>
              </w:rPr>
              <w:fldChar w:fldCharType="begin"/>
            </w:r>
            <w:r w:rsidR="001F5944">
              <w:rPr>
                <w:color w:val="0070C0"/>
                <w:lang w:eastAsia="en-US"/>
              </w:rPr>
              <w:instrText xml:space="preserve"> CITATION CSa19 \l 2057 </w:instrText>
            </w:r>
          </w:ins>
          <w:r w:rsidR="001F5944">
            <w:rPr>
              <w:color w:val="0070C0"/>
              <w:lang w:eastAsia="en-US"/>
            </w:rPr>
            <w:fldChar w:fldCharType="separate"/>
          </w:r>
          <w:r w:rsidR="000042CF" w:rsidRPr="000042CF">
            <w:rPr>
              <w:noProof/>
              <w:color w:val="0070C0"/>
              <w:lang w:eastAsia="en-US"/>
            </w:rPr>
            <w:t>[18]</w:t>
          </w:r>
          <w:ins w:id="1439" w:author="Anna Rasburn [2]" w:date="2019-01-24T14:16:00Z">
            <w:r w:rsidR="001F5944">
              <w:rPr>
                <w:color w:val="0070C0"/>
                <w:lang w:eastAsia="en-US"/>
              </w:rPr>
              <w:fldChar w:fldCharType="end"/>
            </w:r>
          </w:ins>
          <w:customXmlInsRangeStart w:id="1440" w:author="Anna Rasburn [2]" w:date="2019-01-24T14:16:00Z"/>
        </w:sdtContent>
      </w:sdt>
      <w:customXmlInsRangeEnd w:id="1440"/>
      <w:del w:id="1441" w:author="Anna Rasburn [2]" w:date="2019-01-24T14:16:00Z">
        <w:r w:rsidR="00610EEE" w:rsidDel="001F5944">
          <w:rPr>
            <w:color w:val="0070C0"/>
            <w:lang w:eastAsia="en-US"/>
          </w:rPr>
          <w:delText>[REFERENCE]</w:delText>
        </w:r>
      </w:del>
      <w:r w:rsidR="00610EEE">
        <w:rPr>
          <w:color w:val="0070C0"/>
          <w:lang w:eastAsia="en-US"/>
        </w:rPr>
        <w:t xml:space="preserve"> had the largest positive impact on energy out of the six different techniques. This study is </w:t>
      </w:r>
      <w:r w:rsidR="0069684C">
        <w:rPr>
          <w:color w:val="0070C0"/>
          <w:lang w:eastAsia="en-US"/>
        </w:rPr>
        <w:t xml:space="preserve">notable </w:t>
      </w:r>
      <w:r w:rsidR="00610EEE">
        <w:rPr>
          <w:color w:val="0070C0"/>
          <w:lang w:eastAsia="en-US"/>
        </w:rPr>
        <w:t xml:space="preserve">in that it presents the effects of different refactoring techniques and has a difference in results. However, this study could have been extended to include more applications and refactoring techniques as it makes it harder to </w:t>
      </w:r>
      <w:del w:id="1442" w:author="Anna Rasburn [2]" w:date="2019-01-24T14:16:00Z">
        <w:r w:rsidR="00610EEE" w:rsidDel="001F5944">
          <w:rPr>
            <w:color w:val="0070C0"/>
            <w:lang w:eastAsia="en-US"/>
          </w:rPr>
          <w:delText>generalise</w:delText>
        </w:r>
        <w:r w:rsidR="0033511D" w:rsidDel="001F5944">
          <w:rPr>
            <w:color w:val="0070C0"/>
            <w:lang w:eastAsia="en-US"/>
          </w:rPr>
          <w:delText xml:space="preserve"> </w:delText>
        </w:r>
        <w:r w:rsidR="00610EEE" w:rsidDel="001F5944">
          <w:rPr>
            <w:color w:val="0070C0"/>
            <w:lang w:eastAsia="en-US"/>
          </w:rPr>
          <w:delText>.</w:delText>
        </w:r>
      </w:del>
      <w:ins w:id="1443" w:author="Anna Rasburn [2]" w:date="2019-01-24T14:16:00Z">
        <w:r w:rsidR="001F5944">
          <w:rPr>
            <w:color w:val="0070C0"/>
            <w:lang w:eastAsia="en-US"/>
          </w:rPr>
          <w:t>generalise.</w:t>
        </w:r>
      </w:ins>
      <w:r w:rsidR="00610EEE">
        <w:rPr>
          <w:color w:val="0070C0"/>
          <w:lang w:eastAsia="en-US"/>
        </w:rPr>
        <w:t xml:space="preserve"> This study uses only two JVMs: 6 and 7, which does not consider whether new versions of Java have integrated optimisation techniques that affect energy usage.  </w:t>
      </w:r>
    </w:p>
    <w:p w14:paraId="6F5CE7E9" w14:textId="77777777" w:rsidR="00D72451" w:rsidRDefault="00D72451">
      <w:pPr>
        <w:pStyle w:val="BodyText"/>
        <w:ind w:firstLine="0"/>
        <w:jc w:val="both"/>
        <w:rPr>
          <w:color w:val="0070C0"/>
          <w:lang w:eastAsia="en-US"/>
        </w:rPr>
        <w:pPrChange w:id="1444" w:author="Anna Rasburn" w:date="2019-01-28T23:47:00Z">
          <w:pPr>
            <w:pStyle w:val="BodyText"/>
            <w:spacing w:line="240" w:lineRule="auto"/>
            <w:ind w:firstLine="0"/>
          </w:pPr>
        </w:pPrChange>
      </w:pPr>
    </w:p>
    <w:p w14:paraId="5A39C942" w14:textId="40E06D97" w:rsidR="00D72451" w:rsidRDefault="00946A62">
      <w:pPr>
        <w:pStyle w:val="BodyText"/>
        <w:ind w:firstLine="0"/>
        <w:jc w:val="both"/>
        <w:rPr>
          <w:color w:val="0070C0"/>
          <w:lang w:eastAsia="en-US"/>
        </w:rPr>
        <w:pPrChange w:id="1445" w:author="Anna Rasburn" w:date="2019-01-28T23:47:00Z">
          <w:pPr>
            <w:pStyle w:val="BodyText"/>
            <w:spacing w:line="240" w:lineRule="auto"/>
            <w:ind w:firstLine="0"/>
          </w:pPr>
        </w:pPrChange>
      </w:pPr>
      <w:r>
        <w:rPr>
          <w:color w:val="0070C0"/>
          <w:lang w:eastAsia="en-US"/>
        </w:rPr>
        <w:t>This research supported by research conducted by Morales et al</w:t>
      </w:r>
      <w:ins w:id="1446" w:author="Anna Rasburn [2]" w:date="2019-01-24T14:14:00Z">
        <w:r w:rsidR="001F5944">
          <w:rPr>
            <w:color w:val="0070C0"/>
            <w:lang w:eastAsia="en-US"/>
          </w:rPr>
          <w:t xml:space="preserve"> </w:t>
        </w:r>
      </w:ins>
      <w:customXmlInsRangeStart w:id="1447" w:author="Anna Rasburn [2]" w:date="2019-01-24T14:15:00Z"/>
      <w:sdt>
        <w:sdtPr>
          <w:rPr>
            <w:color w:val="0070C0"/>
            <w:lang w:eastAsia="en-US"/>
          </w:rPr>
          <w:id w:val="-984625143"/>
          <w:citation/>
        </w:sdtPr>
        <w:sdtContent>
          <w:customXmlInsRangeEnd w:id="1447"/>
          <w:ins w:id="1448" w:author="Anna Rasburn [2]" w:date="2019-01-24T14:15:00Z">
            <w:r w:rsidR="001F5944">
              <w:rPr>
                <w:color w:val="0070C0"/>
                <w:lang w:eastAsia="en-US"/>
              </w:rPr>
              <w:fldChar w:fldCharType="begin"/>
            </w:r>
            <w:r w:rsidR="001F5944">
              <w:rPr>
                <w:color w:val="0070C0"/>
                <w:lang w:eastAsia="en-US"/>
              </w:rPr>
              <w:instrText xml:space="preserve"> CITATION RMo19 \l 2057 </w:instrText>
            </w:r>
          </w:ins>
          <w:r w:rsidR="001F5944">
            <w:rPr>
              <w:color w:val="0070C0"/>
              <w:lang w:eastAsia="en-US"/>
            </w:rPr>
            <w:fldChar w:fldCharType="separate"/>
          </w:r>
          <w:r w:rsidR="000042CF" w:rsidRPr="000042CF">
            <w:rPr>
              <w:noProof/>
              <w:color w:val="0070C0"/>
              <w:lang w:eastAsia="en-US"/>
            </w:rPr>
            <w:t>[19]</w:t>
          </w:r>
          <w:ins w:id="1449" w:author="Anna Rasburn [2]" w:date="2019-01-24T14:15:00Z">
            <w:r w:rsidR="001F5944">
              <w:rPr>
                <w:color w:val="0070C0"/>
                <w:lang w:eastAsia="en-US"/>
              </w:rPr>
              <w:fldChar w:fldCharType="end"/>
            </w:r>
          </w:ins>
          <w:customXmlInsRangeStart w:id="1450" w:author="Anna Rasburn [2]" w:date="2019-01-24T14:15:00Z"/>
        </w:sdtContent>
      </w:sdt>
      <w:customXmlInsRangeEnd w:id="1450"/>
      <w:del w:id="1451" w:author="Anna Rasburn [2]" w:date="2019-01-24T14:15:00Z">
        <w:r w:rsidDel="001F5944">
          <w:rPr>
            <w:color w:val="0070C0"/>
            <w:lang w:eastAsia="en-US"/>
          </w:rPr>
          <w:delText xml:space="preserve"> [REFERENCE – Anti-patterns: </w:delText>
        </w:r>
        <w:r w:rsidRPr="001F5944" w:rsidDel="001F5944">
          <w:rPr>
            <w:rStyle w:val="Hyperlink"/>
            <w:lang w:eastAsia="en-US"/>
          </w:rPr>
          <w:delText>https://arxiv.org/pdf/1610.05711.pdf</w:delText>
        </w:r>
        <w:r w:rsidDel="001F5944">
          <w:rPr>
            <w:color w:val="0070C0"/>
            <w:lang w:eastAsia="en-US"/>
          </w:rPr>
          <w:delText>]</w:delText>
        </w:r>
      </w:del>
      <w:r>
        <w:rPr>
          <w:color w:val="0070C0"/>
          <w:lang w:eastAsia="en-US"/>
        </w:rPr>
        <w:t xml:space="preserve"> who focuses on the effects of antipatterns in mobile applications and its effect of energy efficiency. This research found that energy consumption of apps with anti-patterns are not statistically different to apps wh</w:t>
      </w:r>
      <w:r w:rsidR="0033511D">
        <w:rPr>
          <w:color w:val="0070C0"/>
          <w:lang w:eastAsia="en-US"/>
        </w:rPr>
        <w:t xml:space="preserve">ich </w:t>
      </w:r>
      <w:r>
        <w:rPr>
          <w:color w:val="0070C0"/>
          <w:lang w:eastAsia="en-US"/>
        </w:rPr>
        <w:t xml:space="preserve">do not have these anti-patterns. The research did conclude that refactoring anti-patterns can be positive or negative therefore developers need to consider the energy impact of refactoring when creating applications. The research was conducted with 59 android applications and showed that applications containing anti-patterns consume more energy than those which do not have them, therefore refactoring and removing these antipatterns has a major effect on energy usage. </w:t>
      </w:r>
      <w:r w:rsidR="00610EEE">
        <w:rPr>
          <w:color w:val="0070C0"/>
          <w:lang w:eastAsia="en-US"/>
        </w:rPr>
        <w:t xml:space="preserve">Similar to the </w:t>
      </w:r>
      <w:proofErr w:type="spellStart"/>
      <w:r w:rsidR="00610EEE">
        <w:rPr>
          <w:color w:val="0070C0"/>
          <w:lang w:eastAsia="en-US"/>
        </w:rPr>
        <w:t>Sahin's</w:t>
      </w:r>
      <w:proofErr w:type="spellEnd"/>
      <w:r w:rsidR="00610EEE">
        <w:rPr>
          <w:color w:val="0070C0"/>
          <w:lang w:eastAsia="en-US"/>
        </w:rPr>
        <w:t xml:space="preserve"> study, this study does not use </w:t>
      </w:r>
      <w:r w:rsidR="0069684C">
        <w:rPr>
          <w:color w:val="0070C0"/>
          <w:lang w:eastAsia="en-US"/>
        </w:rPr>
        <w:t xml:space="preserve">many </w:t>
      </w:r>
      <w:r w:rsidR="00610EEE">
        <w:rPr>
          <w:color w:val="0070C0"/>
          <w:lang w:eastAsia="en-US"/>
        </w:rPr>
        <w:t>programs</w:t>
      </w:r>
      <w:r w:rsidR="0069684C">
        <w:rPr>
          <w:color w:val="0070C0"/>
          <w:lang w:eastAsia="en-US"/>
        </w:rPr>
        <w:t xml:space="preserve"> and this</w:t>
      </w:r>
      <w:r w:rsidR="00610EEE">
        <w:rPr>
          <w:color w:val="0070C0"/>
          <w:lang w:eastAsia="en-US"/>
        </w:rPr>
        <w:t xml:space="preserve">, </w:t>
      </w:r>
      <w:r w:rsidR="009072D8">
        <w:rPr>
          <w:color w:val="0070C0"/>
          <w:lang w:eastAsia="en-US"/>
        </w:rPr>
        <w:t>therefore, mak</w:t>
      </w:r>
      <w:r w:rsidR="0069684C">
        <w:rPr>
          <w:color w:val="0070C0"/>
          <w:lang w:eastAsia="en-US"/>
        </w:rPr>
        <w:t xml:space="preserve">es </w:t>
      </w:r>
      <w:r w:rsidR="009072D8">
        <w:rPr>
          <w:color w:val="0070C0"/>
          <w:lang w:eastAsia="en-US"/>
        </w:rPr>
        <w:t xml:space="preserve">it harder </w:t>
      </w:r>
      <w:r w:rsidR="009072D8">
        <w:rPr>
          <w:color w:val="0070C0"/>
          <w:lang w:eastAsia="en-US"/>
        </w:rPr>
        <w:lastRenderedPageBreak/>
        <w:t>to generalise. This study is very focused on Android applications and considers elements of applications that only affect Android.</w:t>
      </w:r>
    </w:p>
    <w:p w14:paraId="4BD30B7E" w14:textId="77777777" w:rsidR="000468ED" w:rsidRPr="000468ED" w:rsidRDefault="000468ED" w:rsidP="000468ED">
      <w:pPr>
        <w:pStyle w:val="BodyText"/>
        <w:ind w:firstLine="0"/>
        <w:rPr>
          <w:color w:val="0070C0"/>
          <w:sz w:val="24"/>
        </w:rPr>
      </w:pPr>
    </w:p>
    <w:p w14:paraId="7A6CB8D0" w14:textId="77777777" w:rsidR="00816DDB" w:rsidRDefault="00946A62" w:rsidP="00816DDB">
      <w:pPr>
        <w:pStyle w:val="Heading2"/>
        <w:rPr>
          <w:color w:val="0070C0"/>
        </w:rPr>
      </w:pPr>
      <w:bookmarkStart w:id="1452" w:name="_Toc536713220"/>
      <w:r w:rsidRPr="000B4183">
        <w:rPr>
          <w:color w:val="0070C0"/>
        </w:rPr>
        <w:t>Green Software Engineering</w:t>
      </w:r>
      <w:bookmarkEnd w:id="1452"/>
      <w:r w:rsidRPr="000B4183">
        <w:rPr>
          <w:color w:val="0070C0"/>
        </w:rPr>
        <w:t xml:space="preserve"> </w:t>
      </w:r>
    </w:p>
    <w:p w14:paraId="37FAEDD0" w14:textId="02192B80" w:rsidR="00816DDB" w:rsidRPr="00D03914" w:rsidRDefault="00946A62">
      <w:pPr>
        <w:pStyle w:val="BodyFirst"/>
        <w:jc w:val="both"/>
        <w:rPr>
          <w:color w:val="0070C0"/>
          <w:szCs w:val="22"/>
          <w:rPrChange w:id="1453" w:author="Anna Rasburn" w:date="2019-01-28T23:47:00Z">
            <w:rPr>
              <w:color w:val="0070C0"/>
              <w:sz w:val="24"/>
            </w:rPr>
          </w:rPrChange>
        </w:rPr>
        <w:pPrChange w:id="1454" w:author="Anna Rasburn" w:date="2019-01-28T23:47:00Z">
          <w:pPr>
            <w:pStyle w:val="BodyFirst"/>
            <w:spacing w:line="240" w:lineRule="auto"/>
          </w:pPr>
        </w:pPrChange>
      </w:pPr>
      <w:r w:rsidRPr="00D03914">
        <w:rPr>
          <w:color w:val="0070C0"/>
          <w:szCs w:val="22"/>
          <w:rPrChange w:id="1455" w:author="Anna Rasburn" w:date="2019-01-28T23:47:00Z">
            <w:rPr>
              <w:color w:val="0070C0"/>
              <w:sz w:val="24"/>
            </w:rPr>
          </w:rPrChange>
        </w:rPr>
        <w:t xml:space="preserve">Green Software engineering, a term coined by </w:t>
      </w:r>
      <w:proofErr w:type="spellStart"/>
      <w:r w:rsidRPr="00D03914">
        <w:rPr>
          <w:color w:val="0070C0"/>
          <w:szCs w:val="22"/>
          <w:rPrChange w:id="1456" w:author="Anna Rasburn" w:date="2019-01-28T23:47:00Z">
            <w:rPr>
              <w:color w:val="0070C0"/>
              <w:sz w:val="24"/>
            </w:rPr>
          </w:rPrChange>
        </w:rPr>
        <w:t>Hindle</w:t>
      </w:r>
      <w:proofErr w:type="spellEnd"/>
      <w:ins w:id="1457" w:author="Anna Rasburn [2]" w:date="2019-01-24T14:06:00Z">
        <w:r w:rsidR="009B38D6" w:rsidRPr="00D03914">
          <w:rPr>
            <w:color w:val="0070C0"/>
            <w:szCs w:val="22"/>
            <w:rPrChange w:id="1458" w:author="Anna Rasburn" w:date="2019-01-28T23:47:00Z">
              <w:rPr>
                <w:color w:val="0070C0"/>
                <w:sz w:val="24"/>
              </w:rPr>
            </w:rPrChange>
          </w:rPr>
          <w:t xml:space="preserve"> </w:t>
        </w:r>
      </w:ins>
      <w:customXmlInsRangeStart w:id="1459" w:author="Anna Rasburn [2]" w:date="2019-01-24T14:06:00Z"/>
      <w:sdt>
        <w:sdtPr>
          <w:rPr>
            <w:color w:val="0070C0"/>
            <w:szCs w:val="22"/>
          </w:rPr>
          <w:id w:val="-2126756978"/>
          <w:citation/>
        </w:sdtPr>
        <w:sdtContent>
          <w:customXmlInsRangeEnd w:id="1459"/>
          <w:ins w:id="1460" w:author="Anna Rasburn [2]" w:date="2019-01-24T14:06:00Z">
            <w:r w:rsidR="009B38D6" w:rsidRPr="00D03914">
              <w:rPr>
                <w:color w:val="0070C0"/>
                <w:szCs w:val="22"/>
                <w:rPrChange w:id="1461" w:author="Anna Rasburn" w:date="2019-01-28T23:47:00Z">
                  <w:rPr>
                    <w:color w:val="0070C0"/>
                    <w:sz w:val="24"/>
                  </w:rPr>
                </w:rPrChange>
              </w:rPr>
              <w:fldChar w:fldCharType="begin"/>
            </w:r>
            <w:r w:rsidR="009B38D6" w:rsidRPr="00D03914">
              <w:rPr>
                <w:color w:val="0070C0"/>
                <w:szCs w:val="22"/>
                <w:rPrChange w:id="1462" w:author="Anna Rasburn" w:date="2019-01-28T23:47:00Z">
                  <w:rPr>
                    <w:color w:val="0070C0"/>
                    <w:sz w:val="24"/>
                  </w:rPr>
                </w:rPrChange>
              </w:rPr>
              <w:instrText xml:space="preserve"> CITATION AHi13 \l 2057 </w:instrText>
            </w:r>
          </w:ins>
          <w:r w:rsidR="009B38D6" w:rsidRPr="00D03914">
            <w:rPr>
              <w:color w:val="0070C0"/>
              <w:szCs w:val="22"/>
              <w:rPrChange w:id="1463" w:author="Anna Rasburn" w:date="2019-01-28T23:47:00Z">
                <w:rPr>
                  <w:color w:val="0070C0"/>
                  <w:sz w:val="24"/>
                </w:rPr>
              </w:rPrChange>
            </w:rPr>
            <w:fldChar w:fldCharType="separate"/>
          </w:r>
          <w:r w:rsidR="000042CF" w:rsidRPr="000042CF">
            <w:rPr>
              <w:noProof/>
              <w:color w:val="0070C0"/>
              <w:szCs w:val="22"/>
            </w:rPr>
            <w:t>[20]</w:t>
          </w:r>
          <w:ins w:id="1464" w:author="Anna Rasburn [2]" w:date="2019-01-24T14:06:00Z">
            <w:r w:rsidR="009B38D6" w:rsidRPr="00D03914">
              <w:rPr>
                <w:color w:val="0070C0"/>
                <w:szCs w:val="22"/>
                <w:rPrChange w:id="1465" w:author="Anna Rasburn" w:date="2019-01-28T23:47:00Z">
                  <w:rPr>
                    <w:color w:val="0070C0"/>
                    <w:sz w:val="24"/>
                  </w:rPr>
                </w:rPrChange>
              </w:rPr>
              <w:fldChar w:fldCharType="end"/>
            </w:r>
          </w:ins>
          <w:customXmlInsRangeStart w:id="1466" w:author="Anna Rasburn [2]" w:date="2019-01-24T14:06:00Z"/>
        </w:sdtContent>
      </w:sdt>
      <w:customXmlInsRangeEnd w:id="1466"/>
      <w:r w:rsidRPr="00D03914">
        <w:rPr>
          <w:color w:val="0070C0"/>
          <w:szCs w:val="22"/>
          <w:rPrChange w:id="1467" w:author="Anna Rasburn" w:date="2019-01-28T23:47:00Z">
            <w:rPr>
              <w:color w:val="0070C0"/>
              <w:sz w:val="24"/>
            </w:rPr>
          </w:rPrChange>
        </w:rPr>
        <w:t xml:space="preserve"> </w:t>
      </w:r>
      <w:del w:id="1468" w:author="Anna Rasburn [2]" w:date="2019-01-24T14:07:00Z">
        <w:r w:rsidRPr="00D03914" w:rsidDel="009B38D6">
          <w:rPr>
            <w:color w:val="0070C0"/>
            <w:szCs w:val="22"/>
            <w:rPrChange w:id="1469" w:author="Anna Rasburn" w:date="2019-01-28T23:47:00Z">
              <w:rPr>
                <w:color w:val="0070C0"/>
                <w:sz w:val="24"/>
              </w:rPr>
            </w:rPrChange>
          </w:rPr>
          <w:delText xml:space="preserve">[REFERENCE] </w:delText>
        </w:r>
      </w:del>
      <w:r w:rsidRPr="00D03914">
        <w:rPr>
          <w:color w:val="0070C0"/>
          <w:szCs w:val="22"/>
          <w:rPrChange w:id="1470" w:author="Anna Rasburn" w:date="2019-01-28T23:47:00Z">
            <w:rPr>
              <w:color w:val="0070C0"/>
              <w:sz w:val="24"/>
            </w:rPr>
          </w:rPrChange>
        </w:rPr>
        <w:t xml:space="preserve">is a type of software engineering which is more environmentally sustainable so it takes into consideration the power usage of creating software. There are very few uses of physical measurements in software engineering </w:t>
      </w:r>
      <w:r w:rsidR="0069684C" w:rsidRPr="00D03914">
        <w:rPr>
          <w:color w:val="0070C0"/>
          <w:szCs w:val="22"/>
          <w:rPrChange w:id="1471" w:author="Anna Rasburn" w:date="2019-01-28T23:47:00Z">
            <w:rPr>
              <w:color w:val="0070C0"/>
              <w:sz w:val="24"/>
            </w:rPr>
          </w:rPrChange>
        </w:rPr>
        <w:t xml:space="preserve">even though this </w:t>
      </w:r>
      <w:r w:rsidRPr="00D03914">
        <w:rPr>
          <w:color w:val="0070C0"/>
          <w:szCs w:val="22"/>
          <w:rPrChange w:id="1472" w:author="Anna Rasburn" w:date="2019-01-28T23:47:00Z">
            <w:rPr>
              <w:color w:val="0070C0"/>
              <w:sz w:val="24"/>
            </w:rPr>
          </w:rPrChange>
        </w:rPr>
        <w:t>is critical for measuring energy</w:t>
      </w:r>
      <w:r w:rsidR="0069684C" w:rsidRPr="00D03914">
        <w:rPr>
          <w:color w:val="0070C0"/>
          <w:szCs w:val="22"/>
          <w:rPrChange w:id="1473" w:author="Anna Rasburn" w:date="2019-01-28T23:47:00Z">
            <w:rPr>
              <w:color w:val="0070C0"/>
              <w:sz w:val="24"/>
            </w:rPr>
          </w:rPrChange>
        </w:rPr>
        <w:t xml:space="preserve">. This lack of physical measurement </w:t>
      </w:r>
      <w:r w:rsidRPr="00D03914">
        <w:rPr>
          <w:color w:val="0070C0"/>
          <w:szCs w:val="22"/>
          <w:rPrChange w:id="1474" w:author="Anna Rasburn" w:date="2019-01-28T23:47:00Z">
            <w:rPr>
              <w:color w:val="0070C0"/>
              <w:sz w:val="24"/>
            </w:rPr>
          </w:rPrChange>
        </w:rPr>
        <w:t xml:space="preserve">creates limitations </w:t>
      </w:r>
      <w:r w:rsidR="0069684C" w:rsidRPr="00D03914">
        <w:rPr>
          <w:color w:val="0070C0"/>
          <w:szCs w:val="22"/>
          <w:rPrChange w:id="1475" w:author="Anna Rasburn" w:date="2019-01-28T23:47:00Z">
            <w:rPr>
              <w:color w:val="0070C0"/>
              <w:sz w:val="24"/>
            </w:rPr>
          </w:rPrChange>
        </w:rPr>
        <w:t xml:space="preserve">in </w:t>
      </w:r>
      <w:r w:rsidRPr="00D03914">
        <w:rPr>
          <w:color w:val="0070C0"/>
          <w:szCs w:val="22"/>
          <w:rPrChange w:id="1476" w:author="Anna Rasburn" w:date="2019-01-28T23:47:00Z">
            <w:rPr>
              <w:color w:val="0070C0"/>
              <w:sz w:val="24"/>
            </w:rPr>
          </w:rPrChange>
        </w:rPr>
        <w:t>regard</w:t>
      </w:r>
      <w:r w:rsidR="0069684C" w:rsidRPr="00D03914">
        <w:rPr>
          <w:color w:val="0070C0"/>
          <w:szCs w:val="22"/>
          <w:rPrChange w:id="1477" w:author="Anna Rasburn" w:date="2019-01-28T23:47:00Z">
            <w:rPr>
              <w:color w:val="0070C0"/>
              <w:sz w:val="24"/>
            </w:rPr>
          </w:rPrChange>
        </w:rPr>
        <w:t xml:space="preserve"> to </w:t>
      </w:r>
      <w:r w:rsidRPr="00D03914">
        <w:rPr>
          <w:color w:val="0070C0"/>
          <w:szCs w:val="22"/>
          <w:rPrChange w:id="1478" w:author="Anna Rasburn" w:date="2019-01-28T23:47:00Z">
            <w:rPr>
              <w:color w:val="0070C0"/>
              <w:sz w:val="24"/>
            </w:rPr>
          </w:rPrChange>
        </w:rPr>
        <w:t xml:space="preserve">experimentation and analysing energy </w:t>
      </w:r>
      <w:commentRangeStart w:id="1479"/>
      <w:r w:rsidRPr="00D03914">
        <w:rPr>
          <w:color w:val="0070C0"/>
          <w:szCs w:val="22"/>
          <w:rPrChange w:id="1480" w:author="Anna Rasburn" w:date="2019-01-28T23:47:00Z">
            <w:rPr>
              <w:color w:val="0070C0"/>
              <w:sz w:val="24"/>
            </w:rPr>
          </w:rPrChange>
        </w:rPr>
        <w:t>usage</w:t>
      </w:r>
      <w:commentRangeEnd w:id="1479"/>
      <w:r w:rsidR="0069684C" w:rsidRPr="00D03914">
        <w:rPr>
          <w:rStyle w:val="CommentReference"/>
          <w:sz w:val="22"/>
          <w:szCs w:val="22"/>
          <w:rPrChange w:id="1481" w:author="Anna Rasburn" w:date="2019-01-28T23:47:00Z">
            <w:rPr>
              <w:rStyle w:val="CommentReference"/>
            </w:rPr>
          </w:rPrChange>
        </w:rPr>
        <w:commentReference w:id="1479"/>
      </w:r>
      <w:r w:rsidRPr="00D03914">
        <w:rPr>
          <w:color w:val="0070C0"/>
          <w:szCs w:val="22"/>
          <w:rPrChange w:id="1482" w:author="Anna Rasburn" w:date="2019-01-28T23:47:00Z">
            <w:rPr>
              <w:color w:val="0070C0"/>
              <w:sz w:val="24"/>
            </w:rPr>
          </w:rPrChange>
        </w:rPr>
        <w:t xml:space="preserve">. </w:t>
      </w:r>
    </w:p>
    <w:p w14:paraId="30820DEB" w14:textId="77777777" w:rsidR="007A391A" w:rsidRPr="00D03914" w:rsidRDefault="007A391A">
      <w:pPr>
        <w:pStyle w:val="BodyText"/>
        <w:ind w:firstLine="0"/>
        <w:jc w:val="both"/>
        <w:rPr>
          <w:szCs w:val="22"/>
          <w:rPrChange w:id="1483" w:author="Anna Rasburn" w:date="2019-01-28T23:47:00Z">
            <w:rPr>
              <w:sz w:val="24"/>
            </w:rPr>
          </w:rPrChange>
        </w:rPr>
        <w:pPrChange w:id="1484" w:author="Anna Rasburn" w:date="2019-01-28T23:47:00Z">
          <w:pPr>
            <w:pStyle w:val="BodyText"/>
            <w:spacing w:line="240" w:lineRule="auto"/>
            <w:ind w:firstLine="0"/>
          </w:pPr>
        </w:pPrChange>
      </w:pPr>
    </w:p>
    <w:p w14:paraId="085CC38C" w14:textId="36017224" w:rsidR="00A52AB9" w:rsidRPr="00D03914" w:rsidRDefault="00946A62">
      <w:pPr>
        <w:pStyle w:val="BodyText"/>
        <w:ind w:firstLine="0"/>
        <w:jc w:val="both"/>
        <w:rPr>
          <w:color w:val="0070C0"/>
          <w:szCs w:val="22"/>
          <w:rPrChange w:id="1485" w:author="Anna Rasburn" w:date="2019-01-28T23:47:00Z">
            <w:rPr>
              <w:color w:val="0070C0"/>
              <w:sz w:val="24"/>
            </w:rPr>
          </w:rPrChange>
        </w:rPr>
        <w:pPrChange w:id="1486" w:author="Anna Rasburn" w:date="2019-01-28T23:47:00Z">
          <w:pPr>
            <w:pStyle w:val="BodyText"/>
            <w:spacing w:line="240" w:lineRule="auto"/>
            <w:ind w:firstLine="0"/>
          </w:pPr>
        </w:pPrChange>
      </w:pPr>
      <w:r w:rsidRPr="00D03914">
        <w:rPr>
          <w:color w:val="0070C0"/>
          <w:szCs w:val="22"/>
          <w:rPrChange w:id="1487" w:author="Anna Rasburn" w:date="2019-01-28T23:47:00Z">
            <w:rPr>
              <w:color w:val="0070C0"/>
              <w:sz w:val="24"/>
            </w:rPr>
          </w:rPrChange>
        </w:rPr>
        <w:t xml:space="preserve">Green Software Engineering is an important yet </w:t>
      </w:r>
      <w:r w:rsidR="0069684C" w:rsidRPr="00D03914">
        <w:rPr>
          <w:color w:val="0070C0"/>
          <w:szCs w:val="22"/>
          <w:rPrChange w:id="1488" w:author="Anna Rasburn" w:date="2019-01-28T23:47:00Z">
            <w:rPr>
              <w:color w:val="0070C0"/>
              <w:sz w:val="24"/>
            </w:rPr>
          </w:rPrChange>
        </w:rPr>
        <w:t xml:space="preserve">emerging </w:t>
      </w:r>
      <w:r w:rsidRPr="00D03914">
        <w:rPr>
          <w:color w:val="0070C0"/>
          <w:szCs w:val="22"/>
          <w:rPrChange w:id="1489" w:author="Anna Rasburn" w:date="2019-01-28T23:47:00Z">
            <w:rPr>
              <w:color w:val="0070C0"/>
              <w:sz w:val="24"/>
            </w:rPr>
          </w:rPrChange>
        </w:rPr>
        <w:t xml:space="preserve">field. </w:t>
      </w:r>
      <w:r w:rsidR="0069684C" w:rsidRPr="00D03914">
        <w:rPr>
          <w:color w:val="0070C0"/>
          <w:szCs w:val="22"/>
          <w:rPrChange w:id="1490" w:author="Anna Rasburn" w:date="2019-01-28T23:47:00Z">
            <w:rPr>
              <w:color w:val="0070C0"/>
              <w:sz w:val="24"/>
            </w:rPr>
          </w:rPrChange>
        </w:rPr>
        <w:t xml:space="preserve">Because this field </w:t>
      </w:r>
      <w:r w:rsidRPr="00D03914">
        <w:rPr>
          <w:color w:val="0070C0"/>
          <w:szCs w:val="22"/>
          <w:rPrChange w:id="1491" w:author="Anna Rasburn" w:date="2019-01-28T23:47:00Z">
            <w:rPr>
              <w:color w:val="0070C0"/>
              <w:sz w:val="24"/>
            </w:rPr>
          </w:rPrChange>
        </w:rPr>
        <w:t xml:space="preserve">is </w:t>
      </w:r>
      <w:r w:rsidR="0069684C" w:rsidRPr="00D03914">
        <w:rPr>
          <w:color w:val="0070C0"/>
          <w:szCs w:val="22"/>
          <w:rPrChange w:id="1492" w:author="Anna Rasburn" w:date="2019-01-28T23:47:00Z">
            <w:rPr>
              <w:color w:val="0070C0"/>
              <w:sz w:val="24"/>
            </w:rPr>
          </w:rPrChange>
        </w:rPr>
        <w:t xml:space="preserve">at an early stage of development, it has been marked by a low level </w:t>
      </w:r>
      <w:del w:id="1493" w:author="Anna Rasburn [2]" w:date="2019-01-24T15:24:00Z">
        <w:r w:rsidR="0069684C" w:rsidRPr="00D03914" w:rsidDel="00D45EA4">
          <w:rPr>
            <w:color w:val="0070C0"/>
            <w:szCs w:val="22"/>
            <w:rPrChange w:id="1494" w:author="Anna Rasburn" w:date="2019-01-28T23:47:00Z">
              <w:rPr>
                <w:color w:val="0070C0"/>
                <w:sz w:val="24"/>
              </w:rPr>
            </w:rPrChange>
          </w:rPr>
          <w:delText xml:space="preserve">of  </w:delText>
        </w:r>
        <w:r w:rsidRPr="00D03914" w:rsidDel="00D45EA4">
          <w:rPr>
            <w:color w:val="0070C0"/>
            <w:szCs w:val="22"/>
            <w:rPrChange w:id="1495" w:author="Anna Rasburn" w:date="2019-01-28T23:47:00Z">
              <w:rPr>
                <w:color w:val="0070C0"/>
                <w:sz w:val="24"/>
              </w:rPr>
            </w:rPrChange>
          </w:rPr>
          <w:delText>resources</w:delText>
        </w:r>
      </w:del>
      <w:ins w:id="1496" w:author="Anna Rasburn [2]" w:date="2019-01-24T15:24:00Z">
        <w:r w:rsidR="00D45EA4" w:rsidRPr="00D03914">
          <w:rPr>
            <w:color w:val="0070C0"/>
            <w:szCs w:val="22"/>
            <w:rPrChange w:id="1497" w:author="Anna Rasburn" w:date="2019-01-28T23:47:00Z">
              <w:rPr>
                <w:color w:val="0070C0"/>
                <w:sz w:val="24"/>
              </w:rPr>
            </w:rPrChange>
          </w:rPr>
          <w:t>of resources</w:t>
        </w:r>
      </w:ins>
      <w:r w:rsidRPr="00D03914">
        <w:rPr>
          <w:color w:val="0070C0"/>
          <w:szCs w:val="22"/>
          <w:rPrChange w:id="1498" w:author="Anna Rasburn" w:date="2019-01-28T23:47:00Z">
            <w:rPr>
              <w:color w:val="0070C0"/>
              <w:sz w:val="24"/>
            </w:rPr>
          </w:rPrChange>
        </w:rPr>
        <w:t xml:space="preserve"> </w:t>
      </w:r>
      <w:r w:rsidR="00A63162" w:rsidRPr="00D03914">
        <w:rPr>
          <w:color w:val="0070C0"/>
          <w:szCs w:val="22"/>
          <w:rPrChange w:id="1499" w:author="Anna Rasburn" w:date="2019-01-28T23:47:00Z">
            <w:rPr>
              <w:color w:val="0070C0"/>
              <w:sz w:val="24"/>
            </w:rPr>
          </w:rPrChange>
        </w:rPr>
        <w:t xml:space="preserve">, </w:t>
      </w:r>
      <w:r w:rsidRPr="00D03914">
        <w:rPr>
          <w:color w:val="0070C0"/>
          <w:szCs w:val="22"/>
          <w:rPrChange w:id="1500" w:author="Anna Rasburn" w:date="2019-01-28T23:47:00Z">
            <w:rPr>
              <w:color w:val="0070C0"/>
              <w:sz w:val="24"/>
            </w:rPr>
          </w:rPrChange>
        </w:rPr>
        <w:t xml:space="preserve">a small coherent community and </w:t>
      </w:r>
      <w:r w:rsidR="00A63162" w:rsidRPr="00D03914">
        <w:rPr>
          <w:color w:val="0070C0"/>
          <w:szCs w:val="22"/>
          <w:rPrChange w:id="1501" w:author="Anna Rasburn" w:date="2019-01-28T23:47:00Z">
            <w:rPr>
              <w:color w:val="0070C0"/>
              <w:sz w:val="24"/>
            </w:rPr>
          </w:rPrChange>
        </w:rPr>
        <w:t xml:space="preserve">an uncertain </w:t>
      </w:r>
      <w:r w:rsidRPr="00D03914">
        <w:rPr>
          <w:color w:val="0070C0"/>
          <w:szCs w:val="22"/>
          <w:rPrChange w:id="1502" w:author="Anna Rasburn" w:date="2019-01-28T23:47:00Z">
            <w:rPr>
              <w:color w:val="0070C0"/>
              <w:sz w:val="24"/>
            </w:rPr>
          </w:rPrChange>
        </w:rPr>
        <w:t xml:space="preserve">methodology. This field needs an increase in support and research which can pose a negative image of making the field an ‘impossible bar' </w:t>
      </w:r>
      <w:customXmlInsRangeStart w:id="1503" w:author="Anna Rasburn [2]" w:date="2019-01-24T14:07:00Z"/>
      <w:sdt>
        <w:sdtPr>
          <w:rPr>
            <w:color w:val="0070C0"/>
            <w:szCs w:val="22"/>
          </w:rPr>
          <w:id w:val="1060752706"/>
          <w:citation/>
        </w:sdtPr>
        <w:sdtContent>
          <w:customXmlInsRangeEnd w:id="1503"/>
          <w:ins w:id="1504" w:author="Anna Rasburn [2]" w:date="2019-01-24T14:07:00Z">
            <w:r w:rsidR="009B38D6" w:rsidRPr="00D03914">
              <w:rPr>
                <w:color w:val="0070C0"/>
                <w:szCs w:val="22"/>
                <w:rPrChange w:id="1505" w:author="Anna Rasburn" w:date="2019-01-28T23:47:00Z">
                  <w:rPr>
                    <w:color w:val="0070C0"/>
                    <w:sz w:val="24"/>
                  </w:rPr>
                </w:rPrChange>
              </w:rPr>
              <w:fldChar w:fldCharType="begin"/>
            </w:r>
            <w:r w:rsidR="009B38D6" w:rsidRPr="00D03914">
              <w:rPr>
                <w:color w:val="0070C0"/>
                <w:szCs w:val="22"/>
                <w:rPrChange w:id="1506" w:author="Anna Rasburn" w:date="2019-01-28T23:47:00Z">
                  <w:rPr>
                    <w:color w:val="0070C0"/>
                    <w:sz w:val="24"/>
                  </w:rPr>
                </w:rPrChange>
              </w:rPr>
              <w:instrText xml:space="preserve"> CITATION AHi13 \l 2057 </w:instrText>
            </w:r>
          </w:ins>
          <w:r w:rsidR="009B38D6" w:rsidRPr="00D03914">
            <w:rPr>
              <w:color w:val="0070C0"/>
              <w:szCs w:val="22"/>
              <w:rPrChange w:id="1507" w:author="Anna Rasburn" w:date="2019-01-28T23:47:00Z">
                <w:rPr>
                  <w:color w:val="0070C0"/>
                  <w:sz w:val="24"/>
                </w:rPr>
              </w:rPrChange>
            </w:rPr>
            <w:fldChar w:fldCharType="separate"/>
          </w:r>
          <w:r w:rsidR="000042CF" w:rsidRPr="000042CF">
            <w:rPr>
              <w:noProof/>
              <w:color w:val="0070C0"/>
              <w:szCs w:val="22"/>
            </w:rPr>
            <w:t>[20]</w:t>
          </w:r>
          <w:ins w:id="1508" w:author="Anna Rasburn [2]" w:date="2019-01-24T14:07:00Z">
            <w:r w:rsidR="009B38D6" w:rsidRPr="00D03914">
              <w:rPr>
                <w:color w:val="0070C0"/>
                <w:szCs w:val="22"/>
                <w:rPrChange w:id="1509" w:author="Anna Rasburn" w:date="2019-01-28T23:47:00Z">
                  <w:rPr>
                    <w:color w:val="0070C0"/>
                    <w:sz w:val="24"/>
                  </w:rPr>
                </w:rPrChange>
              </w:rPr>
              <w:fldChar w:fldCharType="end"/>
            </w:r>
          </w:ins>
          <w:customXmlInsRangeStart w:id="1510" w:author="Anna Rasburn [2]" w:date="2019-01-24T14:07:00Z"/>
        </w:sdtContent>
      </w:sdt>
      <w:customXmlInsRangeEnd w:id="1510"/>
      <w:del w:id="1511" w:author="Anna Rasburn [2]" w:date="2019-01-24T14:07:00Z">
        <w:r w:rsidRPr="00D03914" w:rsidDel="009B38D6">
          <w:rPr>
            <w:color w:val="0070C0"/>
            <w:szCs w:val="22"/>
            <w:rPrChange w:id="1512" w:author="Anna Rasburn" w:date="2019-01-28T23:47:00Z">
              <w:rPr>
                <w:color w:val="0070C0"/>
                <w:sz w:val="24"/>
              </w:rPr>
            </w:rPrChange>
          </w:rPr>
          <w:delText xml:space="preserve">[REFERENCE] </w:delText>
        </w:r>
      </w:del>
      <w:r w:rsidRPr="00D03914">
        <w:rPr>
          <w:color w:val="0070C0"/>
          <w:szCs w:val="22"/>
          <w:rPrChange w:id="1513" w:author="Anna Rasburn" w:date="2019-01-28T23:47:00Z">
            <w:rPr>
              <w:color w:val="0070C0"/>
              <w:sz w:val="24"/>
            </w:rPr>
          </w:rPrChange>
        </w:rPr>
        <w:t xml:space="preserve">that may not be achieved. An increase in support and research may come with the </w:t>
      </w:r>
      <w:del w:id="1514" w:author="Anna Rasburn [2]" w:date="2019-01-24T14:13:00Z">
        <w:r w:rsidRPr="00D03914" w:rsidDel="009B38D6">
          <w:rPr>
            <w:color w:val="0070C0"/>
            <w:szCs w:val="22"/>
            <w:rPrChange w:id="1515" w:author="Anna Rasburn" w:date="2019-01-28T23:47:00Z">
              <w:rPr>
                <w:color w:val="0070C0"/>
                <w:sz w:val="24"/>
              </w:rPr>
            </w:rPrChange>
          </w:rPr>
          <w:delText xml:space="preserve">UN's '12 year limit' </w:delText>
        </w:r>
      </w:del>
      <w:r w:rsidRPr="00D03914">
        <w:rPr>
          <w:color w:val="0070C0"/>
          <w:szCs w:val="22"/>
          <w:rPrChange w:id="1516" w:author="Anna Rasburn" w:date="2019-01-28T23:47:00Z">
            <w:rPr>
              <w:color w:val="0070C0"/>
              <w:sz w:val="24"/>
            </w:rPr>
          </w:rPrChange>
        </w:rPr>
        <w:t>on climate change</w:t>
      </w:r>
      <w:ins w:id="1517" w:author="Anna Rasburn [2]" w:date="2019-01-24T14:13:00Z">
        <w:r w:rsidR="009B38D6" w:rsidRPr="00D03914">
          <w:rPr>
            <w:color w:val="0070C0"/>
            <w:szCs w:val="22"/>
            <w:rPrChange w:id="1518" w:author="Anna Rasburn" w:date="2019-01-28T23:47:00Z">
              <w:rPr>
                <w:color w:val="0070C0"/>
                <w:sz w:val="24"/>
              </w:rPr>
            </w:rPrChange>
          </w:rPr>
          <w:t xml:space="preserve"> </w:t>
        </w:r>
      </w:ins>
      <w:customXmlInsRangeStart w:id="1519" w:author="Anna Rasburn [2]" w:date="2019-01-24T14:13:00Z"/>
      <w:sdt>
        <w:sdtPr>
          <w:rPr>
            <w:color w:val="0070C0"/>
            <w:szCs w:val="22"/>
          </w:rPr>
          <w:id w:val="1508182695"/>
          <w:citation/>
        </w:sdtPr>
        <w:sdtContent>
          <w:customXmlInsRangeEnd w:id="1519"/>
          <w:ins w:id="1520" w:author="Anna Rasburn [2]" w:date="2019-01-24T14:13:00Z">
            <w:r w:rsidR="009B38D6" w:rsidRPr="00D03914">
              <w:rPr>
                <w:color w:val="0070C0"/>
                <w:szCs w:val="22"/>
                <w:rPrChange w:id="1521" w:author="Anna Rasburn" w:date="2019-01-28T23:47:00Z">
                  <w:rPr>
                    <w:color w:val="0070C0"/>
                    <w:sz w:val="24"/>
                  </w:rPr>
                </w:rPrChange>
              </w:rPr>
              <w:fldChar w:fldCharType="begin"/>
            </w:r>
            <w:r w:rsidR="009B38D6" w:rsidRPr="00D03914">
              <w:rPr>
                <w:color w:val="0070C0"/>
                <w:szCs w:val="22"/>
                <w:rPrChange w:id="1522" w:author="Anna Rasburn" w:date="2019-01-28T23:47:00Z">
                  <w:rPr>
                    <w:color w:val="0070C0"/>
                    <w:sz w:val="24"/>
                  </w:rPr>
                </w:rPrChange>
              </w:rPr>
              <w:instrText xml:space="preserve"> CITATION Jon18 \l 2057 </w:instrText>
            </w:r>
            <w:r w:rsidR="009B38D6" w:rsidRPr="00D03914">
              <w:rPr>
                <w:color w:val="0070C0"/>
                <w:szCs w:val="22"/>
                <w:rPrChange w:id="1523" w:author="Anna Rasburn" w:date="2019-01-28T23:47:00Z">
                  <w:rPr>
                    <w:color w:val="0070C0"/>
                    <w:sz w:val="24"/>
                  </w:rPr>
                </w:rPrChange>
              </w:rPr>
              <w:fldChar w:fldCharType="separate"/>
            </w:r>
          </w:ins>
          <w:r w:rsidR="000042CF" w:rsidRPr="000042CF">
            <w:rPr>
              <w:noProof/>
              <w:color w:val="0070C0"/>
              <w:szCs w:val="22"/>
            </w:rPr>
            <w:t>[21]</w:t>
          </w:r>
          <w:ins w:id="1524" w:author="Anna Rasburn [2]" w:date="2019-01-24T14:13:00Z">
            <w:r w:rsidR="009B38D6" w:rsidRPr="00D03914">
              <w:rPr>
                <w:color w:val="0070C0"/>
                <w:szCs w:val="22"/>
                <w:rPrChange w:id="1525" w:author="Anna Rasburn" w:date="2019-01-28T23:47:00Z">
                  <w:rPr>
                    <w:color w:val="0070C0"/>
                    <w:sz w:val="24"/>
                  </w:rPr>
                </w:rPrChange>
              </w:rPr>
              <w:fldChar w:fldCharType="end"/>
            </w:r>
          </w:ins>
          <w:customXmlInsRangeStart w:id="1526" w:author="Anna Rasburn [2]" w:date="2019-01-24T14:13:00Z"/>
        </w:sdtContent>
      </w:sdt>
      <w:customXmlInsRangeEnd w:id="1526"/>
      <w:ins w:id="1527" w:author="Anna Rasburn [2]" w:date="2019-01-24T14:13:00Z">
        <w:r w:rsidR="009B38D6" w:rsidRPr="00D03914">
          <w:rPr>
            <w:color w:val="0070C0"/>
            <w:szCs w:val="22"/>
            <w:rPrChange w:id="1528" w:author="Anna Rasburn" w:date="2019-01-28T23:47:00Z">
              <w:rPr>
                <w:color w:val="0070C0"/>
                <w:sz w:val="24"/>
              </w:rPr>
            </w:rPrChange>
          </w:rPr>
          <w:t xml:space="preserve">. </w:t>
        </w:r>
      </w:ins>
      <w:del w:id="1529" w:author="Anna Rasburn [2]" w:date="2019-01-24T14:13:00Z">
        <w:r w:rsidRPr="00D03914" w:rsidDel="009B38D6">
          <w:rPr>
            <w:color w:val="0070C0"/>
            <w:szCs w:val="22"/>
            <w:rPrChange w:id="1530" w:author="Anna Rasburn" w:date="2019-01-28T23:47:00Z">
              <w:rPr>
                <w:color w:val="0070C0"/>
                <w:sz w:val="24"/>
              </w:rPr>
            </w:rPrChange>
          </w:rPr>
          <w:delText xml:space="preserve"> [REFERENCE]. </w:delText>
        </w:r>
      </w:del>
      <w:r w:rsidRPr="00D03914">
        <w:rPr>
          <w:color w:val="0070C0"/>
          <w:szCs w:val="22"/>
          <w:rPrChange w:id="1531" w:author="Anna Rasburn" w:date="2019-01-28T23:47:00Z">
            <w:rPr>
              <w:color w:val="0070C0"/>
              <w:sz w:val="24"/>
            </w:rPr>
          </w:rPrChange>
        </w:rPr>
        <w:t xml:space="preserve">This issue has only </w:t>
      </w:r>
      <w:r w:rsidR="005769F8" w:rsidRPr="00D03914">
        <w:rPr>
          <w:color w:val="0070C0"/>
          <w:szCs w:val="22"/>
          <w:rPrChange w:id="1532" w:author="Anna Rasburn" w:date="2019-01-28T23:47:00Z">
            <w:rPr>
              <w:color w:val="0070C0"/>
              <w:sz w:val="24"/>
            </w:rPr>
          </w:rPrChange>
        </w:rPr>
        <w:t>amplified</w:t>
      </w:r>
      <w:r w:rsidRPr="00D03914">
        <w:rPr>
          <w:color w:val="0070C0"/>
          <w:szCs w:val="22"/>
          <w:rPrChange w:id="1533" w:author="Anna Rasburn" w:date="2019-01-28T23:47:00Z">
            <w:rPr>
              <w:color w:val="0070C0"/>
              <w:sz w:val="24"/>
            </w:rPr>
          </w:rPrChange>
        </w:rPr>
        <w:t xml:space="preserve"> the importance and necessity of this research if the desire to keep our current technology-heavy lifestyles as well as to ‘limit climate change'.</w:t>
      </w:r>
    </w:p>
    <w:p w14:paraId="69C676CC" w14:textId="77777777" w:rsidR="00A52AB9" w:rsidRPr="00D03914" w:rsidRDefault="00A52AB9">
      <w:pPr>
        <w:pStyle w:val="BodyText"/>
        <w:ind w:firstLine="0"/>
        <w:jc w:val="both"/>
        <w:rPr>
          <w:color w:val="0070C0"/>
          <w:szCs w:val="22"/>
          <w:rPrChange w:id="1534" w:author="Anna Rasburn" w:date="2019-01-28T23:47:00Z">
            <w:rPr>
              <w:color w:val="0070C0"/>
              <w:sz w:val="24"/>
            </w:rPr>
          </w:rPrChange>
        </w:rPr>
        <w:pPrChange w:id="1535" w:author="Anna Rasburn" w:date="2019-01-28T23:47:00Z">
          <w:pPr>
            <w:pStyle w:val="BodyText"/>
            <w:spacing w:line="240" w:lineRule="auto"/>
            <w:ind w:firstLine="0"/>
          </w:pPr>
        </w:pPrChange>
      </w:pPr>
    </w:p>
    <w:p w14:paraId="7DC85F00" w14:textId="77777777" w:rsidR="00816DDB" w:rsidRPr="00D03914" w:rsidRDefault="00946A62">
      <w:pPr>
        <w:pStyle w:val="BodyText"/>
        <w:ind w:firstLine="0"/>
        <w:jc w:val="both"/>
        <w:rPr>
          <w:color w:val="0070C0"/>
          <w:szCs w:val="22"/>
          <w:rPrChange w:id="1536" w:author="Anna Rasburn" w:date="2019-01-28T23:47:00Z">
            <w:rPr>
              <w:color w:val="0070C0"/>
              <w:sz w:val="24"/>
            </w:rPr>
          </w:rPrChange>
        </w:rPr>
        <w:pPrChange w:id="1537" w:author="Anna Rasburn" w:date="2019-01-28T23:47:00Z">
          <w:pPr>
            <w:pStyle w:val="BodyText"/>
            <w:spacing w:line="240" w:lineRule="auto"/>
            <w:ind w:firstLine="0"/>
          </w:pPr>
        </w:pPrChange>
      </w:pPr>
      <w:r w:rsidRPr="00D03914">
        <w:rPr>
          <w:color w:val="0070C0"/>
          <w:szCs w:val="22"/>
          <w:rPrChange w:id="1538" w:author="Anna Rasburn" w:date="2019-01-28T23:47:00Z">
            <w:rPr>
              <w:color w:val="0070C0"/>
              <w:sz w:val="24"/>
            </w:rPr>
          </w:rPrChange>
        </w:rPr>
        <w:t xml:space="preserve">Research conducted by </w:t>
      </w:r>
      <w:proofErr w:type="spellStart"/>
      <w:r w:rsidRPr="00D03914">
        <w:rPr>
          <w:color w:val="0070C0"/>
          <w:szCs w:val="22"/>
          <w:rPrChange w:id="1539" w:author="Anna Rasburn" w:date="2019-01-28T23:47:00Z">
            <w:rPr>
              <w:color w:val="0070C0"/>
              <w:sz w:val="24"/>
            </w:rPr>
          </w:rPrChange>
        </w:rPr>
        <w:t>Hindle</w:t>
      </w:r>
      <w:proofErr w:type="spellEnd"/>
      <w:r w:rsidRPr="00D03914">
        <w:rPr>
          <w:color w:val="0070C0"/>
          <w:szCs w:val="22"/>
          <w:rPrChange w:id="1540" w:author="Anna Rasburn" w:date="2019-01-28T23:47:00Z">
            <w:rPr>
              <w:color w:val="0070C0"/>
              <w:sz w:val="24"/>
            </w:rPr>
          </w:rPrChange>
        </w:rPr>
        <w:t xml:space="preserve"> as it focuses on software’s interaction in other contexts other than mobile applications. </w:t>
      </w:r>
      <w:proofErr w:type="spellStart"/>
      <w:r w:rsidRPr="00D03914">
        <w:rPr>
          <w:color w:val="0070C0"/>
          <w:szCs w:val="22"/>
          <w:rPrChange w:id="1541" w:author="Anna Rasburn" w:date="2019-01-28T23:47:00Z">
            <w:rPr>
              <w:color w:val="0070C0"/>
              <w:sz w:val="24"/>
            </w:rPr>
          </w:rPrChange>
        </w:rPr>
        <w:t>Hindle</w:t>
      </w:r>
      <w:proofErr w:type="spellEnd"/>
      <w:r w:rsidRPr="00D03914">
        <w:rPr>
          <w:color w:val="0070C0"/>
          <w:szCs w:val="22"/>
          <w:rPrChange w:id="1542" w:author="Anna Rasburn" w:date="2019-01-28T23:47:00Z">
            <w:rPr>
              <w:color w:val="0070C0"/>
              <w:sz w:val="24"/>
            </w:rPr>
          </w:rPrChange>
        </w:rPr>
        <w:t xml:space="preserve"> researches in mobile applications, Data Centres and embedded sensors. </w:t>
      </w:r>
      <w:proofErr w:type="spellStart"/>
      <w:r w:rsidRPr="00D03914">
        <w:rPr>
          <w:color w:val="0070C0"/>
          <w:szCs w:val="22"/>
          <w:rPrChange w:id="1543" w:author="Anna Rasburn" w:date="2019-01-28T23:47:00Z">
            <w:rPr>
              <w:color w:val="0070C0"/>
              <w:sz w:val="24"/>
            </w:rPr>
          </w:rPrChange>
        </w:rPr>
        <w:t>Hindle</w:t>
      </w:r>
      <w:proofErr w:type="spellEnd"/>
      <w:r w:rsidRPr="00D03914">
        <w:rPr>
          <w:color w:val="0070C0"/>
          <w:szCs w:val="22"/>
          <w:rPrChange w:id="1544" w:author="Anna Rasburn" w:date="2019-01-28T23:47:00Z">
            <w:rPr>
              <w:color w:val="0070C0"/>
              <w:sz w:val="24"/>
            </w:rPr>
          </w:rPrChange>
        </w:rPr>
        <w:t xml:space="preserve"> has a proposal to have an energy rating on mobile applications included with the mobile application other functions, an example of this can be seen in Figure </w:t>
      </w:r>
      <w:r w:rsidR="00C476A9" w:rsidRPr="00D03914">
        <w:rPr>
          <w:color w:val="0070C0"/>
          <w:szCs w:val="22"/>
          <w:rPrChange w:id="1545" w:author="Anna Rasburn" w:date="2019-01-28T23:47:00Z">
            <w:rPr>
              <w:color w:val="0070C0"/>
              <w:sz w:val="24"/>
            </w:rPr>
          </w:rPrChange>
        </w:rPr>
        <w:t>6</w:t>
      </w:r>
      <w:r w:rsidRPr="00D03914">
        <w:rPr>
          <w:color w:val="0070C0"/>
          <w:szCs w:val="22"/>
          <w:rPrChange w:id="1546" w:author="Anna Rasburn" w:date="2019-01-28T23:47:00Z">
            <w:rPr>
              <w:color w:val="0070C0"/>
              <w:sz w:val="24"/>
            </w:rPr>
          </w:rPrChange>
        </w:rPr>
        <w:t xml:space="preserve">. Therefore, the user has the responsibility of choosing a more sustainable application which offers an interesting proposal as it gives the user more responsibility and can be used an extra selling point for a mobile application. </w:t>
      </w:r>
    </w:p>
    <w:p w14:paraId="0AF17C9D" w14:textId="77777777" w:rsidR="00A52AB9" w:rsidRPr="00C476A9" w:rsidRDefault="00A52AB9" w:rsidP="00816DDB">
      <w:pPr>
        <w:pStyle w:val="BodyText"/>
        <w:spacing w:line="240" w:lineRule="auto"/>
        <w:ind w:firstLine="0"/>
        <w:rPr>
          <w:color w:val="0070C0"/>
          <w:sz w:val="24"/>
        </w:rPr>
      </w:pPr>
    </w:p>
    <w:p w14:paraId="6D463F04" w14:textId="77777777" w:rsidR="00C476A9" w:rsidRDefault="00946A62" w:rsidP="00C476A9">
      <w:pPr>
        <w:pStyle w:val="BodyText"/>
        <w:keepNext/>
        <w:spacing w:line="240" w:lineRule="auto"/>
        <w:ind w:firstLine="0"/>
        <w:jc w:val="center"/>
      </w:pPr>
      <w:r w:rsidRPr="00C476A9">
        <w:rPr>
          <w:noProof/>
          <w:color w:val="0070C0"/>
          <w:sz w:val="24"/>
        </w:rPr>
        <w:lastRenderedPageBreak/>
        <w:drawing>
          <wp:inline distT="0" distB="0" distL="0" distR="0" wp14:anchorId="0913EC3B" wp14:editId="5C5A49AE">
            <wp:extent cx="3886200" cy="3162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53575" name="Screenshot 2018-12-26 at 18.07.51.png"/>
                    <pic:cNvPicPr/>
                  </pic:nvPicPr>
                  <pic:blipFill>
                    <a:blip r:embed="rId24">
                      <a:extLst>
                        <a:ext uri="{28A0092B-C50C-407E-A947-70E740481C1C}">
                          <a14:useLocalDpi xmlns:a14="http://schemas.microsoft.com/office/drawing/2010/main" val="0"/>
                        </a:ext>
                      </a:extLst>
                    </a:blip>
                    <a:stretch>
                      <a:fillRect/>
                    </a:stretch>
                  </pic:blipFill>
                  <pic:spPr>
                    <a:xfrm>
                      <a:off x="0" y="0"/>
                      <a:ext cx="3886200" cy="3162300"/>
                    </a:xfrm>
                    <a:prstGeom prst="rect">
                      <a:avLst/>
                    </a:prstGeom>
                  </pic:spPr>
                </pic:pic>
              </a:graphicData>
            </a:graphic>
          </wp:inline>
        </w:drawing>
      </w:r>
    </w:p>
    <w:p w14:paraId="3AEC6E32" w14:textId="518950A9" w:rsidR="00A52AB9" w:rsidRPr="00C476A9" w:rsidRDefault="00946A62" w:rsidP="00C476A9">
      <w:pPr>
        <w:pStyle w:val="Caption"/>
        <w:jc w:val="center"/>
        <w:rPr>
          <w:color w:val="0070C0"/>
          <w:sz w:val="24"/>
        </w:rPr>
      </w:pPr>
      <w:bookmarkStart w:id="1547" w:name="_Toc536712257"/>
      <w:r w:rsidRPr="003B212D">
        <w:rPr>
          <w:b/>
        </w:rPr>
        <w:t xml:space="preserve">Figure </w:t>
      </w:r>
      <w:ins w:id="1548" w:author="Anna Rasburn" w:date="2019-01-31T15:25:00Z">
        <w:r w:rsidR="00481683">
          <w:rPr>
            <w:b/>
          </w:rPr>
          <w:fldChar w:fldCharType="begin"/>
        </w:r>
        <w:r w:rsidR="00481683">
          <w:rPr>
            <w:b/>
          </w:rPr>
          <w:instrText xml:space="preserve"> STYLEREF 1 \s </w:instrText>
        </w:r>
      </w:ins>
      <w:r w:rsidR="00481683">
        <w:rPr>
          <w:b/>
        </w:rPr>
        <w:fldChar w:fldCharType="separate"/>
      </w:r>
      <w:r w:rsidR="00481683">
        <w:rPr>
          <w:b/>
          <w:noProof/>
        </w:rPr>
        <w:t>3</w:t>
      </w:r>
      <w:ins w:id="1549" w:author="Anna Rasburn" w:date="2019-01-31T15:25:00Z">
        <w:r w:rsidR="00481683">
          <w:rPr>
            <w:b/>
          </w:rPr>
          <w:fldChar w:fldCharType="end"/>
        </w:r>
        <w:r w:rsidR="00481683">
          <w:rPr>
            <w:b/>
          </w:rPr>
          <w:t>.</w:t>
        </w:r>
        <w:r w:rsidR="00481683">
          <w:rPr>
            <w:b/>
          </w:rPr>
          <w:fldChar w:fldCharType="begin"/>
        </w:r>
        <w:r w:rsidR="00481683">
          <w:rPr>
            <w:b/>
          </w:rPr>
          <w:instrText xml:space="preserve"> SEQ Figure \* ARABIC \s 1 </w:instrText>
        </w:r>
      </w:ins>
      <w:r w:rsidR="00481683">
        <w:rPr>
          <w:b/>
        </w:rPr>
        <w:fldChar w:fldCharType="separate"/>
      </w:r>
      <w:ins w:id="1550" w:author="Anna Rasburn" w:date="2019-01-31T15:25:00Z">
        <w:r w:rsidR="00481683">
          <w:rPr>
            <w:b/>
            <w:noProof/>
          </w:rPr>
          <w:t>5</w:t>
        </w:r>
        <w:r w:rsidR="00481683">
          <w:rPr>
            <w:b/>
          </w:rPr>
          <w:fldChar w:fldCharType="end"/>
        </w:r>
      </w:ins>
      <w:del w:id="1551" w:author="Anna Rasburn" w:date="2019-01-31T15:25:00Z">
        <w:r w:rsidR="00C97684" w:rsidRPr="003B212D" w:rsidDel="00481683">
          <w:rPr>
            <w:b/>
            <w:noProof/>
          </w:rPr>
          <w:fldChar w:fldCharType="begin"/>
        </w:r>
        <w:r w:rsidR="00C97684" w:rsidRPr="003B212D" w:rsidDel="00481683">
          <w:rPr>
            <w:b/>
            <w:noProof/>
          </w:rPr>
          <w:delInstrText xml:space="preserve"> SEQ Figure \* ARABIC </w:delInstrText>
        </w:r>
        <w:r w:rsidR="00C97684" w:rsidRPr="003B212D" w:rsidDel="00481683">
          <w:rPr>
            <w:b/>
            <w:noProof/>
          </w:rPr>
          <w:fldChar w:fldCharType="separate"/>
        </w:r>
        <w:r w:rsidRPr="003B212D" w:rsidDel="00481683">
          <w:rPr>
            <w:b/>
            <w:noProof/>
          </w:rPr>
          <w:delText>6</w:delText>
        </w:r>
        <w:r w:rsidR="00C97684" w:rsidRPr="003B212D" w:rsidDel="00481683">
          <w:rPr>
            <w:b/>
            <w:noProof/>
          </w:rPr>
          <w:fldChar w:fldCharType="end"/>
        </w:r>
      </w:del>
      <w:r>
        <w:t xml:space="preserve"> Ratings for Mobile applications</w:t>
      </w:r>
      <w:bookmarkEnd w:id="1547"/>
    </w:p>
    <w:p w14:paraId="1B4C43D1" w14:textId="77777777" w:rsidR="00816DDB" w:rsidRPr="00C476A9" w:rsidRDefault="00816DDB" w:rsidP="00816DDB">
      <w:pPr>
        <w:pStyle w:val="BodyText"/>
        <w:ind w:firstLine="0"/>
        <w:rPr>
          <w:color w:val="0070C0"/>
          <w:sz w:val="24"/>
        </w:rPr>
      </w:pPr>
    </w:p>
    <w:p w14:paraId="57D25F9F" w14:textId="77777777" w:rsidR="00816DDB" w:rsidRPr="00D03914" w:rsidRDefault="00946A62">
      <w:pPr>
        <w:pStyle w:val="BodyText"/>
        <w:ind w:firstLine="0"/>
        <w:jc w:val="both"/>
        <w:rPr>
          <w:color w:val="0070C0"/>
          <w:rPrChange w:id="1552" w:author="Anna Rasburn" w:date="2019-01-28T23:47:00Z">
            <w:rPr>
              <w:color w:val="0070C0"/>
              <w:sz w:val="24"/>
            </w:rPr>
          </w:rPrChange>
        </w:rPr>
        <w:pPrChange w:id="1553" w:author="Anna Rasburn" w:date="2019-01-28T23:47:00Z">
          <w:pPr>
            <w:pStyle w:val="BodyText"/>
            <w:spacing w:line="240" w:lineRule="auto"/>
            <w:ind w:firstLine="0"/>
          </w:pPr>
        </w:pPrChange>
      </w:pPr>
      <w:r w:rsidRPr="00D03914">
        <w:rPr>
          <w:color w:val="0070C0"/>
          <w:rPrChange w:id="1554" w:author="Anna Rasburn" w:date="2019-01-28T23:47:00Z">
            <w:rPr>
              <w:color w:val="0070C0"/>
              <w:sz w:val="24"/>
            </w:rPr>
          </w:rPrChange>
        </w:rPr>
        <w:t xml:space="preserve">All of the previous research mentioned is useful in regard to green software engineering. As the combination of changing source code using Genetic Improvement to reduce energy consumption is the focus and aims of this project. </w:t>
      </w:r>
    </w:p>
    <w:p w14:paraId="0486C80A" w14:textId="77777777" w:rsidR="0039442D" w:rsidRDefault="0039442D" w:rsidP="0039442D">
      <w:pPr>
        <w:pStyle w:val="Heading1"/>
        <w:rPr>
          <w:ins w:id="1555" w:author="Anna Rasburn" w:date="2019-01-31T14:52:00Z"/>
        </w:rPr>
      </w:pPr>
      <w:bookmarkStart w:id="1556" w:name="_Toc536713221"/>
      <w:ins w:id="1557" w:author="Anna Rasburn" w:date="2019-01-31T14:51:00Z">
        <w:r>
          <w:lastRenderedPageBreak/>
          <w:t>Backgro</w:t>
        </w:r>
      </w:ins>
      <w:ins w:id="1558" w:author="Anna Rasburn" w:date="2019-01-31T14:52:00Z">
        <w:r>
          <w:t>und</w:t>
        </w:r>
        <w:bookmarkEnd w:id="1556"/>
      </w:ins>
    </w:p>
    <w:p w14:paraId="41B4D8F0" w14:textId="77777777" w:rsidR="0039442D" w:rsidRPr="00555C9E" w:rsidRDefault="0039442D" w:rsidP="0039442D">
      <w:pPr>
        <w:pStyle w:val="BodyText"/>
        <w:ind w:firstLine="0"/>
        <w:jc w:val="both"/>
        <w:rPr>
          <w:ins w:id="1559" w:author="Anna Rasburn" w:date="2019-01-31T14:52:00Z"/>
          <w:color w:val="0070C0"/>
        </w:rPr>
      </w:pPr>
      <w:commentRangeStart w:id="1560"/>
      <w:commentRangeStart w:id="1561"/>
      <w:ins w:id="1562" w:author="Anna Rasburn" w:date="2019-01-31T14:52:00Z">
        <w:r w:rsidRPr="00555C9E">
          <w:rPr>
            <w:color w:val="0070C0"/>
          </w:rPr>
          <w:t>A</w:t>
        </w:r>
        <w:commentRangeEnd w:id="1560"/>
        <w:commentRangeEnd w:id="1561"/>
        <w:r>
          <w:rPr>
            <w:rStyle w:val="CommentReference"/>
          </w:rPr>
          <w:commentReference w:id="1560"/>
        </w:r>
        <w:r>
          <w:rPr>
            <w:rStyle w:val="CommentReference"/>
          </w:rPr>
          <w:commentReference w:id="1561"/>
        </w:r>
        <w:r w:rsidRPr="00555C9E">
          <w:rPr>
            <w:color w:val="0070C0"/>
          </w:rPr>
          <w:t xml:space="preserve"> large proportion of this research is building on research previously cond</w:t>
        </w:r>
        <w:r>
          <w:rPr>
            <w:color w:val="0070C0"/>
          </w:rPr>
          <w:t>ucted by Dr Alexander Brownlee</w:t>
        </w:r>
      </w:ins>
      <w:customXmlInsRangeStart w:id="1563" w:author="Anna Rasburn" w:date="2019-01-31T14:52:00Z"/>
      <w:sdt>
        <w:sdtPr>
          <w:rPr>
            <w:color w:val="0070C0"/>
          </w:rPr>
          <w:id w:val="-527338223"/>
          <w:citation/>
        </w:sdtPr>
        <w:sdtContent>
          <w:customXmlInsRangeEnd w:id="1563"/>
          <w:ins w:id="1564" w:author="Anna Rasburn" w:date="2019-01-31T14:52:00Z">
            <w:r>
              <w:rPr>
                <w:color w:val="0070C0"/>
              </w:rPr>
              <w:fldChar w:fldCharType="begin"/>
            </w:r>
            <w:r>
              <w:rPr>
                <w:color w:val="0070C0"/>
              </w:rPr>
              <w:instrText xml:space="preserve"> CITATION ABr17 \l 2057 </w:instrText>
            </w:r>
            <w:r>
              <w:rPr>
                <w:color w:val="0070C0"/>
              </w:rPr>
              <w:fldChar w:fldCharType="separate"/>
            </w:r>
            <w:r>
              <w:rPr>
                <w:noProof/>
                <w:color w:val="0070C0"/>
              </w:rPr>
              <w:t xml:space="preserve"> </w:t>
            </w:r>
            <w:r w:rsidRPr="000042CF">
              <w:rPr>
                <w:noProof/>
                <w:color w:val="0070C0"/>
              </w:rPr>
              <w:t>[1]</w:t>
            </w:r>
            <w:r>
              <w:rPr>
                <w:color w:val="0070C0"/>
              </w:rPr>
              <w:fldChar w:fldCharType="end"/>
            </w:r>
          </w:ins>
          <w:customXmlInsRangeStart w:id="1565" w:author="Anna Rasburn" w:date="2019-01-31T14:52:00Z"/>
        </w:sdtContent>
      </w:sdt>
      <w:customXmlInsRangeEnd w:id="1565"/>
      <w:ins w:id="1566" w:author="Anna Rasburn" w:date="2019-01-31T14:52:00Z">
        <w:r>
          <w:rPr>
            <w:color w:val="0070C0"/>
          </w:rPr>
          <w:t xml:space="preserve"> and Dr David White</w:t>
        </w:r>
      </w:ins>
      <w:customXmlInsRangeStart w:id="1567" w:author="Anna Rasburn" w:date="2019-01-31T14:52:00Z"/>
      <w:sdt>
        <w:sdtPr>
          <w:rPr>
            <w:color w:val="0070C0"/>
          </w:rPr>
          <w:id w:val="2057494974"/>
          <w:citation/>
        </w:sdtPr>
        <w:sdtContent>
          <w:customXmlInsRangeEnd w:id="1567"/>
          <w:ins w:id="1568" w:author="Anna Rasburn" w:date="2019-01-31T14:52:00Z">
            <w:r>
              <w:rPr>
                <w:color w:val="0070C0"/>
              </w:rPr>
              <w:fldChar w:fldCharType="begin"/>
            </w:r>
            <w:r>
              <w:rPr>
                <w:color w:val="0070C0"/>
              </w:rPr>
              <w:instrText xml:space="preserve"> CITATION DWh17 \l 2057 </w:instrText>
            </w:r>
            <w:r>
              <w:rPr>
                <w:color w:val="0070C0"/>
              </w:rPr>
              <w:fldChar w:fldCharType="separate"/>
            </w:r>
            <w:r>
              <w:rPr>
                <w:noProof/>
                <w:color w:val="0070C0"/>
              </w:rPr>
              <w:t xml:space="preserve"> </w:t>
            </w:r>
            <w:r w:rsidRPr="000042CF">
              <w:rPr>
                <w:noProof/>
                <w:color w:val="0070C0"/>
              </w:rPr>
              <w:t>[2]</w:t>
            </w:r>
            <w:r>
              <w:rPr>
                <w:color w:val="0070C0"/>
              </w:rPr>
              <w:fldChar w:fldCharType="end"/>
            </w:r>
          </w:ins>
          <w:customXmlInsRangeStart w:id="1569" w:author="Anna Rasburn" w:date="2019-01-31T14:52:00Z"/>
        </w:sdtContent>
      </w:sdt>
      <w:customXmlInsRangeEnd w:id="1569"/>
      <w:ins w:id="1570" w:author="Anna Rasburn" w:date="2019-01-31T14:52:00Z">
        <w:r w:rsidRPr="00555C9E">
          <w:rPr>
            <w:color w:val="0070C0"/>
          </w:rPr>
          <w:t>which focuses on methods used to optimise source code without losing any functionality through Genetic Improvement. This research also</w:t>
        </w:r>
        <w:r>
          <w:rPr>
            <w:color w:val="0070C0"/>
          </w:rPr>
          <w:t xml:space="preserve"> builds upon the </w:t>
        </w:r>
        <w:r w:rsidRPr="00555C9E">
          <w:rPr>
            <w:color w:val="0070C0"/>
          </w:rPr>
          <w:t xml:space="preserve">research by Bruce et al </w:t>
        </w:r>
      </w:ins>
      <w:customXmlInsRangeStart w:id="1571" w:author="Anna Rasburn" w:date="2019-01-31T14:52:00Z"/>
      <w:sdt>
        <w:sdtPr>
          <w:rPr>
            <w:color w:val="0070C0"/>
          </w:rPr>
          <w:id w:val="-1643879594"/>
          <w:citation/>
        </w:sdtPr>
        <w:sdtContent>
          <w:customXmlInsRangeEnd w:id="1571"/>
          <w:ins w:id="1572" w:author="Anna Rasburn" w:date="2019-01-31T14:52:00Z">
            <w:r>
              <w:rPr>
                <w:color w:val="0070C0"/>
              </w:rPr>
              <w:fldChar w:fldCharType="begin"/>
            </w:r>
            <w:r>
              <w:rPr>
                <w:color w:val="0070C0"/>
              </w:rPr>
              <w:instrText xml:space="preserve"> CITATION BBr15 \l 2057 </w:instrText>
            </w:r>
            <w:r>
              <w:rPr>
                <w:color w:val="0070C0"/>
              </w:rPr>
              <w:fldChar w:fldCharType="separate"/>
            </w:r>
            <w:r w:rsidRPr="000042CF">
              <w:rPr>
                <w:noProof/>
                <w:color w:val="0070C0"/>
              </w:rPr>
              <w:t>[3]</w:t>
            </w:r>
            <w:r>
              <w:rPr>
                <w:color w:val="0070C0"/>
              </w:rPr>
              <w:fldChar w:fldCharType="end"/>
            </w:r>
          </w:ins>
          <w:customXmlInsRangeStart w:id="1573" w:author="Anna Rasburn" w:date="2019-01-31T14:52:00Z"/>
        </w:sdtContent>
      </w:sdt>
      <w:customXmlInsRangeEnd w:id="1573"/>
      <w:ins w:id="1574" w:author="Anna Rasburn" w:date="2019-01-31T14:52:00Z">
        <w:r w:rsidRPr="00555C9E">
          <w:rPr>
            <w:color w:val="0070C0"/>
          </w:rPr>
          <w:t xml:space="preserve">, which considered methods to automatically change source code to reduce energy usage. </w:t>
        </w:r>
      </w:ins>
    </w:p>
    <w:p w14:paraId="51F33698" w14:textId="77777777" w:rsidR="0039442D" w:rsidRPr="000C333D" w:rsidRDefault="0039442D" w:rsidP="0039442D">
      <w:pPr>
        <w:pStyle w:val="Heading2"/>
        <w:rPr>
          <w:ins w:id="1575" w:author="Anna Rasburn" w:date="2019-01-31T14:52:00Z"/>
        </w:rPr>
      </w:pPr>
      <w:bookmarkStart w:id="1576" w:name="_Toc536713222"/>
      <w:ins w:id="1577" w:author="Anna Rasburn" w:date="2019-01-31T14:52:00Z">
        <w:r w:rsidRPr="000C333D">
          <w:t>Optimisation regarding Java</w:t>
        </w:r>
        <w:bookmarkEnd w:id="1576"/>
      </w:ins>
    </w:p>
    <w:p w14:paraId="7A824307" w14:textId="77777777" w:rsidR="0039442D" w:rsidRPr="00952EBF" w:rsidRDefault="0039442D" w:rsidP="0039442D">
      <w:pPr>
        <w:pStyle w:val="BodyText"/>
        <w:ind w:firstLine="0"/>
        <w:jc w:val="both"/>
        <w:rPr>
          <w:ins w:id="1578" w:author="Anna Rasburn" w:date="2019-01-31T14:52:00Z"/>
          <w:color w:val="0070C0"/>
        </w:rPr>
      </w:pPr>
      <w:ins w:id="1579" w:author="Anna Rasburn" w:date="2019-01-31T14:52:00Z">
        <w:r w:rsidRPr="00952EBF">
          <w:rPr>
            <w:color w:val="0070C0"/>
          </w:rPr>
          <w:t xml:space="preserve">Optimisation is ‘the act of making the best or most effective use of a situation or resource'. Optimisation in Java focuses on goals within </w:t>
        </w:r>
        <w:r>
          <w:rPr>
            <w:color w:val="0070C0"/>
          </w:rPr>
          <w:t xml:space="preserve">or related to </w:t>
        </w:r>
        <w:r w:rsidRPr="00952EBF">
          <w:rPr>
            <w:color w:val="0070C0"/>
          </w:rPr>
          <w:t xml:space="preserve">the source code that we can optimise [REFERENCE]. This research focuses on changing Java code and Java Projects that can be used to improve an application’s execution time and reduce an application’s requirement for the energy it needs to run. </w:t>
        </w:r>
      </w:ins>
    </w:p>
    <w:p w14:paraId="5A6B0EEE" w14:textId="7617B513" w:rsidR="0039442D" w:rsidRDefault="0039442D" w:rsidP="002925D3">
      <w:pPr>
        <w:pStyle w:val="BodyText"/>
        <w:ind w:firstLine="0"/>
        <w:jc w:val="both"/>
        <w:rPr>
          <w:ins w:id="1580" w:author="Anna Rasburn" w:date="2019-01-31T14:52:00Z"/>
          <w:color w:val="0070C0"/>
        </w:rPr>
      </w:pPr>
      <w:ins w:id="1581" w:author="Anna Rasburn" w:date="2019-01-31T14:52:00Z">
        <w:r w:rsidRPr="00952EBF">
          <w:rPr>
            <w:color w:val="0070C0"/>
          </w:rPr>
          <w:t xml:space="preserve">To find solutions to optimisation problems, the technique chosen for the current work is based on Genetic Algorithms seen in </w:t>
        </w:r>
        <w:r w:rsidRPr="00952EBF">
          <w:rPr>
            <w:i/>
            <w:color w:val="0070C0"/>
          </w:rPr>
          <w:t xml:space="preserve">Section </w:t>
        </w:r>
      </w:ins>
      <w:r w:rsidR="002925D3">
        <w:rPr>
          <w:i/>
          <w:color w:val="0070C0"/>
        </w:rPr>
        <w:t>3.3</w:t>
      </w:r>
      <w:ins w:id="1582" w:author="Anna Rasburn" w:date="2019-01-31T14:52:00Z">
        <w:r w:rsidRPr="00952EBF">
          <w:rPr>
            <w:color w:val="0070C0"/>
          </w:rPr>
          <w:t>, which find solutions using the notion of fitness</w:t>
        </w:r>
      </w:ins>
      <w:r w:rsidR="002925D3">
        <w:rPr>
          <w:color w:val="0070C0"/>
        </w:rPr>
        <w:t xml:space="preserve"> seen in section 3.4.</w:t>
      </w:r>
    </w:p>
    <w:p w14:paraId="5828A996" w14:textId="77777777" w:rsidR="0039442D" w:rsidRPr="000C333D" w:rsidRDefault="0039442D" w:rsidP="0039442D">
      <w:pPr>
        <w:pStyle w:val="Heading2"/>
        <w:rPr>
          <w:ins w:id="1583" w:author="Anna Rasburn" w:date="2019-01-31T14:52:00Z"/>
        </w:rPr>
        <w:pPrChange w:id="1584" w:author="Anna Rasburn" w:date="2019-01-31T14:52:00Z">
          <w:pPr>
            <w:pStyle w:val="Heading3"/>
          </w:pPr>
        </w:pPrChange>
      </w:pPr>
      <w:bookmarkStart w:id="1585" w:name="_Toc536713223"/>
      <w:ins w:id="1586" w:author="Anna Rasburn" w:date="2019-01-31T14:52:00Z">
        <w:r w:rsidRPr="000C333D">
          <w:t>Genetic Improvement</w:t>
        </w:r>
        <w:bookmarkEnd w:id="1585"/>
        <w:r w:rsidRPr="000C333D">
          <w:t xml:space="preserve"> </w:t>
        </w:r>
      </w:ins>
    </w:p>
    <w:p w14:paraId="082FEE08" w14:textId="068A965D" w:rsidR="0039442D" w:rsidRDefault="0039442D" w:rsidP="002925D3">
      <w:pPr>
        <w:pStyle w:val="BodyText"/>
        <w:ind w:firstLine="0"/>
        <w:jc w:val="both"/>
        <w:rPr>
          <w:ins w:id="1587" w:author="Anna Rasburn" w:date="2019-01-31T14:52:00Z"/>
          <w:color w:val="0070C0"/>
        </w:rPr>
      </w:pPr>
      <w:ins w:id="1588" w:author="Anna Rasburn" w:date="2019-01-31T14:52:00Z">
        <w:r w:rsidRPr="00952EBF">
          <w:rPr>
            <w:color w:val="0070C0"/>
          </w:rPr>
          <w:t xml:space="preserve">Genetic Improvement(GI) improves software by using machine learning and optimisation techniques. These techniques include Evolutionary Algorithms of which Genetic Algorithms are a sub-category. Genetic Improvement can be used to improve pre-existing software with improvements such as reducing energy consumption, execution time and memory consumption. </w:t>
        </w:r>
      </w:ins>
    </w:p>
    <w:p w14:paraId="31CB5078" w14:textId="77777777" w:rsidR="0039442D" w:rsidRPr="000C333D" w:rsidRDefault="0039442D" w:rsidP="0039442D">
      <w:pPr>
        <w:pStyle w:val="Heading2"/>
        <w:rPr>
          <w:ins w:id="1589" w:author="Anna Rasburn" w:date="2019-01-31T14:52:00Z"/>
        </w:rPr>
        <w:pPrChange w:id="1590" w:author="Anna Rasburn" w:date="2019-01-31T14:52:00Z">
          <w:pPr>
            <w:pStyle w:val="Heading3"/>
          </w:pPr>
        </w:pPrChange>
      </w:pPr>
      <w:bookmarkStart w:id="1591" w:name="_Toc536713224"/>
      <w:ins w:id="1592" w:author="Anna Rasburn" w:date="2019-01-31T14:52:00Z">
        <w:r w:rsidRPr="000C333D">
          <w:t>Genetic Algorithms</w:t>
        </w:r>
        <w:bookmarkEnd w:id="1591"/>
        <w:r w:rsidRPr="000C333D">
          <w:t xml:space="preserve"> </w:t>
        </w:r>
      </w:ins>
    </w:p>
    <w:p w14:paraId="5FDAE1D6" w14:textId="77777777" w:rsidR="0039442D" w:rsidRPr="000042CF" w:rsidRDefault="0039442D" w:rsidP="0039442D">
      <w:pPr>
        <w:pStyle w:val="BodyText"/>
        <w:ind w:firstLine="0"/>
        <w:jc w:val="both"/>
        <w:rPr>
          <w:ins w:id="1593" w:author="Anna Rasburn" w:date="2019-01-31T14:52:00Z"/>
          <w:color w:val="0070C0"/>
          <w:szCs w:val="22"/>
          <w:rPrChange w:id="1594" w:author="Anna Rasburn" w:date="2019-01-31T14:53:00Z">
            <w:rPr>
              <w:ins w:id="1595" w:author="Anna Rasburn" w:date="2019-01-31T14:52:00Z"/>
              <w:color w:val="0070C0"/>
            </w:rPr>
          </w:rPrChange>
        </w:rPr>
        <w:pPrChange w:id="1596" w:author="Anna Rasburn" w:date="2019-01-31T14:53:00Z">
          <w:pPr>
            <w:pStyle w:val="BodyText"/>
            <w:spacing w:line="240" w:lineRule="auto"/>
            <w:ind w:firstLine="0"/>
          </w:pPr>
        </w:pPrChange>
      </w:pPr>
      <w:ins w:id="1597" w:author="Anna Rasburn" w:date="2019-01-31T14:52:00Z">
        <w:r w:rsidRPr="000042CF">
          <w:rPr>
            <w:color w:val="0070C0"/>
            <w:szCs w:val="22"/>
            <w:rPrChange w:id="1598" w:author="Anna Rasburn" w:date="2019-01-31T14:53:00Z">
              <w:rPr>
                <w:color w:val="0070C0"/>
              </w:rPr>
            </w:rPrChange>
          </w:rPr>
          <w:t xml:space="preserve">Genetic Algorithms(GA) are algorithms based on the biological notion of evolution and natural selection as conceived by Charles Darwin. Genetic algorithms use the principle of survival of the fittest and inheritance. The fittest traits of the parent are passed onto the children who prevail. Throughout the duration of the algorithm, many possible solutions to a problem are found; these solutions are called ‘individuals'. Every iteration of the algorithm selects a solution with high fitness from a collection of individuals. Subsequent iterations generate further solutions from these individuals. </w:t>
        </w:r>
      </w:ins>
      <w:ins w:id="1599" w:author="Anna Rasburn" w:date="2019-01-31T15:03:00Z">
        <w:r>
          <w:rPr>
            <w:color w:val="0070C0"/>
            <w:szCs w:val="22"/>
          </w:rPr>
          <w:t>Some of these sol</w:t>
        </w:r>
      </w:ins>
      <w:ins w:id="1600" w:author="Anna Rasburn" w:date="2019-01-31T15:04:00Z">
        <w:r>
          <w:rPr>
            <w:color w:val="0070C0"/>
            <w:szCs w:val="22"/>
          </w:rPr>
          <w:t>utions are</w:t>
        </w:r>
      </w:ins>
      <w:ins w:id="1601" w:author="Anna Rasburn" w:date="2019-01-31T15:05:00Z">
        <w:r>
          <w:rPr>
            <w:color w:val="0070C0"/>
            <w:szCs w:val="22"/>
          </w:rPr>
          <w:t xml:space="preserve"> closer</w:t>
        </w:r>
      </w:ins>
      <w:ins w:id="1602" w:author="Anna Rasburn" w:date="2019-01-31T15:04:00Z">
        <w:r>
          <w:rPr>
            <w:color w:val="0070C0"/>
            <w:szCs w:val="22"/>
          </w:rPr>
          <w:t xml:space="preserve"> at achieving the</w:t>
        </w:r>
      </w:ins>
      <w:ins w:id="1603" w:author="Anna Rasburn" w:date="2019-01-31T15:05:00Z">
        <w:r>
          <w:rPr>
            <w:color w:val="0070C0"/>
            <w:szCs w:val="22"/>
          </w:rPr>
          <w:t xml:space="preserve"> most optimised solution to the problem and some solutions are not.</w:t>
        </w:r>
      </w:ins>
      <w:ins w:id="1604" w:author="Anna Rasburn" w:date="2019-01-31T15:06:00Z">
        <w:r>
          <w:rPr>
            <w:color w:val="0070C0"/>
            <w:szCs w:val="22"/>
          </w:rPr>
          <w:t xml:space="preserve"> The selection stage decides what traits are to be kept for the future generations.</w:t>
        </w:r>
      </w:ins>
      <w:ins w:id="1605" w:author="Anna Rasburn" w:date="2019-01-31T15:03:00Z">
        <w:r>
          <w:rPr>
            <w:color w:val="0070C0"/>
            <w:szCs w:val="22"/>
          </w:rPr>
          <w:t xml:space="preserve"> </w:t>
        </w:r>
      </w:ins>
      <w:commentRangeStart w:id="1606"/>
      <w:ins w:id="1607" w:author="Anna Rasburn" w:date="2019-01-31T14:52:00Z">
        <w:r w:rsidRPr="000042CF">
          <w:rPr>
            <w:color w:val="0070C0"/>
            <w:szCs w:val="22"/>
            <w:rPrChange w:id="1608" w:author="Anna Rasburn" w:date="2019-01-31T14:53:00Z">
              <w:rPr>
                <w:color w:val="0070C0"/>
                <w:sz w:val="24"/>
              </w:rPr>
            </w:rPrChange>
          </w:rPr>
          <w:t>Traits</w:t>
        </w:r>
        <w:commentRangeEnd w:id="1606"/>
        <w:r w:rsidRPr="000042CF">
          <w:rPr>
            <w:rStyle w:val="CommentReference"/>
            <w:sz w:val="22"/>
            <w:szCs w:val="22"/>
            <w:rPrChange w:id="1609" w:author="Anna Rasburn" w:date="2019-01-31T14:53:00Z">
              <w:rPr>
                <w:rStyle w:val="CommentReference"/>
              </w:rPr>
            </w:rPrChange>
          </w:rPr>
          <w:commentReference w:id="1606"/>
        </w:r>
        <w:r w:rsidRPr="000042CF">
          <w:rPr>
            <w:color w:val="0070C0"/>
            <w:szCs w:val="22"/>
            <w:rPrChange w:id="1610" w:author="Anna Rasburn" w:date="2019-01-31T14:53:00Z">
              <w:rPr>
                <w:color w:val="0070C0"/>
                <w:sz w:val="24"/>
              </w:rPr>
            </w:rPrChange>
          </w:rPr>
          <w:t xml:space="preserve"> that do not confer improved fitness are disregarded by the selection in the next iteration.</w:t>
        </w:r>
      </w:ins>
    </w:p>
    <w:p w14:paraId="6B16AB34" w14:textId="77777777" w:rsidR="0039442D" w:rsidRPr="000042CF" w:rsidRDefault="0039442D" w:rsidP="0039442D">
      <w:pPr>
        <w:pStyle w:val="BodyText"/>
        <w:ind w:firstLine="0"/>
        <w:jc w:val="both"/>
        <w:rPr>
          <w:ins w:id="1611" w:author="Anna Rasburn" w:date="2019-01-31T14:52:00Z"/>
          <w:color w:val="0070C0"/>
          <w:szCs w:val="22"/>
          <w:rPrChange w:id="1612" w:author="Anna Rasburn" w:date="2019-01-31T14:53:00Z">
            <w:rPr>
              <w:ins w:id="1613" w:author="Anna Rasburn" w:date="2019-01-31T14:52:00Z"/>
              <w:color w:val="0070C0"/>
            </w:rPr>
          </w:rPrChange>
        </w:rPr>
        <w:pPrChange w:id="1614" w:author="Anna Rasburn" w:date="2019-01-31T14:53:00Z">
          <w:pPr>
            <w:pStyle w:val="BodyText"/>
            <w:ind w:firstLine="0"/>
            <w:jc w:val="both"/>
          </w:pPr>
        </w:pPrChange>
      </w:pPr>
      <w:ins w:id="1615" w:author="Anna Rasburn" w:date="2019-01-31T14:52:00Z">
        <w:r w:rsidRPr="000042CF">
          <w:rPr>
            <w:color w:val="0070C0"/>
            <w:szCs w:val="22"/>
            <w:rPrChange w:id="1616" w:author="Anna Rasburn" w:date="2019-01-31T14:53:00Z">
              <w:rPr>
                <w:color w:val="0070C0"/>
              </w:rPr>
            </w:rPrChange>
          </w:rPr>
          <w:t>In standard Genetic Algorithms, there are five main steps that are followed, this is depicted in</w:t>
        </w:r>
      </w:ins>
      <w:ins w:id="1617" w:author="Anna Rasburn" w:date="2019-01-31T14:53:00Z">
        <w:r>
          <w:rPr>
            <w:color w:val="0070C0"/>
            <w:szCs w:val="22"/>
          </w:rPr>
          <w:t xml:space="preserve"> </w:t>
        </w:r>
      </w:ins>
      <w:ins w:id="1618" w:author="Anna Rasburn" w:date="2019-01-31T14:52:00Z">
        <w:r w:rsidRPr="000042CF">
          <w:rPr>
            <w:color w:val="0070C0"/>
            <w:szCs w:val="22"/>
            <w:rPrChange w:id="1619" w:author="Anna Rasburn" w:date="2019-01-31T14:53:00Z">
              <w:rPr>
                <w:i/>
                <w:color w:val="0070C0"/>
              </w:rPr>
            </w:rPrChange>
          </w:rPr>
          <w:t>Figure 1</w:t>
        </w:r>
        <w:r w:rsidRPr="000042CF">
          <w:rPr>
            <w:color w:val="0070C0"/>
            <w:szCs w:val="22"/>
            <w:rPrChange w:id="1620" w:author="Anna Rasburn" w:date="2019-01-31T14:53:00Z">
              <w:rPr>
                <w:color w:val="0070C0"/>
              </w:rPr>
            </w:rPrChange>
          </w:rPr>
          <w:t>. The steps are: initialising population, fitness, selection, crossover and mutation.</w:t>
        </w:r>
      </w:ins>
    </w:p>
    <w:p w14:paraId="5FB2C946" w14:textId="77777777" w:rsidR="0039442D" w:rsidRDefault="0039442D" w:rsidP="0039442D">
      <w:pPr>
        <w:pStyle w:val="BodyText"/>
        <w:keepNext/>
        <w:ind w:firstLine="0"/>
        <w:jc w:val="center"/>
        <w:rPr>
          <w:ins w:id="1621" w:author="Anna Rasburn" w:date="2019-01-31T14:52:00Z"/>
        </w:rPr>
      </w:pPr>
      <w:ins w:id="1622" w:author="Anna Rasburn" w:date="2019-01-31T14:52:00Z">
        <w:r>
          <w:rPr>
            <w:noProof/>
            <w:color w:val="0070C0"/>
          </w:rPr>
          <w:lastRenderedPageBreak/>
          <w:drawing>
            <wp:inline distT="0" distB="0" distL="0" distR="0" wp14:anchorId="7B54F279" wp14:editId="04E703C5">
              <wp:extent cx="2705100" cy="2880250"/>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027750" name="GeneticAlgorithmDissertation.png"/>
                      <pic:cNvPicPr/>
                    </pic:nvPicPr>
                    <pic:blipFill>
                      <a:blip r:embed="rId14">
                        <a:extLst>
                          <a:ext uri="{28A0092B-C50C-407E-A947-70E740481C1C}">
                            <a14:useLocalDpi xmlns:a14="http://schemas.microsoft.com/office/drawing/2010/main" val="0"/>
                          </a:ext>
                        </a:extLst>
                      </a:blip>
                      <a:stretch>
                        <a:fillRect/>
                      </a:stretch>
                    </pic:blipFill>
                    <pic:spPr>
                      <a:xfrm>
                        <a:off x="0" y="0"/>
                        <a:ext cx="2714580" cy="2890344"/>
                      </a:xfrm>
                      <a:prstGeom prst="rect">
                        <a:avLst/>
                      </a:prstGeom>
                    </pic:spPr>
                  </pic:pic>
                </a:graphicData>
              </a:graphic>
            </wp:inline>
          </w:drawing>
        </w:r>
      </w:ins>
    </w:p>
    <w:p w14:paraId="68E0651C" w14:textId="77777777" w:rsidR="0039442D" w:rsidRPr="008B36CA" w:rsidRDefault="0039442D" w:rsidP="0039442D">
      <w:pPr>
        <w:pStyle w:val="Caption"/>
        <w:jc w:val="center"/>
        <w:rPr>
          <w:ins w:id="1623" w:author="Anna Rasburn" w:date="2019-01-31T14:52:00Z"/>
          <w:color w:val="000000" w:themeColor="text1"/>
        </w:rPr>
      </w:pPr>
      <w:bookmarkStart w:id="1624" w:name="_Toc536712252"/>
      <w:ins w:id="1625" w:author="Anna Rasburn" w:date="2019-01-31T14:52:00Z">
        <w:r w:rsidRPr="00820B55">
          <w:rPr>
            <w:b/>
            <w:color w:val="000000" w:themeColor="text1"/>
          </w:rPr>
          <w:t xml:space="preserve">Figure </w:t>
        </w:r>
      </w:ins>
      <w:ins w:id="1626" w:author="Anna Rasburn" w:date="2019-01-31T15:25:00Z">
        <w:r>
          <w:rPr>
            <w:b/>
            <w:color w:val="000000" w:themeColor="text1"/>
          </w:rPr>
          <w:fldChar w:fldCharType="begin"/>
        </w:r>
        <w:r>
          <w:rPr>
            <w:b/>
            <w:color w:val="000000" w:themeColor="text1"/>
          </w:rPr>
          <w:instrText xml:space="preserve"> STYLEREF 1 \s </w:instrText>
        </w:r>
      </w:ins>
      <w:r>
        <w:rPr>
          <w:b/>
          <w:color w:val="000000" w:themeColor="text1"/>
        </w:rPr>
        <w:fldChar w:fldCharType="separate"/>
      </w:r>
      <w:r>
        <w:rPr>
          <w:b/>
          <w:noProof/>
          <w:color w:val="000000" w:themeColor="text1"/>
        </w:rPr>
        <w:t>2</w:t>
      </w:r>
      <w:ins w:id="1627" w:author="Anna Rasburn" w:date="2019-01-31T15:25:00Z">
        <w:r>
          <w:rPr>
            <w:b/>
            <w:color w:val="000000" w:themeColor="text1"/>
          </w:rPr>
          <w:fldChar w:fldCharType="end"/>
        </w:r>
        <w:r>
          <w:rPr>
            <w:b/>
            <w:color w:val="000000" w:themeColor="text1"/>
          </w:rPr>
          <w:t>.</w:t>
        </w:r>
        <w:r>
          <w:rPr>
            <w:b/>
            <w:color w:val="000000" w:themeColor="text1"/>
          </w:rPr>
          <w:fldChar w:fldCharType="begin"/>
        </w:r>
        <w:r>
          <w:rPr>
            <w:b/>
            <w:color w:val="000000" w:themeColor="text1"/>
          </w:rPr>
          <w:instrText xml:space="preserve"> SEQ Figure \* ARABIC \s 1 </w:instrText>
        </w:r>
      </w:ins>
      <w:r>
        <w:rPr>
          <w:b/>
          <w:color w:val="000000" w:themeColor="text1"/>
        </w:rPr>
        <w:fldChar w:fldCharType="separate"/>
      </w:r>
      <w:ins w:id="1628" w:author="Anna Rasburn" w:date="2019-01-31T15:25:00Z">
        <w:r>
          <w:rPr>
            <w:b/>
            <w:noProof/>
            <w:color w:val="000000" w:themeColor="text1"/>
          </w:rPr>
          <w:t>1</w:t>
        </w:r>
        <w:r>
          <w:rPr>
            <w:b/>
            <w:color w:val="000000" w:themeColor="text1"/>
          </w:rPr>
          <w:fldChar w:fldCharType="end"/>
        </w:r>
      </w:ins>
      <w:ins w:id="1629" w:author="Anna Rasburn" w:date="2019-01-31T14:52:00Z">
        <w:r w:rsidRPr="008B36CA">
          <w:rPr>
            <w:color w:val="000000" w:themeColor="text1"/>
          </w:rPr>
          <w:t xml:space="preserve"> Flow Diagram of a Genetic Algorithm</w:t>
        </w:r>
        <w:bookmarkEnd w:id="1624"/>
      </w:ins>
    </w:p>
    <w:p w14:paraId="0393C57B" w14:textId="77777777" w:rsidR="0039442D" w:rsidRPr="00952EBF" w:rsidRDefault="0039442D" w:rsidP="0039442D">
      <w:pPr>
        <w:pStyle w:val="BodyText"/>
        <w:ind w:firstLine="0"/>
        <w:jc w:val="both"/>
        <w:rPr>
          <w:ins w:id="1630" w:author="Anna Rasburn" w:date="2019-01-31T14:52:00Z"/>
          <w:color w:val="0070C0"/>
        </w:rPr>
      </w:pPr>
      <w:ins w:id="1631" w:author="Anna Rasburn" w:date="2019-01-31T14:52:00Z">
        <w:r w:rsidRPr="00952EBF">
          <w:rPr>
            <w:color w:val="0070C0"/>
          </w:rPr>
          <w:t xml:space="preserve">An “Individual” or “chromosome” is a possible solution to the problem. In a classic GA, a chromosome is a string of bits and each individual bit is a gene. The selection stage ‘selects’ individuals with high fitness that will progress to the next population. In the mutation stage, individual genes of the highly fit parent chromosome are flipped from one to zero or vice versa to create a new mutated chromosome to pass onto further populations. The crossover stage requires taking genes from the two parents and combining them to make a new individual who may be a more optimised solution to the problem than their parents. </w:t>
        </w:r>
      </w:ins>
    </w:p>
    <w:p w14:paraId="570BBF26" w14:textId="77777777" w:rsidR="0039442D" w:rsidRPr="00952EBF" w:rsidRDefault="0039442D" w:rsidP="0039442D">
      <w:pPr>
        <w:pStyle w:val="BodyText"/>
        <w:ind w:firstLine="0"/>
        <w:jc w:val="both"/>
        <w:rPr>
          <w:ins w:id="1632" w:author="Anna Rasburn" w:date="2019-01-31T14:52:00Z"/>
          <w:color w:val="0070C0"/>
        </w:rPr>
      </w:pPr>
    </w:p>
    <w:p w14:paraId="78B0E8DF" w14:textId="77777777" w:rsidR="0039442D" w:rsidRPr="00952EBF" w:rsidRDefault="0039442D" w:rsidP="0039442D">
      <w:pPr>
        <w:pStyle w:val="BodyText"/>
        <w:ind w:firstLine="0"/>
        <w:jc w:val="both"/>
        <w:rPr>
          <w:ins w:id="1633" w:author="Anna Rasburn" w:date="2019-01-31T14:52:00Z"/>
          <w:color w:val="0070C0"/>
        </w:rPr>
      </w:pPr>
      <w:ins w:id="1634" w:author="Anna Rasburn" w:date="2019-01-31T14:52:00Z">
        <w:r w:rsidRPr="00952EBF">
          <w:rPr>
            <w:color w:val="0070C0"/>
          </w:rPr>
          <w:t xml:space="preserve">A “Population” is a set of individuals. The initialise population stage involves gathering a collection of individuals together to form a population. As individuals increase their fitness throughout the lifetime of the GA, the overall population has a higher fitness. It therefore has a higher possibility of finding a solution to the problem. </w:t>
        </w:r>
      </w:ins>
    </w:p>
    <w:p w14:paraId="35E2AB93" w14:textId="77777777" w:rsidR="0039442D" w:rsidRPr="00952EBF" w:rsidRDefault="0039442D" w:rsidP="0039442D">
      <w:pPr>
        <w:pStyle w:val="BodyText"/>
        <w:ind w:firstLine="0"/>
        <w:jc w:val="both"/>
        <w:rPr>
          <w:ins w:id="1635" w:author="Anna Rasburn" w:date="2019-01-31T14:52:00Z"/>
          <w:color w:val="0070C0"/>
        </w:rPr>
      </w:pPr>
    </w:p>
    <w:p w14:paraId="53DCE3EB" w14:textId="77777777" w:rsidR="0039442D" w:rsidRPr="00952EBF" w:rsidRDefault="0039442D" w:rsidP="0039442D">
      <w:pPr>
        <w:pStyle w:val="BodyText"/>
        <w:ind w:firstLine="0"/>
        <w:jc w:val="both"/>
        <w:rPr>
          <w:ins w:id="1636" w:author="Anna Rasburn" w:date="2019-01-31T14:52:00Z"/>
          <w:color w:val="0070C0"/>
        </w:rPr>
      </w:pPr>
      <w:ins w:id="1637" w:author="Anna Rasburn" w:date="2019-01-31T14:52:00Z">
        <w:r>
          <w:rPr>
            <w:color w:val="0070C0"/>
          </w:rPr>
          <w:t>In the problems that form the focus of this project,</w:t>
        </w:r>
        <w:r w:rsidRPr="00952EBF">
          <w:rPr>
            <w:color w:val="0070C0"/>
          </w:rPr>
          <w:t xml:space="preserve"> Genetic improvement problems, the individuals can be lists of changes in source code or new versions of the source code. In the GI tool Gin </w:t>
        </w:r>
      </w:ins>
      <w:customXmlInsRangeStart w:id="1638" w:author="Anna Rasburn" w:date="2019-01-31T14:52:00Z"/>
      <w:sdt>
        <w:sdtPr>
          <w:rPr>
            <w:color w:val="0070C0"/>
          </w:rPr>
          <w:id w:val="1081417977"/>
          <w:citation/>
        </w:sdtPr>
        <w:sdtContent>
          <w:customXmlInsRangeEnd w:id="1638"/>
          <w:ins w:id="1639" w:author="Anna Rasburn" w:date="2019-01-31T14:52:00Z">
            <w:r w:rsidRPr="00952EBF">
              <w:rPr>
                <w:color w:val="0070C0"/>
              </w:rPr>
              <w:fldChar w:fldCharType="begin"/>
            </w:r>
            <w:r w:rsidRPr="00952EBF">
              <w:rPr>
                <w:color w:val="0070C0"/>
              </w:rPr>
              <w:instrText xml:space="preserve"> CITATION Whi18 \l 2057 </w:instrText>
            </w:r>
            <w:r w:rsidRPr="00952EBF">
              <w:rPr>
                <w:color w:val="0070C0"/>
              </w:rPr>
              <w:fldChar w:fldCharType="separate"/>
            </w:r>
            <w:r w:rsidRPr="000042CF">
              <w:rPr>
                <w:noProof/>
                <w:color w:val="0070C0"/>
              </w:rPr>
              <w:t>[4]</w:t>
            </w:r>
            <w:r w:rsidRPr="00952EBF">
              <w:rPr>
                <w:color w:val="0070C0"/>
              </w:rPr>
              <w:fldChar w:fldCharType="end"/>
            </w:r>
          </w:ins>
          <w:customXmlInsRangeStart w:id="1640" w:author="Anna Rasburn" w:date="2019-01-31T14:52:00Z"/>
        </w:sdtContent>
      </w:sdt>
      <w:customXmlInsRangeEnd w:id="1640"/>
      <w:customXmlInsRangeStart w:id="1641" w:author="Anna Rasburn" w:date="2019-01-31T14:52:00Z"/>
      <w:sdt>
        <w:sdtPr>
          <w:rPr>
            <w:color w:val="0070C0"/>
          </w:rPr>
          <w:id w:val="869106168"/>
          <w:citation/>
        </w:sdtPr>
        <w:sdtContent>
          <w:customXmlInsRangeEnd w:id="1641"/>
          <w:ins w:id="1642" w:author="Anna Rasburn" w:date="2019-01-31T14:52:00Z">
            <w:r w:rsidRPr="00952EBF">
              <w:rPr>
                <w:color w:val="0070C0"/>
              </w:rPr>
              <w:fldChar w:fldCharType="begin"/>
            </w:r>
            <w:r w:rsidRPr="00952EBF">
              <w:rPr>
                <w:color w:val="0070C0"/>
              </w:rPr>
              <w:instrText xml:space="preserve"> CITATION DWh17 \l 2057 </w:instrText>
            </w:r>
            <w:r w:rsidRPr="00952EBF">
              <w:rPr>
                <w:color w:val="0070C0"/>
              </w:rPr>
              <w:fldChar w:fldCharType="separate"/>
            </w:r>
            <w:r>
              <w:rPr>
                <w:noProof/>
                <w:color w:val="0070C0"/>
              </w:rPr>
              <w:t xml:space="preserve"> </w:t>
            </w:r>
            <w:r w:rsidRPr="000042CF">
              <w:rPr>
                <w:noProof/>
                <w:color w:val="0070C0"/>
              </w:rPr>
              <w:t>[2]</w:t>
            </w:r>
            <w:r w:rsidRPr="00952EBF">
              <w:rPr>
                <w:color w:val="0070C0"/>
              </w:rPr>
              <w:fldChar w:fldCharType="end"/>
            </w:r>
          </w:ins>
          <w:customXmlInsRangeStart w:id="1643" w:author="Anna Rasburn" w:date="2019-01-31T14:52:00Z"/>
        </w:sdtContent>
      </w:sdt>
      <w:customXmlInsRangeEnd w:id="1643"/>
      <w:ins w:id="1644" w:author="Anna Rasburn" w:date="2019-01-31T14:52:00Z">
        <w:r w:rsidRPr="00952EBF">
          <w:rPr>
            <w:color w:val="0070C0"/>
          </w:rPr>
          <w:t xml:space="preserve">, an individual is a list of "Edits". Each "Edit" is a single change to the source code such as moving a line from one place to another. The mutation stage adds or removes edits to source code and in the crossover stage, a combination of edits is combined together into a new version of the source code. An edit is similar to a gene but not a direct parallel because an edit is what has changed in the code. A "Patch" is similar to a chromosome but not by the traditional </w:t>
        </w:r>
        <w:commentRangeStart w:id="1645"/>
        <w:r w:rsidRPr="00952EBF">
          <w:rPr>
            <w:color w:val="0070C0"/>
          </w:rPr>
          <w:t>definition</w:t>
        </w:r>
        <w:commentRangeEnd w:id="1645"/>
        <w:r>
          <w:rPr>
            <w:rStyle w:val="CommentReference"/>
          </w:rPr>
          <w:commentReference w:id="1645"/>
        </w:r>
        <w:r w:rsidRPr="00952EBF">
          <w:rPr>
            <w:color w:val="0070C0"/>
          </w:rPr>
          <w:t xml:space="preserve"> because a "Patch" may comprise of no edits if it happens that in the current version of source code in also the most optimised source code. A patch could also contain a </w:t>
        </w:r>
        <w:r w:rsidRPr="00952EBF">
          <w:rPr>
            <w:color w:val="0070C0"/>
          </w:rPr>
          <w:lastRenderedPageBreak/>
          <w:t xml:space="preserve">collection of edits to create the optimised source code. In the Gin Code </w:t>
        </w:r>
      </w:ins>
      <w:customXmlInsRangeStart w:id="1646" w:author="Anna Rasburn" w:date="2019-01-31T14:52:00Z"/>
      <w:sdt>
        <w:sdtPr>
          <w:rPr>
            <w:color w:val="0070C0"/>
          </w:rPr>
          <w:id w:val="1537622793"/>
          <w:citation/>
        </w:sdtPr>
        <w:sdtContent>
          <w:customXmlInsRangeEnd w:id="1646"/>
          <w:ins w:id="1647" w:author="Anna Rasburn" w:date="2019-01-31T14:52:00Z">
            <w:r w:rsidRPr="00952EBF">
              <w:rPr>
                <w:color w:val="0070C0"/>
              </w:rPr>
              <w:fldChar w:fldCharType="begin"/>
            </w:r>
            <w:r w:rsidRPr="00952EBF">
              <w:rPr>
                <w:color w:val="0070C0"/>
              </w:rPr>
              <w:instrText xml:space="preserve"> CITATION DWh17 \l 2057 </w:instrText>
            </w:r>
            <w:r w:rsidRPr="00952EBF">
              <w:rPr>
                <w:color w:val="0070C0"/>
              </w:rPr>
              <w:fldChar w:fldCharType="separate"/>
            </w:r>
            <w:r w:rsidRPr="000042CF">
              <w:rPr>
                <w:noProof/>
                <w:color w:val="0070C0"/>
              </w:rPr>
              <w:t>[2]</w:t>
            </w:r>
            <w:r w:rsidRPr="00952EBF">
              <w:rPr>
                <w:color w:val="0070C0"/>
              </w:rPr>
              <w:fldChar w:fldCharType="end"/>
            </w:r>
          </w:ins>
          <w:customXmlInsRangeStart w:id="1648" w:author="Anna Rasburn" w:date="2019-01-31T14:52:00Z"/>
        </w:sdtContent>
      </w:sdt>
      <w:customXmlInsRangeEnd w:id="1648"/>
      <w:customXmlInsRangeStart w:id="1649" w:author="Anna Rasburn" w:date="2019-01-31T14:52:00Z"/>
      <w:sdt>
        <w:sdtPr>
          <w:rPr>
            <w:color w:val="0070C0"/>
          </w:rPr>
          <w:id w:val="74093635"/>
          <w:citation/>
        </w:sdtPr>
        <w:sdtContent>
          <w:customXmlInsRangeEnd w:id="1649"/>
          <w:ins w:id="1650" w:author="Anna Rasburn" w:date="2019-01-31T14:52:00Z">
            <w:r w:rsidRPr="00952EBF">
              <w:rPr>
                <w:color w:val="0070C0"/>
              </w:rPr>
              <w:fldChar w:fldCharType="begin"/>
            </w:r>
            <w:r w:rsidRPr="00952EBF">
              <w:rPr>
                <w:color w:val="0070C0"/>
              </w:rPr>
              <w:instrText xml:space="preserve"> CITATION Whi18 \l 2057 </w:instrText>
            </w:r>
            <w:r w:rsidRPr="00952EBF">
              <w:rPr>
                <w:color w:val="0070C0"/>
              </w:rPr>
              <w:fldChar w:fldCharType="separate"/>
            </w:r>
            <w:r>
              <w:rPr>
                <w:noProof/>
                <w:color w:val="0070C0"/>
              </w:rPr>
              <w:t xml:space="preserve"> </w:t>
            </w:r>
            <w:r w:rsidRPr="000042CF">
              <w:rPr>
                <w:noProof/>
                <w:color w:val="0070C0"/>
              </w:rPr>
              <w:t>[4]</w:t>
            </w:r>
            <w:r w:rsidRPr="00952EBF">
              <w:rPr>
                <w:color w:val="0070C0"/>
              </w:rPr>
              <w:fldChar w:fldCharType="end"/>
            </w:r>
          </w:ins>
          <w:customXmlInsRangeStart w:id="1651" w:author="Anna Rasburn" w:date="2019-01-31T14:52:00Z"/>
        </w:sdtContent>
      </w:sdt>
      <w:customXmlInsRangeEnd w:id="1651"/>
      <w:ins w:id="1652" w:author="Anna Rasburn" w:date="2019-01-31T14:52:00Z">
        <w:r w:rsidRPr="00952EBF">
          <w:rPr>
            <w:color w:val="0070C0"/>
          </w:rPr>
          <w:t xml:space="preserve">, a collection of patches is similar to a classic Genetic algorithm’s definition of a population. </w:t>
        </w:r>
      </w:ins>
    </w:p>
    <w:p w14:paraId="5C208D14" w14:textId="77777777" w:rsidR="0039442D" w:rsidRDefault="0039442D" w:rsidP="0039442D">
      <w:pPr>
        <w:pStyle w:val="BodyText"/>
        <w:ind w:firstLine="0"/>
        <w:jc w:val="both"/>
        <w:rPr>
          <w:ins w:id="1653" w:author="Anna Rasburn" w:date="2019-01-31T14:52:00Z"/>
          <w:color w:val="0070C0"/>
        </w:rPr>
      </w:pPr>
      <w:ins w:id="1654" w:author="Anna Rasburn" w:date="2019-01-31T14:52:00Z">
        <w:r>
          <w:rPr>
            <w:color w:val="0070C0"/>
          </w:rPr>
          <w:t>[REFERENCE THIS- USE THAT GA BOOK]</w:t>
        </w:r>
      </w:ins>
    </w:p>
    <w:p w14:paraId="67D128E1" w14:textId="77777777" w:rsidR="0039442D" w:rsidRPr="000C333D" w:rsidRDefault="0039442D" w:rsidP="0039442D">
      <w:pPr>
        <w:pStyle w:val="Heading2"/>
        <w:rPr>
          <w:ins w:id="1655" w:author="Anna Rasburn" w:date="2019-01-31T14:52:00Z"/>
        </w:rPr>
        <w:pPrChange w:id="1656" w:author="Anna Rasburn" w:date="2019-01-31T14:52:00Z">
          <w:pPr>
            <w:pStyle w:val="Heading3"/>
          </w:pPr>
        </w:pPrChange>
      </w:pPr>
      <w:bookmarkStart w:id="1657" w:name="_Toc536713225"/>
      <w:ins w:id="1658" w:author="Anna Rasburn" w:date="2019-01-31T14:52:00Z">
        <w:r w:rsidRPr="000C333D">
          <w:t>Fitness</w:t>
        </w:r>
        <w:bookmarkEnd w:id="1657"/>
        <w:r w:rsidRPr="000C333D">
          <w:t xml:space="preserve"> </w:t>
        </w:r>
      </w:ins>
    </w:p>
    <w:p w14:paraId="5E1A402A" w14:textId="77777777" w:rsidR="0039442D" w:rsidRPr="00952EBF" w:rsidRDefault="0039442D" w:rsidP="0039442D">
      <w:pPr>
        <w:spacing w:line="360" w:lineRule="auto"/>
        <w:jc w:val="both"/>
        <w:rPr>
          <w:ins w:id="1659" w:author="Anna Rasburn" w:date="2019-01-31T14:52:00Z"/>
          <w:color w:val="0070C0"/>
          <w:sz w:val="22"/>
          <w:szCs w:val="22"/>
        </w:rPr>
      </w:pPr>
      <w:ins w:id="1660" w:author="Anna Rasburn" w:date="2019-01-31T14:52:00Z">
        <w:r w:rsidRPr="00952EBF">
          <w:rPr>
            <w:color w:val="0070C0"/>
            <w:sz w:val="22"/>
            <w:szCs w:val="22"/>
          </w:rPr>
          <w:t xml:space="preserve">As mentioned previously, the fitness of an Individual is how well that particular Individual performs the task. In this instance, there are several potential measures of fitness, for example, one can ask: Does the new source code compile? Does the new source code pass the unit tests? What is the energy consumption of the application? This has meant that each element of fitness needs a weight which is how important that element is in the fitness function. For example, whether the source code can compile has a larger weight than the unit tests because if a program does not compile then the unit tests are irrelevant as the program has lost all functionality.  Table 1 presents the different elements of the fitness and a way that the different weights can be used </w:t>
        </w:r>
        <w:commentRangeStart w:id="1661"/>
        <w:r w:rsidRPr="00952EBF">
          <w:rPr>
            <w:color w:val="0070C0"/>
            <w:sz w:val="22"/>
            <w:szCs w:val="22"/>
          </w:rPr>
          <w:t>together</w:t>
        </w:r>
        <w:commentRangeEnd w:id="1661"/>
        <w:r w:rsidRPr="00952EBF">
          <w:rPr>
            <w:rStyle w:val="CommentReference"/>
            <w:kern w:val="22"/>
            <w:sz w:val="22"/>
            <w:szCs w:val="22"/>
            <w:lang w:eastAsia="en-GB"/>
          </w:rPr>
          <w:commentReference w:id="1661"/>
        </w:r>
        <w:r w:rsidRPr="00952EBF">
          <w:rPr>
            <w:color w:val="0070C0"/>
            <w:sz w:val="22"/>
            <w:szCs w:val="22"/>
          </w:rPr>
          <w:t xml:space="preserve">. In the example below, Individual 3 would be the most optimised because it has passed the most weighted elements such as it can compile and energy consumption although it failed two-unit </w:t>
        </w:r>
        <w:commentRangeStart w:id="1662"/>
        <w:r w:rsidRPr="00952EBF">
          <w:rPr>
            <w:color w:val="0070C0"/>
            <w:sz w:val="22"/>
            <w:szCs w:val="22"/>
          </w:rPr>
          <w:t>tests</w:t>
        </w:r>
        <w:commentRangeEnd w:id="1662"/>
        <w:r>
          <w:rPr>
            <w:rStyle w:val="CommentReference"/>
            <w:kern w:val="22"/>
            <w:lang w:eastAsia="en-GB"/>
          </w:rPr>
          <w:commentReference w:id="1662"/>
        </w:r>
        <w:r w:rsidRPr="00952EBF">
          <w:rPr>
            <w:color w:val="0070C0"/>
            <w:sz w:val="22"/>
            <w:szCs w:val="22"/>
          </w:rPr>
          <w:t xml:space="preserve">. </w:t>
        </w:r>
      </w:ins>
    </w:p>
    <w:p w14:paraId="301C71D6" w14:textId="77777777" w:rsidR="0039442D" w:rsidRDefault="0039442D" w:rsidP="0039442D">
      <w:pPr>
        <w:pStyle w:val="Caption"/>
        <w:keepNext/>
        <w:jc w:val="center"/>
        <w:rPr>
          <w:ins w:id="1663" w:author="Anna Rasburn" w:date="2019-01-31T14:52:00Z"/>
        </w:rPr>
      </w:pPr>
      <w:ins w:id="1664" w:author="Anna Rasburn" w:date="2019-01-31T14:52:00Z">
        <w:r w:rsidRPr="00820B55">
          <w:rPr>
            <w:b/>
          </w:rPr>
          <w:t xml:space="preserve">Table </w:t>
        </w:r>
        <w:r w:rsidRPr="00820B55">
          <w:rPr>
            <w:b/>
            <w:noProof/>
          </w:rPr>
          <w:fldChar w:fldCharType="begin"/>
        </w:r>
        <w:r w:rsidRPr="00820B55">
          <w:rPr>
            <w:b/>
            <w:noProof/>
          </w:rPr>
          <w:instrText xml:space="preserve"> SEQ Table \* ARABIC </w:instrText>
        </w:r>
        <w:r w:rsidRPr="00820B55">
          <w:rPr>
            <w:b/>
            <w:noProof/>
          </w:rPr>
          <w:fldChar w:fldCharType="separate"/>
        </w:r>
        <w:r w:rsidRPr="00820B55">
          <w:rPr>
            <w:b/>
            <w:noProof/>
          </w:rPr>
          <w:t>1</w:t>
        </w:r>
        <w:r w:rsidRPr="00820B55">
          <w:rPr>
            <w:b/>
            <w:noProof/>
          </w:rPr>
          <w:fldChar w:fldCharType="end"/>
        </w:r>
        <w:r>
          <w:t xml:space="preserve"> Example to Demonstrate the levels of Fitness. P denotes a pass, F a failure.</w:t>
        </w:r>
      </w:ins>
    </w:p>
    <w:tbl>
      <w:tblPr>
        <w:tblStyle w:val="TableGrid"/>
        <w:tblW w:w="0" w:type="auto"/>
        <w:tblLook w:val="04A0" w:firstRow="1" w:lastRow="0" w:firstColumn="1" w:lastColumn="0" w:noHBand="0" w:noVBand="1"/>
      </w:tblPr>
      <w:tblGrid>
        <w:gridCol w:w="1234"/>
        <w:gridCol w:w="1313"/>
        <w:gridCol w:w="992"/>
        <w:gridCol w:w="992"/>
        <w:gridCol w:w="993"/>
        <w:gridCol w:w="1417"/>
        <w:gridCol w:w="1413"/>
      </w:tblGrid>
      <w:tr w:rsidR="0039442D" w14:paraId="7F950AC6" w14:textId="77777777" w:rsidTr="0039442D">
        <w:trPr>
          <w:ins w:id="1665" w:author="Anna Rasburn" w:date="2019-01-31T14:52:00Z"/>
        </w:trPr>
        <w:tc>
          <w:tcPr>
            <w:tcW w:w="1234" w:type="dxa"/>
            <w:vMerge w:val="restart"/>
            <w:vAlign w:val="center"/>
          </w:tcPr>
          <w:p w14:paraId="4E47EBC5" w14:textId="77777777" w:rsidR="0039442D" w:rsidRPr="00B403A9" w:rsidRDefault="0039442D" w:rsidP="0039442D">
            <w:pPr>
              <w:jc w:val="center"/>
              <w:rPr>
                <w:ins w:id="1666" w:author="Anna Rasburn" w:date="2019-01-31T14:52:00Z"/>
                <w:i/>
                <w:color w:val="0070C0"/>
                <w:sz w:val="20"/>
              </w:rPr>
            </w:pPr>
          </w:p>
        </w:tc>
        <w:tc>
          <w:tcPr>
            <w:tcW w:w="1313" w:type="dxa"/>
            <w:vMerge w:val="restart"/>
            <w:vAlign w:val="center"/>
          </w:tcPr>
          <w:p w14:paraId="382CB3EB" w14:textId="77777777" w:rsidR="0039442D" w:rsidRPr="00B403A9" w:rsidRDefault="0039442D" w:rsidP="0039442D">
            <w:pPr>
              <w:jc w:val="center"/>
              <w:rPr>
                <w:ins w:id="1667" w:author="Anna Rasburn" w:date="2019-01-31T14:52:00Z"/>
                <w:b/>
                <w:color w:val="0070C0"/>
                <w:sz w:val="20"/>
              </w:rPr>
            </w:pPr>
            <w:ins w:id="1668" w:author="Anna Rasburn" w:date="2019-01-31T14:52:00Z">
              <w:r w:rsidRPr="00B403A9">
                <w:rPr>
                  <w:b/>
                  <w:color w:val="0070C0"/>
                  <w:sz w:val="20"/>
                </w:rPr>
                <w:t>Did the source code compile?</w:t>
              </w:r>
            </w:ins>
          </w:p>
        </w:tc>
        <w:tc>
          <w:tcPr>
            <w:tcW w:w="2977" w:type="dxa"/>
            <w:gridSpan w:val="3"/>
            <w:vAlign w:val="center"/>
          </w:tcPr>
          <w:p w14:paraId="25FEFF90" w14:textId="77777777" w:rsidR="0039442D" w:rsidRPr="00B403A9" w:rsidRDefault="0039442D" w:rsidP="0039442D">
            <w:pPr>
              <w:jc w:val="center"/>
              <w:rPr>
                <w:ins w:id="1669" w:author="Anna Rasburn" w:date="2019-01-31T14:52:00Z"/>
                <w:b/>
                <w:color w:val="0070C0"/>
                <w:sz w:val="20"/>
              </w:rPr>
            </w:pPr>
            <w:ins w:id="1670" w:author="Anna Rasburn" w:date="2019-01-31T14:52:00Z">
              <w:r w:rsidRPr="00B403A9">
                <w:rPr>
                  <w:b/>
                  <w:color w:val="0070C0"/>
                  <w:sz w:val="20"/>
                </w:rPr>
                <w:t>Unit tests</w:t>
              </w:r>
            </w:ins>
          </w:p>
        </w:tc>
        <w:tc>
          <w:tcPr>
            <w:tcW w:w="1417" w:type="dxa"/>
            <w:vMerge w:val="restart"/>
            <w:vAlign w:val="center"/>
          </w:tcPr>
          <w:p w14:paraId="429EEBD6" w14:textId="77777777" w:rsidR="0039442D" w:rsidRPr="00B403A9" w:rsidRDefault="0039442D" w:rsidP="0039442D">
            <w:pPr>
              <w:jc w:val="center"/>
              <w:rPr>
                <w:ins w:id="1671" w:author="Anna Rasburn" w:date="2019-01-31T14:52:00Z"/>
                <w:b/>
                <w:color w:val="0070C0"/>
                <w:sz w:val="20"/>
              </w:rPr>
            </w:pPr>
            <w:ins w:id="1672" w:author="Anna Rasburn" w:date="2019-01-31T14:52:00Z">
              <w:r w:rsidRPr="00B403A9">
                <w:rPr>
                  <w:b/>
                  <w:color w:val="0070C0"/>
                  <w:sz w:val="20"/>
                </w:rPr>
                <w:t>Energy</w:t>
              </w:r>
            </w:ins>
          </w:p>
          <w:p w14:paraId="65CA573E" w14:textId="77777777" w:rsidR="0039442D" w:rsidRPr="00B403A9" w:rsidRDefault="0039442D" w:rsidP="0039442D">
            <w:pPr>
              <w:jc w:val="center"/>
              <w:rPr>
                <w:ins w:id="1673" w:author="Anna Rasburn" w:date="2019-01-31T14:52:00Z"/>
                <w:b/>
                <w:color w:val="0070C0"/>
                <w:sz w:val="20"/>
              </w:rPr>
            </w:pPr>
            <w:ins w:id="1674" w:author="Anna Rasburn" w:date="2019-01-31T14:52:00Z">
              <w:r w:rsidRPr="00B403A9">
                <w:rPr>
                  <w:b/>
                  <w:color w:val="0070C0"/>
                  <w:sz w:val="20"/>
                </w:rPr>
                <w:t>Consumption</w:t>
              </w:r>
            </w:ins>
          </w:p>
        </w:tc>
        <w:tc>
          <w:tcPr>
            <w:tcW w:w="1413" w:type="dxa"/>
            <w:vMerge w:val="restart"/>
            <w:vAlign w:val="center"/>
          </w:tcPr>
          <w:p w14:paraId="1E81D1F2" w14:textId="77777777" w:rsidR="0039442D" w:rsidRDefault="0039442D" w:rsidP="0039442D">
            <w:pPr>
              <w:jc w:val="center"/>
              <w:rPr>
                <w:ins w:id="1675" w:author="Anna Rasburn" w:date="2019-01-31T14:52:00Z"/>
                <w:b/>
                <w:color w:val="0070C0"/>
                <w:sz w:val="20"/>
              </w:rPr>
            </w:pPr>
            <w:ins w:id="1676" w:author="Anna Rasburn" w:date="2019-01-31T14:52:00Z">
              <w:r w:rsidRPr="00B403A9">
                <w:rPr>
                  <w:b/>
                  <w:color w:val="0070C0"/>
                  <w:sz w:val="20"/>
                </w:rPr>
                <w:t>Use th</w:t>
              </w:r>
              <w:r>
                <w:rPr>
                  <w:b/>
                  <w:color w:val="0070C0"/>
                  <w:sz w:val="20"/>
                </w:rPr>
                <w:t>is</w:t>
              </w:r>
            </w:ins>
          </w:p>
          <w:p w14:paraId="75600462" w14:textId="77777777" w:rsidR="0039442D" w:rsidRPr="00B403A9" w:rsidRDefault="0039442D" w:rsidP="0039442D">
            <w:pPr>
              <w:jc w:val="center"/>
              <w:rPr>
                <w:ins w:id="1677" w:author="Anna Rasburn" w:date="2019-01-31T14:52:00Z"/>
                <w:b/>
                <w:color w:val="0070C0"/>
                <w:sz w:val="20"/>
              </w:rPr>
            </w:pPr>
            <w:ins w:id="1678" w:author="Anna Rasburn" w:date="2019-01-31T14:52:00Z">
              <w:r w:rsidRPr="00B403A9">
                <w:rPr>
                  <w:b/>
                  <w:color w:val="0070C0"/>
                  <w:sz w:val="20"/>
                </w:rPr>
                <w:t xml:space="preserve"> individual?</w:t>
              </w:r>
            </w:ins>
          </w:p>
        </w:tc>
      </w:tr>
      <w:tr w:rsidR="0039442D" w14:paraId="629AB594" w14:textId="77777777" w:rsidTr="0039442D">
        <w:trPr>
          <w:ins w:id="1679" w:author="Anna Rasburn" w:date="2019-01-31T14:52:00Z"/>
        </w:trPr>
        <w:tc>
          <w:tcPr>
            <w:tcW w:w="1234" w:type="dxa"/>
            <w:vMerge/>
          </w:tcPr>
          <w:p w14:paraId="13CB52C8" w14:textId="77777777" w:rsidR="0039442D" w:rsidRPr="00B403A9" w:rsidRDefault="0039442D" w:rsidP="0039442D">
            <w:pPr>
              <w:rPr>
                <w:ins w:id="1680" w:author="Anna Rasburn" w:date="2019-01-31T14:52:00Z"/>
                <w:i/>
                <w:color w:val="0070C0"/>
                <w:sz w:val="20"/>
              </w:rPr>
            </w:pPr>
          </w:p>
        </w:tc>
        <w:tc>
          <w:tcPr>
            <w:tcW w:w="1313" w:type="dxa"/>
            <w:vMerge/>
          </w:tcPr>
          <w:p w14:paraId="7A337814" w14:textId="77777777" w:rsidR="0039442D" w:rsidRPr="00B403A9" w:rsidRDefault="0039442D" w:rsidP="0039442D">
            <w:pPr>
              <w:rPr>
                <w:ins w:id="1681" w:author="Anna Rasburn" w:date="2019-01-31T14:52:00Z"/>
                <w:color w:val="0070C0"/>
                <w:sz w:val="20"/>
              </w:rPr>
            </w:pPr>
          </w:p>
        </w:tc>
        <w:tc>
          <w:tcPr>
            <w:tcW w:w="992" w:type="dxa"/>
            <w:vAlign w:val="center"/>
          </w:tcPr>
          <w:p w14:paraId="239284AA" w14:textId="77777777" w:rsidR="0039442D" w:rsidRPr="00B403A9" w:rsidRDefault="0039442D" w:rsidP="0039442D">
            <w:pPr>
              <w:jc w:val="center"/>
              <w:rPr>
                <w:ins w:id="1682" w:author="Anna Rasburn" w:date="2019-01-31T14:52:00Z"/>
                <w:b/>
                <w:color w:val="0070C0"/>
                <w:sz w:val="20"/>
              </w:rPr>
            </w:pPr>
            <w:ins w:id="1683" w:author="Anna Rasburn" w:date="2019-01-31T14:52:00Z">
              <w:r w:rsidRPr="00B403A9">
                <w:rPr>
                  <w:b/>
                  <w:color w:val="0070C0"/>
                  <w:sz w:val="20"/>
                </w:rPr>
                <w:t>Unit test 1</w:t>
              </w:r>
            </w:ins>
          </w:p>
        </w:tc>
        <w:tc>
          <w:tcPr>
            <w:tcW w:w="992" w:type="dxa"/>
            <w:vAlign w:val="center"/>
          </w:tcPr>
          <w:p w14:paraId="46F828BA" w14:textId="77777777" w:rsidR="0039442D" w:rsidRPr="00B403A9" w:rsidRDefault="0039442D" w:rsidP="0039442D">
            <w:pPr>
              <w:jc w:val="center"/>
              <w:rPr>
                <w:ins w:id="1684" w:author="Anna Rasburn" w:date="2019-01-31T14:52:00Z"/>
                <w:b/>
                <w:color w:val="0070C0"/>
                <w:sz w:val="20"/>
              </w:rPr>
            </w:pPr>
            <w:ins w:id="1685" w:author="Anna Rasburn" w:date="2019-01-31T14:52:00Z">
              <w:r w:rsidRPr="00B403A9">
                <w:rPr>
                  <w:b/>
                  <w:color w:val="0070C0"/>
                  <w:sz w:val="20"/>
                </w:rPr>
                <w:t>Unit test 2</w:t>
              </w:r>
            </w:ins>
          </w:p>
        </w:tc>
        <w:tc>
          <w:tcPr>
            <w:tcW w:w="993" w:type="dxa"/>
            <w:vAlign w:val="center"/>
          </w:tcPr>
          <w:p w14:paraId="393F3F89" w14:textId="77777777" w:rsidR="0039442D" w:rsidRPr="00B403A9" w:rsidRDefault="0039442D" w:rsidP="0039442D">
            <w:pPr>
              <w:jc w:val="center"/>
              <w:rPr>
                <w:ins w:id="1686" w:author="Anna Rasburn" w:date="2019-01-31T14:52:00Z"/>
                <w:b/>
                <w:color w:val="0070C0"/>
                <w:sz w:val="20"/>
              </w:rPr>
            </w:pPr>
            <w:ins w:id="1687" w:author="Anna Rasburn" w:date="2019-01-31T14:52:00Z">
              <w:r w:rsidRPr="00B403A9">
                <w:rPr>
                  <w:b/>
                  <w:color w:val="0070C0"/>
                  <w:sz w:val="20"/>
                </w:rPr>
                <w:t>Unit test 3</w:t>
              </w:r>
            </w:ins>
          </w:p>
        </w:tc>
        <w:tc>
          <w:tcPr>
            <w:tcW w:w="1417" w:type="dxa"/>
            <w:vMerge/>
          </w:tcPr>
          <w:p w14:paraId="4A754E0D" w14:textId="77777777" w:rsidR="0039442D" w:rsidRPr="00B403A9" w:rsidRDefault="0039442D" w:rsidP="0039442D">
            <w:pPr>
              <w:rPr>
                <w:ins w:id="1688" w:author="Anna Rasburn" w:date="2019-01-31T14:52:00Z"/>
                <w:b/>
                <w:color w:val="0070C0"/>
                <w:sz w:val="20"/>
              </w:rPr>
            </w:pPr>
          </w:p>
        </w:tc>
        <w:tc>
          <w:tcPr>
            <w:tcW w:w="1413" w:type="dxa"/>
            <w:vMerge/>
          </w:tcPr>
          <w:p w14:paraId="1140160D" w14:textId="77777777" w:rsidR="0039442D" w:rsidRPr="00B403A9" w:rsidRDefault="0039442D" w:rsidP="0039442D">
            <w:pPr>
              <w:rPr>
                <w:ins w:id="1689" w:author="Anna Rasburn" w:date="2019-01-31T14:52:00Z"/>
                <w:b/>
                <w:color w:val="0070C0"/>
                <w:sz w:val="20"/>
              </w:rPr>
            </w:pPr>
          </w:p>
        </w:tc>
      </w:tr>
      <w:tr w:rsidR="0039442D" w14:paraId="42C25198" w14:textId="77777777" w:rsidTr="0039442D">
        <w:trPr>
          <w:ins w:id="1690" w:author="Anna Rasburn" w:date="2019-01-31T14:52:00Z"/>
        </w:trPr>
        <w:tc>
          <w:tcPr>
            <w:tcW w:w="1234" w:type="dxa"/>
          </w:tcPr>
          <w:p w14:paraId="6434EC32" w14:textId="77777777" w:rsidR="0039442D" w:rsidRPr="00B403A9" w:rsidRDefault="0039442D" w:rsidP="0039442D">
            <w:pPr>
              <w:rPr>
                <w:ins w:id="1691" w:author="Anna Rasburn" w:date="2019-01-31T14:52:00Z"/>
                <w:i/>
                <w:color w:val="0070C0"/>
                <w:sz w:val="20"/>
              </w:rPr>
            </w:pPr>
            <w:ins w:id="1692" w:author="Anna Rasburn" w:date="2019-01-31T14:52:00Z">
              <w:r w:rsidRPr="00B403A9">
                <w:rPr>
                  <w:i/>
                  <w:color w:val="0070C0"/>
                  <w:sz w:val="20"/>
                </w:rPr>
                <w:t>Individual 1</w:t>
              </w:r>
            </w:ins>
          </w:p>
        </w:tc>
        <w:tc>
          <w:tcPr>
            <w:tcW w:w="1313" w:type="dxa"/>
          </w:tcPr>
          <w:p w14:paraId="5D56168D" w14:textId="77777777" w:rsidR="0039442D" w:rsidRPr="00B403A9" w:rsidRDefault="0039442D" w:rsidP="0039442D">
            <w:pPr>
              <w:jc w:val="center"/>
              <w:rPr>
                <w:ins w:id="1693" w:author="Anna Rasburn" w:date="2019-01-31T14:52:00Z"/>
                <w:color w:val="0070C0"/>
                <w:sz w:val="20"/>
              </w:rPr>
            </w:pPr>
            <w:ins w:id="1694" w:author="Anna Rasburn" w:date="2019-01-31T14:52:00Z">
              <w:r w:rsidRPr="00B403A9">
                <w:rPr>
                  <w:color w:val="0070C0"/>
                  <w:sz w:val="20"/>
                </w:rPr>
                <w:t>Yes</w:t>
              </w:r>
            </w:ins>
          </w:p>
        </w:tc>
        <w:tc>
          <w:tcPr>
            <w:tcW w:w="992" w:type="dxa"/>
          </w:tcPr>
          <w:p w14:paraId="4AABF7A3" w14:textId="77777777" w:rsidR="0039442D" w:rsidRPr="00B403A9" w:rsidRDefault="0039442D" w:rsidP="0039442D">
            <w:pPr>
              <w:jc w:val="center"/>
              <w:rPr>
                <w:ins w:id="1695" w:author="Anna Rasburn" w:date="2019-01-31T14:52:00Z"/>
                <w:color w:val="0070C0"/>
                <w:sz w:val="20"/>
              </w:rPr>
            </w:pPr>
            <w:ins w:id="1696" w:author="Anna Rasburn" w:date="2019-01-31T14:52:00Z">
              <w:r w:rsidRPr="00B403A9">
                <w:rPr>
                  <w:color w:val="0070C0"/>
                  <w:sz w:val="20"/>
                </w:rPr>
                <w:t>P</w:t>
              </w:r>
            </w:ins>
          </w:p>
        </w:tc>
        <w:tc>
          <w:tcPr>
            <w:tcW w:w="992" w:type="dxa"/>
          </w:tcPr>
          <w:p w14:paraId="42480EF1" w14:textId="77777777" w:rsidR="0039442D" w:rsidRPr="00B403A9" w:rsidRDefault="0039442D" w:rsidP="0039442D">
            <w:pPr>
              <w:jc w:val="center"/>
              <w:rPr>
                <w:ins w:id="1697" w:author="Anna Rasburn" w:date="2019-01-31T14:52:00Z"/>
                <w:color w:val="0070C0"/>
                <w:sz w:val="20"/>
              </w:rPr>
            </w:pPr>
            <w:ins w:id="1698" w:author="Anna Rasburn" w:date="2019-01-31T14:52:00Z">
              <w:r w:rsidRPr="00B403A9">
                <w:rPr>
                  <w:color w:val="0070C0"/>
                  <w:sz w:val="20"/>
                </w:rPr>
                <w:t>P</w:t>
              </w:r>
            </w:ins>
          </w:p>
        </w:tc>
        <w:tc>
          <w:tcPr>
            <w:tcW w:w="993" w:type="dxa"/>
          </w:tcPr>
          <w:p w14:paraId="61720E83" w14:textId="77777777" w:rsidR="0039442D" w:rsidRPr="00B403A9" w:rsidRDefault="0039442D" w:rsidP="0039442D">
            <w:pPr>
              <w:jc w:val="center"/>
              <w:rPr>
                <w:ins w:id="1699" w:author="Anna Rasburn" w:date="2019-01-31T14:52:00Z"/>
                <w:color w:val="0070C0"/>
                <w:sz w:val="20"/>
              </w:rPr>
            </w:pPr>
            <w:ins w:id="1700" w:author="Anna Rasburn" w:date="2019-01-31T14:52:00Z">
              <w:r w:rsidRPr="00B403A9">
                <w:rPr>
                  <w:color w:val="0070C0"/>
                  <w:sz w:val="20"/>
                </w:rPr>
                <w:t>P</w:t>
              </w:r>
            </w:ins>
          </w:p>
        </w:tc>
        <w:tc>
          <w:tcPr>
            <w:tcW w:w="1417" w:type="dxa"/>
          </w:tcPr>
          <w:p w14:paraId="6FA3A50F" w14:textId="77777777" w:rsidR="0039442D" w:rsidRPr="00B403A9" w:rsidRDefault="0039442D" w:rsidP="0039442D">
            <w:pPr>
              <w:jc w:val="center"/>
              <w:rPr>
                <w:ins w:id="1701" w:author="Anna Rasburn" w:date="2019-01-31T14:52:00Z"/>
                <w:color w:val="0070C0"/>
                <w:sz w:val="20"/>
              </w:rPr>
            </w:pPr>
            <w:ins w:id="1702" w:author="Anna Rasburn" w:date="2019-01-31T14:52:00Z">
              <w:r w:rsidRPr="00B403A9">
                <w:rPr>
                  <w:color w:val="0070C0"/>
                  <w:sz w:val="20"/>
                </w:rPr>
                <w:t>3000J</w:t>
              </w:r>
            </w:ins>
          </w:p>
        </w:tc>
        <w:tc>
          <w:tcPr>
            <w:tcW w:w="1413" w:type="dxa"/>
          </w:tcPr>
          <w:p w14:paraId="740018BF" w14:textId="77777777" w:rsidR="0039442D" w:rsidRPr="00B403A9" w:rsidRDefault="0039442D" w:rsidP="0039442D">
            <w:pPr>
              <w:jc w:val="center"/>
              <w:rPr>
                <w:ins w:id="1703" w:author="Anna Rasburn" w:date="2019-01-31T14:52:00Z"/>
                <w:color w:val="0070C0"/>
                <w:sz w:val="20"/>
              </w:rPr>
            </w:pPr>
            <w:ins w:id="1704" w:author="Anna Rasburn" w:date="2019-01-31T14:52:00Z">
              <w:r w:rsidRPr="00B403A9">
                <w:rPr>
                  <w:color w:val="0070C0"/>
                  <w:sz w:val="20"/>
                </w:rPr>
                <w:t>Y</w:t>
              </w:r>
              <w:r>
                <w:rPr>
                  <w:color w:val="0070C0"/>
                  <w:sz w:val="20"/>
                </w:rPr>
                <w:t>es</w:t>
              </w:r>
            </w:ins>
          </w:p>
        </w:tc>
      </w:tr>
      <w:tr w:rsidR="0039442D" w14:paraId="4EB21F7C" w14:textId="77777777" w:rsidTr="0039442D">
        <w:trPr>
          <w:ins w:id="1705" w:author="Anna Rasburn" w:date="2019-01-31T14:52:00Z"/>
        </w:trPr>
        <w:tc>
          <w:tcPr>
            <w:tcW w:w="1234" w:type="dxa"/>
          </w:tcPr>
          <w:p w14:paraId="33C117F3" w14:textId="77777777" w:rsidR="0039442D" w:rsidRPr="00B403A9" w:rsidRDefault="0039442D" w:rsidP="0039442D">
            <w:pPr>
              <w:rPr>
                <w:ins w:id="1706" w:author="Anna Rasburn" w:date="2019-01-31T14:52:00Z"/>
                <w:i/>
                <w:color w:val="0070C0"/>
                <w:sz w:val="20"/>
              </w:rPr>
            </w:pPr>
            <w:ins w:id="1707" w:author="Anna Rasburn" w:date="2019-01-31T14:52:00Z">
              <w:r w:rsidRPr="00B403A9">
                <w:rPr>
                  <w:i/>
                  <w:color w:val="0070C0"/>
                  <w:sz w:val="20"/>
                </w:rPr>
                <w:t>Individual 2</w:t>
              </w:r>
            </w:ins>
          </w:p>
        </w:tc>
        <w:tc>
          <w:tcPr>
            <w:tcW w:w="1313" w:type="dxa"/>
          </w:tcPr>
          <w:p w14:paraId="11C0960E" w14:textId="77777777" w:rsidR="0039442D" w:rsidRPr="00B403A9" w:rsidRDefault="0039442D" w:rsidP="0039442D">
            <w:pPr>
              <w:jc w:val="center"/>
              <w:rPr>
                <w:ins w:id="1708" w:author="Anna Rasburn" w:date="2019-01-31T14:52:00Z"/>
                <w:color w:val="0070C0"/>
                <w:sz w:val="20"/>
              </w:rPr>
            </w:pPr>
            <w:ins w:id="1709" w:author="Anna Rasburn" w:date="2019-01-31T14:52:00Z">
              <w:r w:rsidRPr="00B403A9">
                <w:rPr>
                  <w:color w:val="0070C0"/>
                  <w:sz w:val="20"/>
                </w:rPr>
                <w:t>N</w:t>
              </w:r>
              <w:r>
                <w:rPr>
                  <w:color w:val="0070C0"/>
                  <w:sz w:val="20"/>
                </w:rPr>
                <w:t>o</w:t>
              </w:r>
            </w:ins>
          </w:p>
        </w:tc>
        <w:tc>
          <w:tcPr>
            <w:tcW w:w="992" w:type="dxa"/>
          </w:tcPr>
          <w:p w14:paraId="24494339" w14:textId="77777777" w:rsidR="0039442D" w:rsidRPr="00B403A9" w:rsidRDefault="0039442D" w:rsidP="0039442D">
            <w:pPr>
              <w:jc w:val="center"/>
              <w:rPr>
                <w:ins w:id="1710" w:author="Anna Rasburn" w:date="2019-01-31T14:52:00Z"/>
                <w:color w:val="0070C0"/>
                <w:sz w:val="20"/>
              </w:rPr>
            </w:pPr>
            <w:ins w:id="1711" w:author="Anna Rasburn" w:date="2019-01-31T14:52:00Z">
              <w:r>
                <w:rPr>
                  <w:color w:val="0070C0"/>
                  <w:sz w:val="20"/>
                </w:rPr>
                <w:t>P</w:t>
              </w:r>
            </w:ins>
          </w:p>
        </w:tc>
        <w:tc>
          <w:tcPr>
            <w:tcW w:w="992" w:type="dxa"/>
          </w:tcPr>
          <w:p w14:paraId="29A494A9" w14:textId="77777777" w:rsidR="0039442D" w:rsidRPr="00B403A9" w:rsidRDefault="0039442D" w:rsidP="0039442D">
            <w:pPr>
              <w:jc w:val="center"/>
              <w:rPr>
                <w:ins w:id="1712" w:author="Anna Rasburn" w:date="2019-01-31T14:52:00Z"/>
                <w:color w:val="0070C0"/>
                <w:sz w:val="20"/>
              </w:rPr>
            </w:pPr>
            <w:ins w:id="1713" w:author="Anna Rasburn" w:date="2019-01-31T14:52:00Z">
              <w:r>
                <w:rPr>
                  <w:color w:val="0070C0"/>
                  <w:sz w:val="20"/>
                </w:rPr>
                <w:t>P</w:t>
              </w:r>
            </w:ins>
          </w:p>
        </w:tc>
        <w:tc>
          <w:tcPr>
            <w:tcW w:w="993" w:type="dxa"/>
          </w:tcPr>
          <w:p w14:paraId="29E7DEA7" w14:textId="77777777" w:rsidR="0039442D" w:rsidRPr="00B403A9" w:rsidRDefault="0039442D" w:rsidP="0039442D">
            <w:pPr>
              <w:jc w:val="center"/>
              <w:rPr>
                <w:ins w:id="1714" w:author="Anna Rasburn" w:date="2019-01-31T14:52:00Z"/>
                <w:color w:val="0070C0"/>
                <w:sz w:val="20"/>
              </w:rPr>
            </w:pPr>
            <w:ins w:id="1715" w:author="Anna Rasburn" w:date="2019-01-31T14:52:00Z">
              <w:r>
                <w:rPr>
                  <w:color w:val="0070C0"/>
                  <w:sz w:val="20"/>
                </w:rPr>
                <w:t>F</w:t>
              </w:r>
            </w:ins>
          </w:p>
        </w:tc>
        <w:tc>
          <w:tcPr>
            <w:tcW w:w="1417" w:type="dxa"/>
          </w:tcPr>
          <w:p w14:paraId="3F557C8B" w14:textId="77777777" w:rsidR="0039442D" w:rsidRPr="00B403A9" w:rsidRDefault="0039442D" w:rsidP="0039442D">
            <w:pPr>
              <w:jc w:val="center"/>
              <w:rPr>
                <w:ins w:id="1716" w:author="Anna Rasburn" w:date="2019-01-31T14:52:00Z"/>
                <w:color w:val="0070C0"/>
                <w:sz w:val="20"/>
              </w:rPr>
            </w:pPr>
            <w:ins w:id="1717" w:author="Anna Rasburn" w:date="2019-01-31T14:52:00Z">
              <w:r>
                <w:rPr>
                  <w:color w:val="0070C0"/>
                  <w:sz w:val="20"/>
                </w:rPr>
                <w:t>N/A</w:t>
              </w:r>
            </w:ins>
          </w:p>
        </w:tc>
        <w:tc>
          <w:tcPr>
            <w:tcW w:w="1413" w:type="dxa"/>
          </w:tcPr>
          <w:p w14:paraId="4D97AC19" w14:textId="77777777" w:rsidR="0039442D" w:rsidRPr="00B403A9" w:rsidRDefault="0039442D" w:rsidP="0039442D">
            <w:pPr>
              <w:jc w:val="center"/>
              <w:rPr>
                <w:ins w:id="1718" w:author="Anna Rasburn" w:date="2019-01-31T14:52:00Z"/>
                <w:color w:val="0070C0"/>
                <w:sz w:val="20"/>
              </w:rPr>
            </w:pPr>
            <w:ins w:id="1719" w:author="Anna Rasburn" w:date="2019-01-31T14:52:00Z">
              <w:r w:rsidRPr="00B403A9">
                <w:rPr>
                  <w:color w:val="0070C0"/>
                  <w:sz w:val="20"/>
                </w:rPr>
                <w:t>N</w:t>
              </w:r>
              <w:r>
                <w:rPr>
                  <w:color w:val="0070C0"/>
                  <w:sz w:val="20"/>
                </w:rPr>
                <w:t>o</w:t>
              </w:r>
            </w:ins>
          </w:p>
        </w:tc>
      </w:tr>
      <w:tr w:rsidR="0039442D" w14:paraId="72E79E56" w14:textId="77777777" w:rsidTr="0039442D">
        <w:trPr>
          <w:ins w:id="1720" w:author="Anna Rasburn" w:date="2019-01-31T14:52:00Z"/>
        </w:trPr>
        <w:tc>
          <w:tcPr>
            <w:tcW w:w="1234" w:type="dxa"/>
          </w:tcPr>
          <w:p w14:paraId="226EC12C" w14:textId="77777777" w:rsidR="0039442D" w:rsidRPr="00B403A9" w:rsidRDefault="0039442D" w:rsidP="0039442D">
            <w:pPr>
              <w:rPr>
                <w:ins w:id="1721" w:author="Anna Rasburn" w:date="2019-01-31T14:52:00Z"/>
                <w:i/>
                <w:color w:val="0070C0"/>
                <w:sz w:val="20"/>
              </w:rPr>
            </w:pPr>
            <w:ins w:id="1722" w:author="Anna Rasburn" w:date="2019-01-31T14:52:00Z">
              <w:r w:rsidRPr="00B403A9">
                <w:rPr>
                  <w:i/>
                  <w:color w:val="0070C0"/>
                  <w:sz w:val="20"/>
                </w:rPr>
                <w:t>Individual 3</w:t>
              </w:r>
            </w:ins>
          </w:p>
        </w:tc>
        <w:tc>
          <w:tcPr>
            <w:tcW w:w="1313" w:type="dxa"/>
          </w:tcPr>
          <w:p w14:paraId="0DF588C2" w14:textId="77777777" w:rsidR="0039442D" w:rsidRPr="00B403A9" w:rsidRDefault="0039442D" w:rsidP="0039442D">
            <w:pPr>
              <w:jc w:val="center"/>
              <w:rPr>
                <w:ins w:id="1723" w:author="Anna Rasburn" w:date="2019-01-31T14:52:00Z"/>
                <w:color w:val="0070C0"/>
                <w:sz w:val="20"/>
              </w:rPr>
            </w:pPr>
            <w:ins w:id="1724" w:author="Anna Rasburn" w:date="2019-01-31T14:52:00Z">
              <w:r w:rsidRPr="00B403A9">
                <w:rPr>
                  <w:color w:val="0070C0"/>
                  <w:sz w:val="20"/>
                </w:rPr>
                <w:t>Y</w:t>
              </w:r>
              <w:r>
                <w:rPr>
                  <w:color w:val="0070C0"/>
                  <w:sz w:val="20"/>
                </w:rPr>
                <w:t>es</w:t>
              </w:r>
            </w:ins>
          </w:p>
        </w:tc>
        <w:tc>
          <w:tcPr>
            <w:tcW w:w="992" w:type="dxa"/>
          </w:tcPr>
          <w:p w14:paraId="1F8C30CD" w14:textId="77777777" w:rsidR="0039442D" w:rsidRPr="00B403A9" w:rsidRDefault="0039442D" w:rsidP="0039442D">
            <w:pPr>
              <w:jc w:val="center"/>
              <w:rPr>
                <w:ins w:id="1725" w:author="Anna Rasburn" w:date="2019-01-31T14:52:00Z"/>
                <w:color w:val="0070C0"/>
                <w:sz w:val="20"/>
              </w:rPr>
            </w:pPr>
            <w:ins w:id="1726" w:author="Anna Rasburn" w:date="2019-01-31T14:52:00Z">
              <w:r w:rsidRPr="00B403A9">
                <w:rPr>
                  <w:color w:val="0070C0"/>
                  <w:sz w:val="20"/>
                </w:rPr>
                <w:t>P</w:t>
              </w:r>
            </w:ins>
          </w:p>
        </w:tc>
        <w:tc>
          <w:tcPr>
            <w:tcW w:w="992" w:type="dxa"/>
          </w:tcPr>
          <w:p w14:paraId="6038F665" w14:textId="77777777" w:rsidR="0039442D" w:rsidRPr="00B403A9" w:rsidRDefault="0039442D" w:rsidP="0039442D">
            <w:pPr>
              <w:jc w:val="center"/>
              <w:rPr>
                <w:ins w:id="1727" w:author="Anna Rasburn" w:date="2019-01-31T14:52:00Z"/>
                <w:color w:val="0070C0"/>
                <w:sz w:val="20"/>
              </w:rPr>
            </w:pPr>
            <w:ins w:id="1728" w:author="Anna Rasburn" w:date="2019-01-31T14:52:00Z">
              <w:r w:rsidRPr="00B403A9">
                <w:rPr>
                  <w:color w:val="0070C0"/>
                  <w:sz w:val="20"/>
                </w:rPr>
                <w:t>F</w:t>
              </w:r>
            </w:ins>
          </w:p>
        </w:tc>
        <w:tc>
          <w:tcPr>
            <w:tcW w:w="993" w:type="dxa"/>
          </w:tcPr>
          <w:p w14:paraId="04517D4D" w14:textId="77777777" w:rsidR="0039442D" w:rsidRPr="00B403A9" w:rsidRDefault="0039442D" w:rsidP="0039442D">
            <w:pPr>
              <w:jc w:val="center"/>
              <w:rPr>
                <w:ins w:id="1729" w:author="Anna Rasburn" w:date="2019-01-31T14:52:00Z"/>
                <w:color w:val="0070C0"/>
                <w:sz w:val="20"/>
              </w:rPr>
            </w:pPr>
            <w:ins w:id="1730" w:author="Anna Rasburn" w:date="2019-01-31T14:52:00Z">
              <w:r w:rsidRPr="00B403A9">
                <w:rPr>
                  <w:color w:val="0070C0"/>
                  <w:sz w:val="20"/>
                </w:rPr>
                <w:t>F</w:t>
              </w:r>
            </w:ins>
          </w:p>
        </w:tc>
        <w:tc>
          <w:tcPr>
            <w:tcW w:w="1417" w:type="dxa"/>
          </w:tcPr>
          <w:p w14:paraId="4540A912" w14:textId="77777777" w:rsidR="0039442D" w:rsidRPr="00B403A9" w:rsidRDefault="0039442D" w:rsidP="0039442D">
            <w:pPr>
              <w:jc w:val="center"/>
              <w:rPr>
                <w:ins w:id="1731" w:author="Anna Rasburn" w:date="2019-01-31T14:52:00Z"/>
                <w:color w:val="0070C0"/>
                <w:sz w:val="20"/>
              </w:rPr>
            </w:pPr>
            <w:ins w:id="1732" w:author="Anna Rasburn" w:date="2019-01-31T14:52:00Z">
              <w:r w:rsidRPr="00B403A9">
                <w:rPr>
                  <w:color w:val="0070C0"/>
                  <w:sz w:val="20"/>
                </w:rPr>
                <w:t>2100J</w:t>
              </w:r>
            </w:ins>
          </w:p>
        </w:tc>
        <w:tc>
          <w:tcPr>
            <w:tcW w:w="1413" w:type="dxa"/>
          </w:tcPr>
          <w:p w14:paraId="5CA2F6EC" w14:textId="77777777" w:rsidR="0039442D" w:rsidRPr="00B403A9" w:rsidRDefault="0039442D" w:rsidP="0039442D">
            <w:pPr>
              <w:jc w:val="center"/>
              <w:rPr>
                <w:ins w:id="1733" w:author="Anna Rasburn" w:date="2019-01-31T14:52:00Z"/>
                <w:color w:val="0070C0"/>
                <w:sz w:val="20"/>
              </w:rPr>
            </w:pPr>
            <w:ins w:id="1734" w:author="Anna Rasburn" w:date="2019-01-31T14:52:00Z">
              <w:r w:rsidRPr="00B403A9">
                <w:rPr>
                  <w:color w:val="0070C0"/>
                  <w:sz w:val="20"/>
                </w:rPr>
                <w:t>Y</w:t>
              </w:r>
              <w:r>
                <w:rPr>
                  <w:color w:val="0070C0"/>
                  <w:sz w:val="20"/>
                </w:rPr>
                <w:t>es</w:t>
              </w:r>
            </w:ins>
          </w:p>
        </w:tc>
      </w:tr>
      <w:tr w:rsidR="0039442D" w14:paraId="0288A461" w14:textId="77777777" w:rsidTr="0039442D">
        <w:trPr>
          <w:ins w:id="1735" w:author="Anna Rasburn" w:date="2019-01-31T14:52:00Z"/>
        </w:trPr>
        <w:tc>
          <w:tcPr>
            <w:tcW w:w="1234" w:type="dxa"/>
          </w:tcPr>
          <w:p w14:paraId="3AB24AF2" w14:textId="77777777" w:rsidR="0039442D" w:rsidRPr="00B403A9" w:rsidRDefault="0039442D" w:rsidP="0039442D">
            <w:pPr>
              <w:rPr>
                <w:ins w:id="1736" w:author="Anna Rasburn" w:date="2019-01-31T14:52:00Z"/>
                <w:i/>
                <w:color w:val="0070C0"/>
                <w:sz w:val="20"/>
              </w:rPr>
            </w:pPr>
            <w:ins w:id="1737" w:author="Anna Rasburn" w:date="2019-01-31T14:52:00Z">
              <w:r w:rsidRPr="00B403A9">
                <w:rPr>
                  <w:i/>
                  <w:color w:val="0070C0"/>
                  <w:sz w:val="20"/>
                </w:rPr>
                <w:t>Individual 4</w:t>
              </w:r>
            </w:ins>
          </w:p>
        </w:tc>
        <w:tc>
          <w:tcPr>
            <w:tcW w:w="1313" w:type="dxa"/>
          </w:tcPr>
          <w:p w14:paraId="64F1E993" w14:textId="77777777" w:rsidR="0039442D" w:rsidRPr="00B403A9" w:rsidRDefault="0039442D" w:rsidP="0039442D">
            <w:pPr>
              <w:jc w:val="center"/>
              <w:rPr>
                <w:ins w:id="1738" w:author="Anna Rasburn" w:date="2019-01-31T14:52:00Z"/>
                <w:color w:val="0070C0"/>
                <w:sz w:val="20"/>
              </w:rPr>
            </w:pPr>
            <w:ins w:id="1739" w:author="Anna Rasburn" w:date="2019-01-31T14:52:00Z">
              <w:r w:rsidRPr="00B403A9">
                <w:rPr>
                  <w:color w:val="0070C0"/>
                  <w:sz w:val="20"/>
                </w:rPr>
                <w:t>Y</w:t>
              </w:r>
              <w:r>
                <w:rPr>
                  <w:color w:val="0070C0"/>
                  <w:sz w:val="20"/>
                </w:rPr>
                <w:t>es</w:t>
              </w:r>
            </w:ins>
          </w:p>
        </w:tc>
        <w:tc>
          <w:tcPr>
            <w:tcW w:w="992" w:type="dxa"/>
          </w:tcPr>
          <w:p w14:paraId="2F9A8711" w14:textId="77777777" w:rsidR="0039442D" w:rsidRPr="00B403A9" w:rsidRDefault="0039442D" w:rsidP="0039442D">
            <w:pPr>
              <w:jc w:val="center"/>
              <w:rPr>
                <w:ins w:id="1740" w:author="Anna Rasburn" w:date="2019-01-31T14:52:00Z"/>
                <w:color w:val="0070C0"/>
                <w:sz w:val="20"/>
              </w:rPr>
            </w:pPr>
            <w:ins w:id="1741" w:author="Anna Rasburn" w:date="2019-01-31T14:52:00Z">
              <w:r w:rsidRPr="00B403A9">
                <w:rPr>
                  <w:color w:val="0070C0"/>
                  <w:sz w:val="20"/>
                </w:rPr>
                <w:t>F</w:t>
              </w:r>
            </w:ins>
          </w:p>
        </w:tc>
        <w:tc>
          <w:tcPr>
            <w:tcW w:w="992" w:type="dxa"/>
          </w:tcPr>
          <w:p w14:paraId="563C68C6" w14:textId="77777777" w:rsidR="0039442D" w:rsidRPr="00B403A9" w:rsidRDefault="0039442D" w:rsidP="0039442D">
            <w:pPr>
              <w:jc w:val="center"/>
              <w:rPr>
                <w:ins w:id="1742" w:author="Anna Rasburn" w:date="2019-01-31T14:52:00Z"/>
                <w:color w:val="0070C0"/>
                <w:sz w:val="20"/>
              </w:rPr>
            </w:pPr>
            <w:ins w:id="1743" w:author="Anna Rasburn" w:date="2019-01-31T14:52:00Z">
              <w:r w:rsidRPr="00B403A9">
                <w:rPr>
                  <w:color w:val="0070C0"/>
                  <w:sz w:val="20"/>
                </w:rPr>
                <w:t>P</w:t>
              </w:r>
            </w:ins>
          </w:p>
        </w:tc>
        <w:tc>
          <w:tcPr>
            <w:tcW w:w="993" w:type="dxa"/>
          </w:tcPr>
          <w:p w14:paraId="668C4659" w14:textId="77777777" w:rsidR="0039442D" w:rsidRPr="00B403A9" w:rsidRDefault="0039442D" w:rsidP="0039442D">
            <w:pPr>
              <w:jc w:val="center"/>
              <w:rPr>
                <w:ins w:id="1744" w:author="Anna Rasburn" w:date="2019-01-31T14:52:00Z"/>
                <w:color w:val="0070C0"/>
                <w:sz w:val="20"/>
              </w:rPr>
            </w:pPr>
            <w:ins w:id="1745" w:author="Anna Rasburn" w:date="2019-01-31T14:52:00Z">
              <w:r w:rsidRPr="00B403A9">
                <w:rPr>
                  <w:color w:val="0070C0"/>
                  <w:sz w:val="20"/>
                </w:rPr>
                <w:t>P</w:t>
              </w:r>
            </w:ins>
          </w:p>
        </w:tc>
        <w:tc>
          <w:tcPr>
            <w:tcW w:w="1417" w:type="dxa"/>
          </w:tcPr>
          <w:p w14:paraId="2E73BD0B" w14:textId="77777777" w:rsidR="0039442D" w:rsidRPr="00B403A9" w:rsidRDefault="0039442D" w:rsidP="0039442D">
            <w:pPr>
              <w:jc w:val="center"/>
              <w:rPr>
                <w:ins w:id="1746" w:author="Anna Rasburn" w:date="2019-01-31T14:52:00Z"/>
                <w:color w:val="0070C0"/>
                <w:sz w:val="20"/>
              </w:rPr>
            </w:pPr>
            <w:ins w:id="1747" w:author="Anna Rasburn" w:date="2019-01-31T14:52:00Z">
              <w:r w:rsidRPr="00B403A9">
                <w:rPr>
                  <w:color w:val="0070C0"/>
                  <w:sz w:val="20"/>
                </w:rPr>
                <w:t>4000J</w:t>
              </w:r>
            </w:ins>
          </w:p>
        </w:tc>
        <w:tc>
          <w:tcPr>
            <w:tcW w:w="1413" w:type="dxa"/>
          </w:tcPr>
          <w:p w14:paraId="29281A60" w14:textId="77777777" w:rsidR="0039442D" w:rsidRPr="00B403A9" w:rsidRDefault="0039442D" w:rsidP="0039442D">
            <w:pPr>
              <w:jc w:val="center"/>
              <w:rPr>
                <w:ins w:id="1748" w:author="Anna Rasburn" w:date="2019-01-31T14:52:00Z"/>
                <w:color w:val="0070C0"/>
                <w:sz w:val="20"/>
              </w:rPr>
            </w:pPr>
            <w:ins w:id="1749" w:author="Anna Rasburn" w:date="2019-01-31T14:52:00Z">
              <w:r w:rsidRPr="00B403A9">
                <w:rPr>
                  <w:color w:val="0070C0"/>
                  <w:sz w:val="20"/>
                </w:rPr>
                <w:t>Y</w:t>
              </w:r>
              <w:r>
                <w:rPr>
                  <w:color w:val="0070C0"/>
                  <w:sz w:val="20"/>
                </w:rPr>
                <w:t>es</w:t>
              </w:r>
            </w:ins>
          </w:p>
        </w:tc>
      </w:tr>
    </w:tbl>
    <w:p w14:paraId="4F16C600" w14:textId="77777777" w:rsidR="0039442D" w:rsidRPr="000F28AF" w:rsidRDefault="0039442D" w:rsidP="0039442D">
      <w:pPr>
        <w:rPr>
          <w:ins w:id="1750" w:author="Anna Rasburn" w:date="2019-01-31T14:52:00Z"/>
          <w:sz w:val="17"/>
          <w:szCs w:val="17"/>
        </w:rPr>
      </w:pPr>
      <w:ins w:id="1751" w:author="Anna Rasburn" w:date="2019-01-31T14:52:00Z">
        <w:r>
          <w:rPr>
            <w:color w:val="0070C0"/>
          </w:rPr>
          <w:t xml:space="preserve"> </w:t>
        </w:r>
      </w:ins>
    </w:p>
    <w:p w14:paraId="37B6C0A6" w14:textId="77777777" w:rsidR="0039442D" w:rsidRDefault="0039442D" w:rsidP="0039442D">
      <w:pPr>
        <w:pStyle w:val="BodyText"/>
        <w:ind w:firstLine="0"/>
        <w:jc w:val="both"/>
        <w:rPr>
          <w:ins w:id="1752" w:author="Anna Rasburn" w:date="2019-01-31T15:07:00Z"/>
          <w:color w:val="0070C0"/>
        </w:rPr>
      </w:pPr>
      <w:ins w:id="1753" w:author="Anna Rasburn" w:date="2019-01-31T14:52:00Z">
        <w:r w:rsidRPr="00952EBF">
          <w:rPr>
            <w:color w:val="0070C0"/>
          </w:rPr>
          <w:t xml:space="preserve">For any optimisation problem, the fitness function needs to be defined before a solution is executed. Changing the fitness function can present new ways to optimise Java. For example, by changing the fitness to focus on execution time or energy consumption, the Java application can be optimised in different ways. </w:t>
        </w:r>
      </w:ins>
    </w:p>
    <w:p w14:paraId="79097831" w14:textId="77777777" w:rsidR="0039442D" w:rsidRPr="00952EBF" w:rsidRDefault="0039442D" w:rsidP="0039442D">
      <w:pPr>
        <w:pStyle w:val="BodyText"/>
        <w:ind w:firstLine="0"/>
        <w:jc w:val="both"/>
        <w:rPr>
          <w:ins w:id="1754" w:author="Anna Rasburn" w:date="2019-01-31T14:52:00Z"/>
          <w:color w:val="0070C0"/>
        </w:rPr>
      </w:pPr>
      <w:ins w:id="1755" w:author="Anna Rasburn" w:date="2019-01-31T15:07:00Z">
        <w:r>
          <w:rPr>
            <w:color w:val="0070C0"/>
          </w:rPr>
          <w:t>In this research I decided to use a lexicographical fitness</w:t>
        </w:r>
      </w:ins>
      <w:ins w:id="1756" w:author="Anna Rasburn" w:date="2019-01-31T15:08:00Z">
        <w:r>
          <w:rPr>
            <w:color w:val="0070C0"/>
          </w:rPr>
          <w:t xml:space="preserve">. In the research this meant that the first measure of fitness is </w:t>
        </w:r>
      </w:ins>
      <w:ins w:id="1757" w:author="Anna Rasburn" w:date="2019-01-31T15:07:00Z">
        <w:r>
          <w:rPr>
            <w:color w:val="0070C0"/>
          </w:rPr>
          <w:t xml:space="preserve"> </w:t>
        </w:r>
      </w:ins>
      <w:ins w:id="1758" w:author="Anna Rasburn" w:date="2019-01-31T15:08:00Z">
        <w:r>
          <w:rPr>
            <w:color w:val="0070C0"/>
          </w:rPr>
          <w:t>number of unit tests passed</w:t>
        </w:r>
      </w:ins>
      <w:ins w:id="1759" w:author="Anna Rasburn" w:date="2019-01-31T15:10:00Z">
        <w:r>
          <w:rPr>
            <w:color w:val="0070C0"/>
          </w:rPr>
          <w:t xml:space="preserve">. Once the solution has passed a high number of the unit tests, we use a second </w:t>
        </w:r>
      </w:ins>
      <w:ins w:id="1760" w:author="Anna Rasburn" w:date="2019-01-31T15:11:00Z">
        <w:r>
          <w:rPr>
            <w:color w:val="0070C0"/>
          </w:rPr>
          <w:t>measure of fitness which is the energy measurement. The solutions are compared on which has the lowest energy and that solution is seen as the most optimised solut</w:t>
        </w:r>
      </w:ins>
      <w:ins w:id="1761" w:author="Anna Rasburn" w:date="2019-01-31T15:12:00Z">
        <w:r>
          <w:rPr>
            <w:color w:val="0070C0"/>
          </w:rPr>
          <w:t>ion of that generation. This was done because I thought it was more important to prioritise the function</w:t>
        </w:r>
      </w:ins>
      <w:ins w:id="1762" w:author="Anna Rasburn" w:date="2019-01-31T15:13:00Z">
        <w:r>
          <w:rPr>
            <w:color w:val="0070C0"/>
          </w:rPr>
          <w:t>alit</w:t>
        </w:r>
      </w:ins>
      <w:ins w:id="1763" w:author="Anna Rasburn" w:date="2019-01-31T15:12:00Z">
        <w:r>
          <w:rPr>
            <w:color w:val="0070C0"/>
          </w:rPr>
          <w:t xml:space="preserve">y of the application </w:t>
        </w:r>
      </w:ins>
      <w:ins w:id="1764" w:author="Anna Rasburn" w:date="2019-01-31T15:13:00Z">
        <w:r>
          <w:rPr>
            <w:color w:val="0070C0"/>
          </w:rPr>
          <w:t xml:space="preserve">over the energy because an application that does not work as intended will not be used so the energy measurement would be </w:t>
        </w:r>
      </w:ins>
      <w:ins w:id="1765" w:author="Anna Rasburn" w:date="2019-01-31T15:14:00Z">
        <w:r>
          <w:rPr>
            <w:color w:val="0070C0"/>
          </w:rPr>
          <w:t xml:space="preserve">irrelevant. </w:t>
        </w:r>
      </w:ins>
    </w:p>
    <w:p w14:paraId="3CAB4788" w14:textId="77777777" w:rsidR="00816DDB" w:rsidRPr="00816DDB" w:rsidRDefault="00816DDB" w:rsidP="00816DDB">
      <w:pPr>
        <w:pStyle w:val="BodyFirst"/>
      </w:pPr>
    </w:p>
    <w:p w14:paraId="11E3EE0C" w14:textId="78D73259" w:rsidR="00CB76FF" w:rsidRPr="001765A6" w:rsidRDefault="00AD60CD">
      <w:pPr>
        <w:pStyle w:val="Heading1"/>
        <w:rPr>
          <w:snapToGrid w:val="0"/>
        </w:rPr>
      </w:pPr>
      <w:bookmarkStart w:id="1766" w:name="_Toc536713226"/>
      <w:r>
        <w:rPr>
          <w:snapToGrid w:val="0"/>
        </w:rPr>
        <w:lastRenderedPageBreak/>
        <w:t>Methodology</w:t>
      </w:r>
      <w:bookmarkEnd w:id="1766"/>
      <w:r>
        <w:rPr>
          <w:snapToGrid w:val="0"/>
        </w:rPr>
        <w:t xml:space="preserve"> </w:t>
      </w:r>
    </w:p>
    <w:p w14:paraId="702FFA54" w14:textId="77777777" w:rsidR="00764DB0" w:rsidRPr="009B2ED3" w:rsidRDefault="00946A62">
      <w:pPr>
        <w:pStyle w:val="BodyFirst"/>
        <w:rPr>
          <w:b/>
          <w:sz w:val="28"/>
        </w:rPr>
      </w:pPr>
      <w:r w:rsidRPr="009B2ED3">
        <w:rPr>
          <w:b/>
          <w:sz w:val="28"/>
        </w:rPr>
        <w:t xml:space="preserve">Note:  This part of the dissertation will normally be expanded to be </w:t>
      </w:r>
      <w:r w:rsidRPr="009B2ED3">
        <w:rPr>
          <w:b/>
          <w:i/>
          <w:sz w:val="28"/>
        </w:rPr>
        <w:t>a series of chapters</w:t>
      </w:r>
      <w:r w:rsidRPr="009B2ED3">
        <w:rPr>
          <w:b/>
          <w:sz w:val="28"/>
        </w:rPr>
        <w:t>.</w:t>
      </w:r>
    </w:p>
    <w:p w14:paraId="7BA35CA7" w14:textId="77777777" w:rsidR="00CB76FF" w:rsidRPr="001765A6" w:rsidRDefault="00946A62" w:rsidP="00513273">
      <w:pPr>
        <w:pStyle w:val="BodyText"/>
      </w:pPr>
      <w:r w:rsidRPr="001765A6">
        <w:t xml:space="preserve">The technical body of the dissertation consists of a number of chapters (just one here, but </w:t>
      </w:r>
      <w:r w:rsidR="00280CC4" w:rsidRPr="001765A6">
        <w:t xml:space="preserve">there </w:t>
      </w:r>
      <w:r w:rsidRPr="001765A6">
        <w:t xml:space="preserve">will usually be more). </w:t>
      </w:r>
      <w:r w:rsidR="00764DB0" w:rsidRPr="001765A6">
        <w:t xml:space="preserve"> </w:t>
      </w:r>
      <w:r w:rsidRPr="001765A6">
        <w:t xml:space="preserve">Follow a logical </w:t>
      </w:r>
      <w:r w:rsidR="00280CC4" w:rsidRPr="001765A6">
        <w:t>structure</w:t>
      </w:r>
      <w:r w:rsidRPr="001765A6">
        <w:t xml:space="preserve"> in how you present your work. </w:t>
      </w:r>
      <w:r w:rsidR="00764DB0" w:rsidRPr="001765A6">
        <w:t xml:space="preserve"> </w:t>
      </w:r>
      <w:r w:rsidRPr="001765A6">
        <w:t xml:space="preserve">This </w:t>
      </w:r>
      <w:r w:rsidR="001765A6">
        <w:t>may</w:t>
      </w:r>
      <w:r w:rsidRPr="001765A6">
        <w:t xml:space="preserve"> be the phases of the software development cycle,</w:t>
      </w:r>
      <w:r w:rsidR="00D812DB">
        <w:t xml:space="preserve"> or different aspects of the</w:t>
      </w:r>
      <w:r w:rsidRPr="001765A6">
        <w:t xml:space="preserve"> system</w:t>
      </w:r>
      <w:r w:rsidR="00D812DB">
        <w:t>'s design</w:t>
      </w:r>
      <w:r w:rsidRPr="001765A6">
        <w:t xml:space="preserve">, etc. </w:t>
      </w:r>
      <w:r w:rsidR="00764DB0" w:rsidRPr="001765A6">
        <w:t xml:space="preserve"> </w:t>
      </w:r>
      <w:r w:rsidRPr="001765A6">
        <w:rPr>
          <w:b/>
          <w:i/>
        </w:rPr>
        <w:t>However, please do not write your dissertation to read like a diary.</w:t>
      </w:r>
    </w:p>
    <w:p w14:paraId="4526617D" w14:textId="2BD80CBA" w:rsidR="00D812DB" w:rsidRDefault="00946A62">
      <w:pPr>
        <w:pStyle w:val="BodyText"/>
      </w:pPr>
      <w:r w:rsidRPr="00D812DB">
        <w:t xml:space="preserve">The emphasis should be on requirements, design and evaluation, with implementation details being of lesser importance. The requirements should be clearly stated, following from the client needs and weaknesses identified in the state-of-the-art review. The design should include discussion of the choices that were available and why particular decisions were made. </w:t>
      </w:r>
    </w:p>
    <w:p w14:paraId="6C76C4C2" w14:textId="77777777" w:rsidR="00CB76FF" w:rsidRPr="001765A6" w:rsidRDefault="00946A62">
      <w:pPr>
        <w:pStyle w:val="BodyText"/>
      </w:pPr>
      <w:r w:rsidRPr="001765A6">
        <w:t>Include a chapter demonstrating what you have achieved and how your system is used in practice – for example showing a typical session as a series of pasted in screenshots, with an accompanying commentary.</w:t>
      </w:r>
    </w:p>
    <w:p w14:paraId="23674A34" w14:textId="77777777" w:rsidR="00CB76FF" w:rsidRDefault="00946A62" w:rsidP="00AD4BB5">
      <w:pPr>
        <w:pStyle w:val="BodyText"/>
      </w:pPr>
      <w:r>
        <w:t>If relevant, y</w:t>
      </w:r>
      <w:r w:rsidRPr="001765A6">
        <w:t xml:space="preserve">ou </w:t>
      </w:r>
      <w:r>
        <w:rPr>
          <w:b/>
          <w:i/>
        </w:rPr>
        <w:t>must</w:t>
      </w:r>
      <w:r w:rsidRPr="001765A6">
        <w:t xml:space="preserve"> also include a chapter explaining how you obtained feedback from your “customer” or potential users of your system, what feedback you actually obtained, and your analysis and comments.</w:t>
      </w:r>
      <w:r w:rsidRPr="00D812DB">
        <w:t xml:space="preserve"> The evaluation should relate back to the requirements, and </w:t>
      </w:r>
      <w:r>
        <w:t>discuss</w:t>
      </w:r>
      <w:r w:rsidRPr="00D812DB">
        <w:t xml:space="preserve"> the extent to which these were met.</w:t>
      </w:r>
    </w:p>
    <w:p w14:paraId="4C966CF4" w14:textId="77777777" w:rsidR="008B3C38" w:rsidRPr="003B212D" w:rsidRDefault="00946A62" w:rsidP="00AD4BB5">
      <w:pPr>
        <w:pStyle w:val="BodyText"/>
        <w:rPr>
          <w:color w:val="7030A0"/>
        </w:rPr>
      </w:pPr>
      <w:r w:rsidRPr="003B212D">
        <w:rPr>
          <w:color w:val="7030A0"/>
        </w:rPr>
        <w:t>Include TTD</w:t>
      </w:r>
    </w:p>
    <w:p w14:paraId="41DEB218" w14:textId="77777777" w:rsidR="008B3C38" w:rsidRPr="003B212D" w:rsidRDefault="00946A62" w:rsidP="00AD4BB5">
      <w:pPr>
        <w:pStyle w:val="BodyText"/>
        <w:rPr>
          <w:color w:val="7030A0"/>
        </w:rPr>
      </w:pPr>
      <w:r w:rsidRPr="003B212D">
        <w:rPr>
          <w:color w:val="7030A0"/>
        </w:rPr>
        <w:t>Include spring</w:t>
      </w:r>
    </w:p>
    <w:p w14:paraId="17631A50" w14:textId="77777777" w:rsidR="008B3C38" w:rsidRPr="003B212D" w:rsidRDefault="00946A62" w:rsidP="00AD4BB5">
      <w:pPr>
        <w:pStyle w:val="BodyText"/>
        <w:rPr>
          <w:color w:val="7030A0"/>
        </w:rPr>
      </w:pPr>
      <w:r w:rsidRPr="003B212D">
        <w:rPr>
          <w:color w:val="7030A0"/>
        </w:rPr>
        <w:t>Toolkit then GA etc</w:t>
      </w:r>
    </w:p>
    <w:p w14:paraId="4FF52F80" w14:textId="77777777" w:rsidR="009D3ADE" w:rsidRPr="003B212D" w:rsidRDefault="009D3ADE" w:rsidP="00AD4BB5">
      <w:pPr>
        <w:pStyle w:val="BodyText"/>
        <w:rPr>
          <w:color w:val="7030A0"/>
        </w:rPr>
      </w:pPr>
    </w:p>
    <w:p w14:paraId="0C2C236F" w14:textId="77777777" w:rsidR="009D3ADE" w:rsidRPr="003B212D" w:rsidRDefault="009D3ADE" w:rsidP="009D3ADE">
      <w:pPr>
        <w:pStyle w:val="BodyText"/>
        <w:ind w:firstLine="0"/>
        <w:rPr>
          <w:color w:val="7030A0"/>
        </w:rPr>
      </w:pPr>
      <w:r w:rsidRPr="003B212D">
        <w:rPr>
          <w:color w:val="7030A0"/>
        </w:rPr>
        <w:t xml:space="preserve">To begin with, I created a software application that was similar to the GIN </w:t>
      </w:r>
      <w:commentRangeStart w:id="1767"/>
      <w:r w:rsidRPr="003B212D">
        <w:rPr>
          <w:color w:val="7030A0"/>
        </w:rPr>
        <w:t>code</w:t>
      </w:r>
      <w:commentRangeEnd w:id="1767"/>
      <w:r w:rsidR="0016490D">
        <w:rPr>
          <w:rStyle w:val="CommentReference"/>
        </w:rPr>
        <w:commentReference w:id="1767"/>
      </w:r>
      <w:r w:rsidRPr="003B212D">
        <w:rPr>
          <w:color w:val="7030A0"/>
        </w:rPr>
        <w:t xml:space="preserve"> []. However, I created the application using a new structure and different edits.</w:t>
      </w:r>
    </w:p>
    <w:p w14:paraId="14581C50" w14:textId="77777777" w:rsidR="009D3ADE" w:rsidRPr="003B212D" w:rsidRDefault="009D3ADE" w:rsidP="009D3ADE">
      <w:pPr>
        <w:pStyle w:val="BodyText"/>
        <w:ind w:firstLine="0"/>
        <w:rPr>
          <w:color w:val="7030A0"/>
        </w:rPr>
      </w:pPr>
      <w:r w:rsidRPr="003B212D">
        <w:rPr>
          <w:color w:val="7030A0"/>
        </w:rPr>
        <w:t>The edits I created were looking at the impact of moving large chunks of the source code and seeing if that had an impact. Other edits I created were inserting lines particularly looking at return statements and break statements. The other edits I created were using if statements and changing those.</w:t>
      </w:r>
    </w:p>
    <w:p w14:paraId="1342EB61" w14:textId="77777777" w:rsidR="009D3ADE" w:rsidRPr="003B212D" w:rsidRDefault="009D3ADE" w:rsidP="009D3ADE">
      <w:pPr>
        <w:pStyle w:val="BodyText"/>
        <w:ind w:firstLine="0"/>
        <w:rPr>
          <w:color w:val="7030A0"/>
        </w:rPr>
      </w:pPr>
      <w:r w:rsidRPr="003B212D">
        <w:rPr>
          <w:color w:val="7030A0"/>
        </w:rPr>
        <w:t>When I created the gin code, I used Test Driven Development [REFERENCE] because …. I also used spring framework as it is a framework that I have used before and I personally found it easier to install edits.</w:t>
      </w:r>
    </w:p>
    <w:p w14:paraId="094C9234" w14:textId="77777777" w:rsidR="009D3ADE" w:rsidRPr="003B212D" w:rsidRDefault="009D3ADE" w:rsidP="009D3ADE">
      <w:pPr>
        <w:pStyle w:val="BodyText"/>
        <w:ind w:firstLine="0"/>
        <w:rPr>
          <w:color w:val="7030A0"/>
        </w:rPr>
      </w:pPr>
      <w:r w:rsidRPr="003B212D">
        <w:rPr>
          <w:color w:val="7030A0"/>
        </w:rPr>
        <w:t>I started with a random search then moved to local search/hill-climbing/ GA.</w:t>
      </w:r>
    </w:p>
    <w:p w14:paraId="59917D93" w14:textId="77777777" w:rsidR="009D3ADE" w:rsidRPr="003B212D" w:rsidRDefault="009D3ADE" w:rsidP="009D3ADE">
      <w:pPr>
        <w:pStyle w:val="BodyText"/>
        <w:ind w:firstLine="0"/>
        <w:rPr>
          <w:color w:val="7030A0"/>
        </w:rPr>
      </w:pPr>
      <w:r w:rsidRPr="003B212D">
        <w:rPr>
          <w:color w:val="7030A0"/>
        </w:rPr>
        <w:lastRenderedPageBreak/>
        <w:t xml:space="preserve">I used the test runner and Opacitor as a measure of fitness. </w:t>
      </w:r>
    </w:p>
    <w:p w14:paraId="3D8B6272" w14:textId="77777777" w:rsidR="009D3ADE" w:rsidRPr="003B212D" w:rsidRDefault="009D3ADE" w:rsidP="009D3ADE">
      <w:pPr>
        <w:pStyle w:val="BodyText"/>
        <w:ind w:firstLine="0"/>
        <w:rPr>
          <w:color w:val="7030A0"/>
        </w:rPr>
      </w:pPr>
      <w:r w:rsidRPr="003B212D">
        <w:rPr>
          <w:color w:val="7030A0"/>
        </w:rPr>
        <w:t xml:space="preserve">I also looked at the difference in recursive and iterative loops. </w:t>
      </w:r>
    </w:p>
    <w:p w14:paraId="274C746D" w14:textId="77777777" w:rsidR="009D3ADE" w:rsidRPr="009B66C6" w:rsidRDefault="009D3ADE">
      <w:pPr>
        <w:pStyle w:val="Heading2"/>
        <w:numPr>
          <w:ilvl w:val="0"/>
          <w:numId w:val="0"/>
        </w:numPr>
        <w:rPr>
          <w:rPrChange w:id="1768" w:author="Anna Rasburn [2]" w:date="2019-01-22T19:14:00Z">
            <w:rPr>
              <w:color w:val="0070C0"/>
            </w:rPr>
          </w:rPrChange>
        </w:rPr>
        <w:pPrChange w:id="1769" w:author="Anna Rasburn [2]" w:date="2019-01-22T19:15:00Z">
          <w:pPr>
            <w:pStyle w:val="BodyText"/>
          </w:pPr>
        </w:pPrChange>
      </w:pPr>
    </w:p>
    <w:p w14:paraId="3B1B383D" w14:textId="77777777" w:rsidR="00CB76FF" w:rsidRPr="001765A6" w:rsidRDefault="00946A62">
      <w:pPr>
        <w:pStyle w:val="Heading2"/>
      </w:pPr>
      <w:bookmarkStart w:id="1770" w:name="_Toc536543213"/>
      <w:bookmarkStart w:id="1771" w:name="_Toc536543442"/>
      <w:bookmarkStart w:id="1772" w:name="_Toc15893768"/>
      <w:bookmarkStart w:id="1773" w:name="_Toc536713227"/>
      <w:r w:rsidRPr="001765A6">
        <w:t>First Section</w:t>
      </w:r>
      <w:bookmarkEnd w:id="1770"/>
      <w:bookmarkEnd w:id="1771"/>
      <w:bookmarkEnd w:id="1772"/>
      <w:bookmarkEnd w:id="1773"/>
    </w:p>
    <w:p w14:paraId="1E49504F" w14:textId="77777777" w:rsidR="00CB76FF" w:rsidRPr="001765A6" w:rsidRDefault="00946A62">
      <w:pPr>
        <w:pStyle w:val="BodyFirst"/>
      </w:pPr>
      <w:r w:rsidRPr="001765A6">
        <w:t>Subdivide your text into sections.</w:t>
      </w:r>
    </w:p>
    <w:p w14:paraId="7D9A997F" w14:textId="77777777" w:rsidR="00CB76FF" w:rsidRPr="001765A6" w:rsidRDefault="00946A62">
      <w:pPr>
        <w:pStyle w:val="Heading3"/>
      </w:pPr>
      <w:bookmarkStart w:id="1774" w:name="_Toc536543214"/>
      <w:bookmarkStart w:id="1775" w:name="_Toc536543443"/>
      <w:bookmarkStart w:id="1776" w:name="_Toc15893769"/>
      <w:bookmarkStart w:id="1777" w:name="_Toc536713228"/>
      <w:r w:rsidRPr="001765A6">
        <w:t>First Subsection</w:t>
      </w:r>
      <w:bookmarkEnd w:id="1774"/>
      <w:bookmarkEnd w:id="1775"/>
      <w:bookmarkEnd w:id="1776"/>
      <w:bookmarkEnd w:id="1777"/>
    </w:p>
    <w:p w14:paraId="2EFFA32F" w14:textId="77777777" w:rsidR="00CB76FF" w:rsidRPr="001765A6" w:rsidRDefault="00946A62">
      <w:pPr>
        <w:pStyle w:val="BodyFirst"/>
      </w:pPr>
      <w:r w:rsidRPr="001765A6">
        <w:t xml:space="preserve">If necessary, also use subsections. Subsections are entered using the </w:t>
      </w:r>
      <w:r w:rsidRPr="001765A6">
        <w:rPr>
          <w:i/>
        </w:rPr>
        <w:t>Heading 3</w:t>
      </w:r>
      <w:r w:rsidRPr="001765A6">
        <w:t xml:space="preserve"> paragraph style (all these he</w:t>
      </w:r>
      <w:r w:rsidR="00361902" w:rsidRPr="001765A6">
        <w:t>ading styles are self-numbering</w:t>
      </w:r>
      <w:r w:rsidRPr="001765A6">
        <w:t>).</w:t>
      </w:r>
    </w:p>
    <w:p w14:paraId="20241A44" w14:textId="77777777" w:rsidR="00CB76FF" w:rsidRPr="001765A6" w:rsidRDefault="00946A62">
      <w:pPr>
        <w:pStyle w:val="Heading4"/>
      </w:pPr>
      <w:bookmarkStart w:id="1778" w:name="_Toc8101427"/>
      <w:bookmarkStart w:id="1779" w:name="_Toc536543215"/>
      <w:bookmarkStart w:id="1780" w:name="_Toc536543444"/>
      <w:bookmarkStart w:id="1781" w:name="_Toc536713229"/>
      <w:r w:rsidRPr="001765A6">
        <w:t>First Subsubsection</w:t>
      </w:r>
      <w:bookmarkEnd w:id="1778"/>
      <w:bookmarkEnd w:id="1781"/>
    </w:p>
    <w:p w14:paraId="24107487" w14:textId="77777777" w:rsidR="00CB76FF" w:rsidRPr="001765A6" w:rsidRDefault="00946A62">
      <w:pPr>
        <w:pStyle w:val="BodyFirst"/>
      </w:pPr>
      <w:r w:rsidRPr="001765A6">
        <w:t xml:space="preserve">If you really need subsubsections, enter these using the </w:t>
      </w:r>
      <w:r w:rsidRPr="001765A6">
        <w:rPr>
          <w:i/>
        </w:rPr>
        <w:t>Heading 4</w:t>
      </w:r>
      <w:r w:rsidRPr="001765A6">
        <w:t xml:space="preserve"> paragraph style.</w:t>
      </w:r>
    </w:p>
    <w:p w14:paraId="26532002" w14:textId="77777777" w:rsidR="00CB76FF" w:rsidRPr="001765A6" w:rsidRDefault="00946A62">
      <w:pPr>
        <w:pStyle w:val="Heading3"/>
      </w:pPr>
      <w:bookmarkStart w:id="1782" w:name="_Toc15893770"/>
      <w:bookmarkStart w:id="1783" w:name="_Toc536713230"/>
      <w:r w:rsidRPr="001765A6">
        <w:t>Second Subsection</w:t>
      </w:r>
      <w:bookmarkEnd w:id="1779"/>
      <w:bookmarkEnd w:id="1780"/>
      <w:bookmarkEnd w:id="1782"/>
      <w:bookmarkEnd w:id="1783"/>
    </w:p>
    <w:p w14:paraId="5DFFB2B5" w14:textId="77777777" w:rsidR="00CB76FF" w:rsidRPr="001765A6" w:rsidRDefault="00946A62">
      <w:pPr>
        <w:pStyle w:val="BodyFirst"/>
      </w:pPr>
      <w:r w:rsidRPr="001765A6">
        <w:t>And, as required, more subsections.</w:t>
      </w:r>
    </w:p>
    <w:p w14:paraId="3577BC9F" w14:textId="77777777" w:rsidR="00CB76FF" w:rsidRPr="001765A6" w:rsidRDefault="00946A62">
      <w:pPr>
        <w:pStyle w:val="Heading2"/>
      </w:pPr>
      <w:bookmarkStart w:id="1784" w:name="_Toc536543216"/>
      <w:bookmarkStart w:id="1785" w:name="_Toc536543445"/>
      <w:bookmarkStart w:id="1786" w:name="_Toc15893771"/>
      <w:bookmarkStart w:id="1787" w:name="_Toc536713231"/>
      <w:r w:rsidRPr="001765A6">
        <w:t>Second Section</w:t>
      </w:r>
      <w:bookmarkEnd w:id="1784"/>
      <w:bookmarkEnd w:id="1785"/>
      <w:bookmarkEnd w:id="1786"/>
      <w:bookmarkEnd w:id="1787"/>
    </w:p>
    <w:p w14:paraId="4D8BE4B2" w14:textId="77777777" w:rsidR="00CB76FF" w:rsidRPr="001765A6" w:rsidRDefault="00946A62" w:rsidP="009E2B48">
      <w:pPr>
        <w:pStyle w:val="BodyFirst"/>
      </w:pPr>
      <w:r w:rsidRPr="001765A6">
        <w:t xml:space="preserve">As an example of a figure, consider </w:t>
      </w:r>
      <w:r w:rsidRPr="001765A6">
        <w:fldChar w:fldCharType="begin"/>
      </w:r>
      <w:r w:rsidRPr="001765A6">
        <w:instrText xml:space="preserve"> REF _Ref536542348 \r \h </w:instrText>
      </w:r>
      <w:r w:rsidR="009E2B48" w:rsidRPr="001765A6">
        <w:instrText xml:space="preserve"> \* MERGEFORMAT </w:instrText>
      </w:r>
      <w:r w:rsidRPr="001765A6">
        <w:fldChar w:fldCharType="separate"/>
      </w:r>
      <w:r w:rsidR="00B64332">
        <w:t>Figure 1</w:t>
      </w:r>
      <w:r w:rsidRPr="001765A6">
        <w:fldChar w:fldCharType="end"/>
      </w:r>
      <w:r w:rsidRPr="001765A6">
        <w:t xml:space="preserve">. Captions are entered using the </w:t>
      </w:r>
      <w:r w:rsidRPr="001765A6">
        <w:rPr>
          <w:i/>
        </w:rPr>
        <w:t>Figure</w:t>
      </w:r>
      <w:r w:rsidRPr="001765A6">
        <w:t xml:space="preserve"> paragraph style. The figure below is placed in a </w:t>
      </w:r>
      <w:r w:rsidRPr="001765A6">
        <w:rPr>
          <w:i/>
        </w:rPr>
        <w:t>Body Centre</w:t>
      </w:r>
      <w:r w:rsidRPr="001765A6">
        <w:t xml:space="preserve"> paragraph,</w:t>
      </w:r>
      <w:r w:rsidR="00B53E94">
        <w:t xml:space="preserve"> </w:t>
      </w:r>
      <w:r w:rsidRPr="001765A6">
        <w:t xml:space="preserve">which is set up </w:t>
      </w:r>
      <w:r w:rsidR="00747AEC" w:rsidRPr="001765A6">
        <w:t xml:space="preserve">in </w:t>
      </w:r>
      <w:r w:rsidRPr="001765A6">
        <w:t xml:space="preserve">this document to have an automatic </w:t>
      </w:r>
      <w:r w:rsidRPr="001765A6">
        <w:rPr>
          <w:i/>
        </w:rPr>
        <w:t>Figure</w:t>
      </w:r>
      <w:r w:rsidRPr="001765A6">
        <w:t xml:space="preserve"> paragraph following it. </w:t>
      </w:r>
      <w:r w:rsidRPr="001765A6">
        <w:rPr>
          <w:i/>
        </w:rPr>
        <w:t>Figure</w:t>
      </w:r>
      <w:r w:rsidRPr="001765A6">
        <w:t xml:space="preserve"> has automatic figure numbering, and it is possible to make </w:t>
      </w:r>
      <w:r w:rsidRPr="001765A6">
        <w:rPr>
          <w:i/>
        </w:rPr>
        <w:t>cross-references</w:t>
      </w:r>
      <w:r w:rsidRPr="001765A6">
        <w:t xml:space="preserve"> to figures. Move large figures to the top of the next page, </w:t>
      </w:r>
      <w:r w:rsidRPr="001765A6">
        <w:rPr>
          <w:i/>
        </w:rPr>
        <w:t>past any other text,</w:t>
      </w:r>
      <w:r w:rsidRPr="001765A6">
        <w:t xml:space="preserve"> rather than having a big gap in the text.</w:t>
      </w:r>
    </w:p>
    <w:p w14:paraId="0AD15EB4" w14:textId="77777777" w:rsidR="00CB76FF" w:rsidRPr="001765A6" w:rsidRDefault="00946A62">
      <w:pPr>
        <w:pStyle w:val="BodyCentre"/>
      </w:pPr>
      <w:r w:rsidRPr="001765A6">
        <w:rPr>
          <w:noProof/>
        </w:rPr>
        <w:drawing>
          <wp:inline distT="0" distB="0" distL="0" distR="0" wp14:anchorId="0EC98589" wp14:editId="64148CC5">
            <wp:extent cx="4152900" cy="1152525"/>
            <wp:effectExtent l="0" t="0" r="0" b="9525"/>
            <wp:docPr id="402957592" name="Picture 1" descr="diss-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223705" name="Picture 1" descr="diss-fi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152900" cy="1152525"/>
                    </a:xfrm>
                    <a:prstGeom prst="rect">
                      <a:avLst/>
                    </a:prstGeom>
                    <a:noFill/>
                    <a:ln>
                      <a:noFill/>
                    </a:ln>
                  </pic:spPr>
                </pic:pic>
              </a:graphicData>
            </a:graphic>
          </wp:inline>
        </w:drawing>
      </w:r>
    </w:p>
    <w:p w14:paraId="1D2AD14C" w14:textId="0CCDAE4C" w:rsidR="00CB76FF" w:rsidRDefault="00946A62">
      <w:pPr>
        <w:pStyle w:val="Figure"/>
        <w:rPr>
          <w:ins w:id="1788" w:author="Anna Rasburn [2]" w:date="2019-01-22T19:15:00Z"/>
        </w:rPr>
      </w:pPr>
      <w:bookmarkStart w:id="1789" w:name="_Ref536542348"/>
      <w:bookmarkStart w:id="1790" w:name="_Toc534294616"/>
      <w:r w:rsidRPr="001765A6">
        <w:t>Highly Technical Diagram</w:t>
      </w:r>
      <w:bookmarkEnd w:id="1789"/>
      <w:bookmarkEnd w:id="1790"/>
    </w:p>
    <w:p w14:paraId="49A4490A" w14:textId="5E0C48F4" w:rsidR="00B338E9" w:rsidRDefault="00B338E9" w:rsidP="00B338E9">
      <w:pPr>
        <w:pStyle w:val="BodyText"/>
      </w:pPr>
    </w:p>
    <w:p w14:paraId="57D80125" w14:textId="77777777" w:rsidR="007D7D57" w:rsidRDefault="007D7D57" w:rsidP="007D7D57">
      <w:pPr>
        <w:pStyle w:val="Heading2"/>
        <w:rPr>
          <w:color w:val="0070C0"/>
        </w:rPr>
      </w:pPr>
      <w:bookmarkStart w:id="1791" w:name="_Toc536713232"/>
      <w:commentRangeStart w:id="1792"/>
      <w:proofErr w:type="spellStart"/>
      <w:r w:rsidRPr="000B4183">
        <w:rPr>
          <w:color w:val="0070C0"/>
        </w:rPr>
        <w:t>JCodec</w:t>
      </w:r>
      <w:commentRangeEnd w:id="1792"/>
      <w:proofErr w:type="spellEnd"/>
      <w:r>
        <w:rPr>
          <w:rStyle w:val="CommentReference"/>
          <w:b w:val="0"/>
        </w:rPr>
        <w:commentReference w:id="1792"/>
      </w:r>
      <w:bookmarkEnd w:id="1791"/>
    </w:p>
    <w:p w14:paraId="14B0D949" w14:textId="77777777" w:rsidR="007D7D57" w:rsidRPr="00D03914" w:rsidRDefault="007D7D57" w:rsidP="007D7D57">
      <w:pPr>
        <w:spacing w:line="360" w:lineRule="auto"/>
        <w:jc w:val="both"/>
        <w:rPr>
          <w:color w:val="0070C0"/>
          <w:sz w:val="22"/>
          <w:rPrChange w:id="1793" w:author="Anna Rasburn" w:date="2019-01-28T23:46:00Z">
            <w:rPr>
              <w:color w:val="0070C0"/>
            </w:rPr>
          </w:rPrChange>
        </w:rPr>
        <w:pPrChange w:id="1794" w:author="Anna Rasburn" w:date="2019-01-28T23:46:00Z">
          <w:pPr/>
        </w:pPrChange>
      </w:pPr>
      <w:proofErr w:type="spellStart"/>
      <w:r w:rsidRPr="00D03914">
        <w:rPr>
          <w:color w:val="0070C0"/>
          <w:sz w:val="22"/>
          <w:rPrChange w:id="1795" w:author="Anna Rasburn" w:date="2019-01-28T23:46:00Z">
            <w:rPr>
              <w:color w:val="0070C0"/>
            </w:rPr>
          </w:rPrChange>
        </w:rPr>
        <w:t>JCodec</w:t>
      </w:r>
      <w:proofErr w:type="spellEnd"/>
      <w:r w:rsidRPr="00D03914">
        <w:rPr>
          <w:color w:val="0070C0"/>
          <w:sz w:val="22"/>
          <w:rPrChange w:id="1796" w:author="Anna Rasburn" w:date="2019-01-28T23:46:00Z">
            <w:rPr>
              <w:color w:val="0070C0"/>
            </w:rPr>
          </w:rPrChange>
        </w:rPr>
        <w:t xml:space="preserve"> is ‘a pure implementation of video and audio codecs’</w:t>
      </w:r>
      <w:sdt>
        <w:sdtPr>
          <w:rPr>
            <w:color w:val="0070C0"/>
            <w:sz w:val="22"/>
          </w:rPr>
          <w:id w:val="-245102217"/>
          <w:citation/>
        </w:sdtPr>
        <w:sdtContent>
          <w:r w:rsidRPr="00D03914">
            <w:rPr>
              <w:color w:val="0070C0"/>
              <w:sz w:val="22"/>
              <w:rPrChange w:id="1797" w:author="Anna Rasburn" w:date="2019-01-28T23:46:00Z">
                <w:rPr>
                  <w:color w:val="0070C0"/>
                </w:rPr>
              </w:rPrChange>
            </w:rPr>
            <w:fldChar w:fldCharType="begin"/>
          </w:r>
          <w:r w:rsidRPr="00D03914">
            <w:rPr>
              <w:color w:val="0070C0"/>
              <w:sz w:val="22"/>
              <w:rPrChange w:id="1798" w:author="Anna Rasburn" w:date="2019-01-28T23:46:00Z">
                <w:rPr>
                  <w:color w:val="0070C0"/>
                </w:rPr>
              </w:rPrChange>
            </w:rPr>
            <w:instrText xml:space="preserve"> CITATION JCo19 \l 2057 </w:instrText>
          </w:r>
          <w:r w:rsidRPr="00D03914">
            <w:rPr>
              <w:color w:val="0070C0"/>
              <w:sz w:val="22"/>
              <w:rPrChange w:id="1799" w:author="Anna Rasburn" w:date="2019-01-28T23:46:00Z">
                <w:rPr>
                  <w:color w:val="0070C0"/>
                </w:rPr>
              </w:rPrChange>
            </w:rPr>
            <w:fldChar w:fldCharType="separate"/>
          </w:r>
          <w:r>
            <w:rPr>
              <w:noProof/>
              <w:color w:val="0070C0"/>
              <w:sz w:val="22"/>
            </w:rPr>
            <w:t xml:space="preserve"> </w:t>
          </w:r>
          <w:r w:rsidRPr="000042CF">
            <w:rPr>
              <w:noProof/>
              <w:color w:val="0070C0"/>
              <w:sz w:val="22"/>
            </w:rPr>
            <w:t>[12]</w:t>
          </w:r>
          <w:r w:rsidRPr="00D03914">
            <w:rPr>
              <w:color w:val="0070C0"/>
              <w:sz w:val="22"/>
              <w:rPrChange w:id="1800" w:author="Anna Rasburn" w:date="2019-01-28T23:46:00Z">
                <w:rPr>
                  <w:color w:val="0070C0"/>
                </w:rPr>
              </w:rPrChange>
            </w:rPr>
            <w:fldChar w:fldCharType="end"/>
          </w:r>
        </w:sdtContent>
      </w:sdt>
      <w:r w:rsidRPr="00D03914">
        <w:rPr>
          <w:color w:val="0070C0"/>
          <w:sz w:val="22"/>
          <w:rPrChange w:id="1801" w:author="Anna Rasburn" w:date="2019-01-28T23:46:00Z">
            <w:rPr>
              <w:color w:val="0070C0"/>
            </w:rPr>
          </w:rPrChange>
        </w:rPr>
        <w:t xml:space="preserve">. </w:t>
      </w:r>
      <w:proofErr w:type="spellStart"/>
      <w:r w:rsidRPr="00D03914">
        <w:rPr>
          <w:color w:val="0070C0"/>
          <w:sz w:val="22"/>
          <w:rPrChange w:id="1802" w:author="Anna Rasburn" w:date="2019-01-28T23:46:00Z">
            <w:rPr>
              <w:color w:val="0070C0"/>
            </w:rPr>
          </w:rPrChange>
        </w:rPr>
        <w:t>JCodec</w:t>
      </w:r>
      <w:proofErr w:type="spellEnd"/>
      <w:r w:rsidRPr="00D03914">
        <w:rPr>
          <w:color w:val="0070C0"/>
          <w:sz w:val="22"/>
          <w:rPrChange w:id="1803" w:author="Anna Rasburn" w:date="2019-01-28T23:46:00Z">
            <w:rPr>
              <w:color w:val="0070C0"/>
            </w:rPr>
          </w:rPrChange>
        </w:rPr>
        <w:t xml:space="preserve"> is currently being used by the GIN toolkit as a set of programs to improve. There are 203 different programs within </w:t>
      </w:r>
      <w:proofErr w:type="spellStart"/>
      <w:r w:rsidRPr="00D03914">
        <w:rPr>
          <w:color w:val="0070C0"/>
          <w:sz w:val="22"/>
          <w:rPrChange w:id="1804" w:author="Anna Rasburn" w:date="2019-01-28T23:46:00Z">
            <w:rPr>
              <w:color w:val="0070C0"/>
            </w:rPr>
          </w:rPrChange>
        </w:rPr>
        <w:t>JCodec</w:t>
      </w:r>
      <w:proofErr w:type="spellEnd"/>
      <w:r w:rsidRPr="00D03914">
        <w:rPr>
          <w:color w:val="0070C0"/>
          <w:sz w:val="22"/>
          <w:rPrChange w:id="1805" w:author="Anna Rasburn" w:date="2019-01-28T23:46:00Z">
            <w:rPr>
              <w:color w:val="0070C0"/>
            </w:rPr>
          </w:rPrChange>
        </w:rPr>
        <w:t xml:space="preserve">. </w:t>
      </w:r>
      <w:proofErr w:type="spellStart"/>
      <w:r w:rsidRPr="00D03914">
        <w:rPr>
          <w:color w:val="0070C0"/>
          <w:sz w:val="22"/>
          <w:rPrChange w:id="1806" w:author="Anna Rasburn" w:date="2019-01-28T23:46:00Z">
            <w:rPr>
              <w:color w:val="0070C0"/>
            </w:rPr>
          </w:rPrChange>
        </w:rPr>
        <w:t>JCodec</w:t>
      </w:r>
      <w:proofErr w:type="spellEnd"/>
      <w:r w:rsidRPr="00D03914">
        <w:rPr>
          <w:color w:val="0070C0"/>
          <w:sz w:val="22"/>
          <w:rPrChange w:id="1807" w:author="Anna Rasburn" w:date="2019-01-28T23:46:00Z">
            <w:rPr>
              <w:color w:val="0070C0"/>
            </w:rPr>
          </w:rPrChange>
        </w:rPr>
        <w:t xml:space="preserve"> is a good library for GIN to optimise because they are written in Java and they contain more than </w:t>
      </w:r>
      <w:del w:id="1808" w:author="Anna Rasburn [2]" w:date="2019-01-24T14:33:00Z">
        <w:r w:rsidRPr="00D03914" w:rsidDel="003658EF">
          <w:rPr>
            <w:color w:val="0070C0"/>
            <w:sz w:val="22"/>
            <w:rPrChange w:id="1809" w:author="Anna Rasburn" w:date="2019-01-28T23:46:00Z">
              <w:rPr>
                <w:color w:val="0070C0"/>
              </w:rPr>
            </w:rPrChange>
          </w:rPr>
          <w:delText>10 unit</w:delText>
        </w:r>
      </w:del>
      <w:ins w:id="1810" w:author="Anna Rasburn [2]" w:date="2019-01-24T14:33:00Z">
        <w:r w:rsidRPr="00D03914">
          <w:rPr>
            <w:color w:val="0070C0"/>
            <w:sz w:val="22"/>
            <w:rPrChange w:id="1811" w:author="Anna Rasburn" w:date="2019-01-28T23:46:00Z">
              <w:rPr>
                <w:color w:val="0070C0"/>
              </w:rPr>
            </w:rPrChange>
          </w:rPr>
          <w:t>10-unit</w:t>
        </w:r>
      </w:ins>
      <w:r w:rsidRPr="00D03914">
        <w:rPr>
          <w:color w:val="0070C0"/>
          <w:sz w:val="22"/>
          <w:rPrChange w:id="1812" w:author="Anna Rasburn" w:date="2019-01-28T23:46:00Z">
            <w:rPr>
              <w:color w:val="0070C0"/>
            </w:rPr>
          </w:rPrChange>
        </w:rPr>
        <w:t xml:space="preserve"> tests per program. </w:t>
      </w:r>
    </w:p>
    <w:p w14:paraId="5F8C8E20" w14:textId="77777777" w:rsidR="007D7D57" w:rsidRPr="00D03914" w:rsidRDefault="007D7D57" w:rsidP="007D7D57">
      <w:pPr>
        <w:spacing w:line="360" w:lineRule="auto"/>
        <w:jc w:val="both"/>
        <w:rPr>
          <w:color w:val="0070C0"/>
          <w:sz w:val="22"/>
          <w:rPrChange w:id="1813" w:author="Anna Rasburn" w:date="2019-01-28T23:46:00Z">
            <w:rPr>
              <w:color w:val="0070C0"/>
            </w:rPr>
          </w:rPrChange>
        </w:rPr>
        <w:pPrChange w:id="1814" w:author="Anna Rasburn" w:date="2019-01-28T23:46:00Z">
          <w:pPr/>
        </w:pPrChange>
      </w:pPr>
    </w:p>
    <w:p w14:paraId="2E353BD7" w14:textId="77777777" w:rsidR="007D7D57" w:rsidRPr="00D03914" w:rsidRDefault="007D7D57" w:rsidP="007D7D57">
      <w:pPr>
        <w:spacing w:line="360" w:lineRule="auto"/>
        <w:jc w:val="both"/>
        <w:rPr>
          <w:color w:val="0070C0"/>
          <w:sz w:val="22"/>
          <w:rPrChange w:id="1815" w:author="Anna Rasburn" w:date="2019-01-28T23:46:00Z">
            <w:rPr>
              <w:color w:val="0070C0"/>
            </w:rPr>
          </w:rPrChange>
        </w:rPr>
        <w:pPrChange w:id="1816" w:author="Anna Rasburn" w:date="2019-01-28T23:46:00Z">
          <w:pPr/>
        </w:pPrChange>
      </w:pPr>
      <w:r w:rsidRPr="00D03914">
        <w:rPr>
          <w:color w:val="0070C0"/>
          <w:sz w:val="22"/>
          <w:rPrChange w:id="1817" w:author="Anna Rasburn" w:date="2019-01-28T23:46:00Z">
            <w:rPr>
              <w:color w:val="0070C0"/>
            </w:rPr>
          </w:rPrChange>
        </w:rPr>
        <w:t xml:space="preserve">The high number of unit tests allow for the functionality not to be compromised significantly so that the programs still perform in the same way after optimisation using GIN. The </w:t>
      </w:r>
      <w:proofErr w:type="spellStart"/>
      <w:r w:rsidRPr="00D03914">
        <w:rPr>
          <w:color w:val="0070C0"/>
          <w:sz w:val="22"/>
          <w:rPrChange w:id="1818" w:author="Anna Rasburn" w:date="2019-01-28T23:46:00Z">
            <w:rPr>
              <w:color w:val="0070C0"/>
            </w:rPr>
          </w:rPrChange>
        </w:rPr>
        <w:t>JCodec</w:t>
      </w:r>
      <w:proofErr w:type="spellEnd"/>
      <w:r w:rsidRPr="00D03914">
        <w:rPr>
          <w:color w:val="0070C0"/>
          <w:sz w:val="22"/>
          <w:rPrChange w:id="1819" w:author="Anna Rasburn" w:date="2019-01-28T23:46:00Z">
            <w:rPr>
              <w:color w:val="0070C0"/>
            </w:rPr>
          </w:rPrChange>
        </w:rPr>
        <w:t xml:space="preserve"> implementation is used in a large number of programs and large numbers of developers. This has created much documentation and if GIN finds a way of improving the library, there can be large saving in energy if all of those programs use the optimised versions.  </w:t>
      </w:r>
    </w:p>
    <w:p w14:paraId="4B457541" w14:textId="77777777" w:rsidR="007D7D57" w:rsidRPr="00D03914" w:rsidRDefault="007D7D57" w:rsidP="007D7D57">
      <w:pPr>
        <w:spacing w:line="360" w:lineRule="auto"/>
        <w:jc w:val="both"/>
        <w:rPr>
          <w:color w:val="0070C0"/>
          <w:sz w:val="22"/>
          <w:rPrChange w:id="1820" w:author="Anna Rasburn" w:date="2019-01-28T23:46:00Z">
            <w:rPr>
              <w:color w:val="0070C0"/>
            </w:rPr>
          </w:rPrChange>
        </w:rPr>
        <w:pPrChange w:id="1821" w:author="Anna Rasburn" w:date="2019-01-28T23:46:00Z">
          <w:pPr/>
        </w:pPrChange>
      </w:pPr>
    </w:p>
    <w:p w14:paraId="42B029C3" w14:textId="77777777" w:rsidR="007D7D57" w:rsidRPr="00D03914" w:rsidDel="003658EF" w:rsidRDefault="007D7D57" w:rsidP="007D7D57">
      <w:pPr>
        <w:spacing w:line="360" w:lineRule="auto"/>
        <w:jc w:val="both"/>
        <w:rPr>
          <w:del w:id="1822" w:author="Anna Rasburn [2]" w:date="2019-01-24T14:33:00Z"/>
          <w:color w:val="0070C0"/>
          <w:sz w:val="22"/>
          <w:rPrChange w:id="1823" w:author="Anna Rasburn" w:date="2019-01-28T23:46:00Z">
            <w:rPr>
              <w:del w:id="1824" w:author="Anna Rasburn [2]" w:date="2019-01-24T14:33:00Z"/>
              <w:color w:val="0070C0"/>
            </w:rPr>
          </w:rPrChange>
        </w:rPr>
        <w:pPrChange w:id="1825" w:author="Anna Rasburn" w:date="2019-01-28T23:46:00Z">
          <w:pPr/>
        </w:pPrChange>
      </w:pPr>
      <w:proofErr w:type="spellStart"/>
      <w:r w:rsidRPr="00D03914">
        <w:rPr>
          <w:color w:val="0070C0"/>
          <w:sz w:val="22"/>
          <w:rPrChange w:id="1826" w:author="Anna Rasburn" w:date="2019-01-28T23:46:00Z">
            <w:rPr>
              <w:color w:val="0070C0"/>
            </w:rPr>
          </w:rPrChange>
        </w:rPr>
        <w:t>JCodec</w:t>
      </w:r>
      <w:proofErr w:type="spellEnd"/>
      <w:r w:rsidRPr="00D03914">
        <w:rPr>
          <w:color w:val="0070C0"/>
          <w:sz w:val="22"/>
          <w:rPrChange w:id="1827" w:author="Anna Rasburn" w:date="2019-01-28T23:46:00Z">
            <w:rPr>
              <w:color w:val="0070C0"/>
            </w:rPr>
          </w:rPrChange>
        </w:rPr>
        <w:t xml:space="preserve"> presents its own problems when optimising because many programs use media elements which require much energy to work and cannot have too much content removed otherwise the functionality of the program is adversely affected, causing a wide range of errors. This library of GIN applications to </w:t>
      </w:r>
      <w:proofErr w:type="spellStart"/>
      <w:r w:rsidRPr="00D03914">
        <w:rPr>
          <w:color w:val="0070C0"/>
          <w:sz w:val="22"/>
          <w:rPrChange w:id="1828" w:author="Anna Rasburn" w:date="2019-01-28T23:46:00Z">
            <w:rPr>
              <w:color w:val="0070C0"/>
            </w:rPr>
          </w:rPrChange>
        </w:rPr>
        <w:t>JCodec</w:t>
      </w:r>
      <w:proofErr w:type="spellEnd"/>
      <w:r w:rsidRPr="00D03914">
        <w:rPr>
          <w:color w:val="0070C0"/>
          <w:sz w:val="22"/>
          <w:rPrChange w:id="1829" w:author="Anna Rasburn" w:date="2019-01-28T23:46:00Z">
            <w:rPr>
              <w:color w:val="0070C0"/>
            </w:rPr>
          </w:rPrChange>
        </w:rPr>
        <w:t xml:space="preserve"> applications on this library does not work on other multimedia techniques in Java such as the Oracle multimedia API</w:t>
      </w:r>
      <w:sdt>
        <w:sdtPr>
          <w:rPr>
            <w:color w:val="0070C0"/>
            <w:sz w:val="22"/>
          </w:rPr>
          <w:id w:val="69862106"/>
          <w:citation/>
        </w:sdtPr>
        <w:sdtContent>
          <w:r w:rsidRPr="00D03914">
            <w:rPr>
              <w:color w:val="0070C0"/>
              <w:sz w:val="22"/>
              <w:rPrChange w:id="1830" w:author="Anna Rasburn" w:date="2019-01-28T23:46:00Z">
                <w:rPr>
                  <w:color w:val="0070C0"/>
                </w:rPr>
              </w:rPrChange>
            </w:rPr>
            <w:fldChar w:fldCharType="begin"/>
          </w:r>
          <w:r w:rsidRPr="00D03914">
            <w:rPr>
              <w:color w:val="0070C0"/>
              <w:sz w:val="22"/>
              <w:rPrChange w:id="1831" w:author="Anna Rasburn" w:date="2019-01-28T23:46:00Z">
                <w:rPr>
                  <w:color w:val="0070C0"/>
                </w:rPr>
              </w:rPrChange>
            </w:rPr>
            <w:instrText xml:space="preserve"> CITATION Ora19 \l 2057 </w:instrText>
          </w:r>
          <w:r w:rsidRPr="00D03914">
            <w:rPr>
              <w:color w:val="0070C0"/>
              <w:sz w:val="22"/>
              <w:rPrChange w:id="1832" w:author="Anna Rasburn" w:date="2019-01-28T23:46:00Z">
                <w:rPr>
                  <w:color w:val="0070C0"/>
                </w:rPr>
              </w:rPrChange>
            </w:rPr>
            <w:fldChar w:fldCharType="separate"/>
          </w:r>
          <w:r>
            <w:rPr>
              <w:noProof/>
              <w:color w:val="0070C0"/>
              <w:sz w:val="22"/>
            </w:rPr>
            <w:t xml:space="preserve"> </w:t>
          </w:r>
          <w:r w:rsidRPr="000042CF">
            <w:rPr>
              <w:noProof/>
              <w:color w:val="0070C0"/>
              <w:sz w:val="22"/>
            </w:rPr>
            <w:t>[13]</w:t>
          </w:r>
          <w:r w:rsidRPr="00D03914">
            <w:rPr>
              <w:color w:val="0070C0"/>
              <w:sz w:val="22"/>
              <w:rPrChange w:id="1833" w:author="Anna Rasburn" w:date="2019-01-28T23:46:00Z">
                <w:rPr>
                  <w:color w:val="0070C0"/>
                </w:rPr>
              </w:rPrChange>
            </w:rPr>
            <w:fldChar w:fldCharType="end"/>
          </w:r>
        </w:sdtContent>
      </w:sdt>
      <w:r w:rsidRPr="00D03914">
        <w:rPr>
          <w:color w:val="0070C0"/>
          <w:sz w:val="22"/>
          <w:rPrChange w:id="1834" w:author="Anna Rasburn" w:date="2019-01-28T23:46:00Z">
            <w:rPr>
              <w:color w:val="0070C0"/>
            </w:rPr>
          </w:rPrChange>
        </w:rPr>
        <w:t xml:space="preserve"> as they work in different ways in comparison to </w:t>
      </w:r>
      <w:proofErr w:type="spellStart"/>
      <w:r w:rsidRPr="00D03914">
        <w:rPr>
          <w:color w:val="0070C0"/>
          <w:sz w:val="22"/>
          <w:rPrChange w:id="1835" w:author="Anna Rasburn" w:date="2019-01-28T23:46:00Z">
            <w:rPr>
              <w:color w:val="0070C0"/>
            </w:rPr>
          </w:rPrChange>
        </w:rPr>
        <w:t>JCodec</w:t>
      </w:r>
      <w:proofErr w:type="spellEnd"/>
      <w:r w:rsidRPr="00D03914">
        <w:rPr>
          <w:color w:val="0070C0"/>
          <w:sz w:val="22"/>
          <w:rPrChange w:id="1836" w:author="Anna Rasburn" w:date="2019-01-28T23:46:00Z">
            <w:rPr>
              <w:color w:val="0070C0"/>
            </w:rPr>
          </w:rPrChange>
        </w:rPr>
        <w:t xml:space="preserve">.  </w:t>
      </w:r>
    </w:p>
    <w:p w14:paraId="7B3EEDEF" w14:textId="77777777" w:rsidR="007D7D57" w:rsidRPr="00D03914" w:rsidDel="003658EF" w:rsidRDefault="007D7D57" w:rsidP="007D7D57">
      <w:pPr>
        <w:spacing w:line="360" w:lineRule="auto"/>
        <w:jc w:val="both"/>
        <w:rPr>
          <w:del w:id="1837" w:author="Anna Rasburn [2]" w:date="2019-01-24T14:33:00Z"/>
          <w:color w:val="0070C0"/>
          <w:sz w:val="22"/>
          <w:rPrChange w:id="1838" w:author="Anna Rasburn" w:date="2019-01-28T23:46:00Z">
            <w:rPr>
              <w:del w:id="1839" w:author="Anna Rasburn [2]" w:date="2019-01-24T14:33:00Z"/>
              <w:color w:val="0070C0"/>
            </w:rPr>
          </w:rPrChange>
        </w:rPr>
        <w:pPrChange w:id="1840" w:author="Anna Rasburn" w:date="2019-01-28T23:46:00Z">
          <w:pPr/>
        </w:pPrChange>
      </w:pPr>
    </w:p>
    <w:p w14:paraId="383AF0B2" w14:textId="77777777" w:rsidR="007D7D57" w:rsidRPr="00D03914" w:rsidDel="003658EF" w:rsidRDefault="007D7D57" w:rsidP="007D7D57">
      <w:pPr>
        <w:spacing w:line="360" w:lineRule="auto"/>
        <w:jc w:val="both"/>
        <w:rPr>
          <w:del w:id="1841" w:author="Anna Rasburn [2]" w:date="2019-01-24T14:33:00Z"/>
          <w:color w:val="7030A0"/>
          <w:sz w:val="22"/>
          <w:rPrChange w:id="1842" w:author="Anna Rasburn" w:date="2019-01-28T23:46:00Z">
            <w:rPr>
              <w:del w:id="1843" w:author="Anna Rasburn [2]" w:date="2019-01-24T14:33:00Z"/>
              <w:color w:val="7030A0"/>
            </w:rPr>
          </w:rPrChange>
        </w:rPr>
        <w:pPrChange w:id="1844" w:author="Anna Rasburn" w:date="2019-01-28T23:46:00Z">
          <w:pPr/>
        </w:pPrChange>
      </w:pPr>
      <w:del w:id="1845" w:author="Anna Rasburn [2]" w:date="2019-01-24T14:33:00Z">
        <w:r w:rsidRPr="00D03914" w:rsidDel="003658EF">
          <w:rPr>
            <w:rStyle w:val="Hyperlink"/>
            <w:color w:val="7030A0"/>
            <w:sz w:val="22"/>
            <w:rPrChange w:id="1846" w:author="Anna Rasburn" w:date="2019-01-28T23:46:00Z">
              <w:rPr>
                <w:rStyle w:val="Hyperlink"/>
                <w:color w:val="7030A0"/>
              </w:rPr>
            </w:rPrChange>
          </w:rPr>
          <w:fldChar w:fldCharType="begin"/>
        </w:r>
        <w:r w:rsidRPr="00D03914" w:rsidDel="003658EF">
          <w:rPr>
            <w:rStyle w:val="Hyperlink"/>
            <w:color w:val="7030A0"/>
            <w:sz w:val="22"/>
            <w:rPrChange w:id="1847" w:author="Anna Rasburn" w:date="2019-01-28T23:46:00Z">
              <w:rPr>
                <w:rStyle w:val="Hyperlink"/>
                <w:color w:val="7030A0"/>
              </w:rPr>
            </w:rPrChange>
          </w:rPr>
          <w:delInstrText xml:space="preserve"> HYPERLINK "http://jcodec.org/" </w:delInstrText>
        </w:r>
        <w:r w:rsidRPr="00D03914" w:rsidDel="003658EF">
          <w:rPr>
            <w:rStyle w:val="Hyperlink"/>
            <w:color w:val="7030A0"/>
            <w:sz w:val="22"/>
            <w:rPrChange w:id="1848" w:author="Anna Rasburn" w:date="2019-01-28T23:46:00Z">
              <w:rPr>
                <w:rStyle w:val="Hyperlink"/>
                <w:color w:val="7030A0"/>
              </w:rPr>
            </w:rPrChange>
          </w:rPr>
          <w:fldChar w:fldCharType="separate"/>
        </w:r>
        <w:r w:rsidRPr="00D03914" w:rsidDel="003658EF">
          <w:rPr>
            <w:rStyle w:val="Hyperlink"/>
            <w:color w:val="7030A0"/>
            <w:sz w:val="22"/>
            <w:rPrChange w:id="1849" w:author="Anna Rasburn" w:date="2019-01-28T23:46:00Z">
              <w:rPr>
                <w:rStyle w:val="Hyperlink"/>
                <w:color w:val="7030A0"/>
              </w:rPr>
            </w:rPrChange>
          </w:rPr>
          <w:delText>http://jcodec.org/</w:delText>
        </w:r>
        <w:r w:rsidRPr="00D03914" w:rsidDel="003658EF">
          <w:rPr>
            <w:rStyle w:val="Hyperlink"/>
            <w:color w:val="7030A0"/>
            <w:sz w:val="22"/>
            <w:rPrChange w:id="1850" w:author="Anna Rasburn" w:date="2019-01-28T23:46:00Z">
              <w:rPr>
                <w:rStyle w:val="Hyperlink"/>
                <w:color w:val="7030A0"/>
              </w:rPr>
            </w:rPrChange>
          </w:rPr>
          <w:fldChar w:fldCharType="end"/>
        </w:r>
        <w:r w:rsidRPr="00D03914" w:rsidDel="003658EF">
          <w:rPr>
            <w:color w:val="7030A0"/>
            <w:sz w:val="22"/>
            <w:rPrChange w:id="1851" w:author="Anna Rasburn" w:date="2019-01-28T23:46:00Z">
              <w:rPr>
                <w:color w:val="7030A0"/>
              </w:rPr>
            </w:rPrChange>
          </w:rPr>
          <w:delText xml:space="preserve"> </w:delText>
        </w:r>
      </w:del>
    </w:p>
    <w:p w14:paraId="4830B4B4" w14:textId="77777777" w:rsidR="007D7D57" w:rsidRPr="00D03914" w:rsidDel="003658EF" w:rsidRDefault="007D7D57" w:rsidP="007D7D57">
      <w:pPr>
        <w:spacing w:line="360" w:lineRule="auto"/>
        <w:jc w:val="both"/>
        <w:rPr>
          <w:del w:id="1852" w:author="Anna Rasburn [2]" w:date="2019-01-24T14:33:00Z"/>
          <w:color w:val="7030A0"/>
          <w:sz w:val="22"/>
          <w:rPrChange w:id="1853" w:author="Anna Rasburn" w:date="2019-01-28T23:46:00Z">
            <w:rPr>
              <w:del w:id="1854" w:author="Anna Rasburn [2]" w:date="2019-01-24T14:33:00Z"/>
              <w:color w:val="7030A0"/>
            </w:rPr>
          </w:rPrChange>
        </w:rPr>
        <w:pPrChange w:id="1855" w:author="Anna Rasburn" w:date="2019-01-28T23:46:00Z">
          <w:pPr/>
        </w:pPrChange>
      </w:pPr>
      <w:del w:id="1856" w:author="Anna Rasburn [2]" w:date="2019-01-24T14:33:00Z">
        <w:r w:rsidRPr="00D03914" w:rsidDel="003658EF">
          <w:rPr>
            <w:rStyle w:val="Hyperlink"/>
            <w:color w:val="7030A0"/>
            <w:sz w:val="22"/>
            <w:rPrChange w:id="1857" w:author="Anna Rasburn" w:date="2019-01-28T23:46:00Z">
              <w:rPr>
                <w:rStyle w:val="Hyperlink"/>
                <w:color w:val="7030A0"/>
              </w:rPr>
            </w:rPrChange>
          </w:rPr>
          <w:fldChar w:fldCharType="begin"/>
        </w:r>
        <w:r w:rsidRPr="00D03914" w:rsidDel="003658EF">
          <w:rPr>
            <w:rStyle w:val="Hyperlink"/>
            <w:color w:val="7030A0"/>
            <w:sz w:val="22"/>
            <w:rPrChange w:id="1858" w:author="Anna Rasburn" w:date="2019-01-28T23:46:00Z">
              <w:rPr>
                <w:rStyle w:val="Hyperlink"/>
                <w:color w:val="7030A0"/>
              </w:rPr>
            </w:rPrChange>
          </w:rPr>
          <w:delInstrText xml:space="preserve"> HYPERLINK "https://www.oracle.com/technetwork/database/database-technologies/multimedia/documentation/index.html" </w:delInstrText>
        </w:r>
        <w:r w:rsidRPr="00D03914" w:rsidDel="003658EF">
          <w:rPr>
            <w:rStyle w:val="Hyperlink"/>
            <w:color w:val="7030A0"/>
            <w:sz w:val="22"/>
            <w:rPrChange w:id="1859" w:author="Anna Rasburn" w:date="2019-01-28T23:46:00Z">
              <w:rPr>
                <w:rStyle w:val="Hyperlink"/>
                <w:color w:val="7030A0"/>
              </w:rPr>
            </w:rPrChange>
          </w:rPr>
          <w:fldChar w:fldCharType="separate"/>
        </w:r>
        <w:r w:rsidRPr="00D03914" w:rsidDel="003658EF">
          <w:rPr>
            <w:rStyle w:val="Hyperlink"/>
            <w:color w:val="7030A0"/>
            <w:sz w:val="22"/>
            <w:rPrChange w:id="1860" w:author="Anna Rasburn" w:date="2019-01-28T23:46:00Z">
              <w:rPr>
                <w:rStyle w:val="Hyperlink"/>
                <w:color w:val="7030A0"/>
              </w:rPr>
            </w:rPrChange>
          </w:rPr>
          <w:delText>https://www.oracle.com/technetwork/database/database-technologies/multimedia/documentation/index.html</w:delText>
        </w:r>
        <w:r w:rsidRPr="00D03914" w:rsidDel="003658EF">
          <w:rPr>
            <w:rStyle w:val="Hyperlink"/>
            <w:color w:val="7030A0"/>
            <w:sz w:val="22"/>
            <w:rPrChange w:id="1861" w:author="Anna Rasburn" w:date="2019-01-28T23:46:00Z">
              <w:rPr>
                <w:rStyle w:val="Hyperlink"/>
                <w:color w:val="7030A0"/>
              </w:rPr>
            </w:rPrChange>
          </w:rPr>
          <w:fldChar w:fldCharType="end"/>
        </w:r>
        <w:r w:rsidRPr="00D03914" w:rsidDel="003658EF">
          <w:rPr>
            <w:color w:val="7030A0"/>
            <w:sz w:val="22"/>
            <w:rPrChange w:id="1862" w:author="Anna Rasburn" w:date="2019-01-28T23:46:00Z">
              <w:rPr>
                <w:color w:val="7030A0"/>
              </w:rPr>
            </w:rPrChange>
          </w:rPr>
          <w:delText xml:space="preserve"> </w:delText>
        </w:r>
      </w:del>
    </w:p>
    <w:p w14:paraId="0F9147A4" w14:textId="77777777" w:rsidR="007D7D57" w:rsidRPr="00A31EBB" w:rsidRDefault="007D7D57" w:rsidP="007D7D57">
      <w:pPr>
        <w:spacing w:line="360" w:lineRule="auto"/>
        <w:jc w:val="both"/>
        <w:pPrChange w:id="1863" w:author="Anna Rasburn" w:date="2019-01-28T23:46:00Z">
          <w:pPr>
            <w:pStyle w:val="BodyFirst"/>
          </w:pPr>
        </w:pPrChange>
      </w:pPr>
    </w:p>
    <w:p w14:paraId="1857A49D" w14:textId="77777777" w:rsidR="007D7D57" w:rsidRDefault="007D7D57" w:rsidP="00B338E9">
      <w:pPr>
        <w:pStyle w:val="BodyText"/>
        <w:rPr>
          <w:ins w:id="1864" w:author="Anna Rasburn [2]" w:date="2019-01-22T19:15:00Z"/>
        </w:rPr>
      </w:pPr>
    </w:p>
    <w:p w14:paraId="709C6C95" w14:textId="622A0474" w:rsidR="000B35F8" w:rsidRDefault="000B35F8" w:rsidP="000B35F8">
      <w:pPr>
        <w:pStyle w:val="Heading1"/>
      </w:pPr>
      <w:bookmarkStart w:id="1865" w:name="_Toc536713233"/>
      <w:ins w:id="1866" w:author="Anna Rasburn [2]" w:date="2019-01-24T13:56:00Z">
        <w:r>
          <w:lastRenderedPageBreak/>
          <w:t>Creation of Toolkit</w:t>
        </w:r>
      </w:ins>
      <w:bookmarkEnd w:id="1865"/>
    </w:p>
    <w:p w14:paraId="3366B8AC" w14:textId="69BA4A58" w:rsidR="000B35F8" w:rsidRPr="000B35F8" w:rsidRDefault="000B35F8">
      <w:pPr>
        <w:pStyle w:val="Heading2"/>
        <w:rPr>
          <w:ins w:id="1867" w:author="Anna Rasburn [2]" w:date="2019-01-24T13:56:00Z"/>
        </w:rPr>
      </w:pPr>
      <w:bookmarkStart w:id="1868" w:name="_Toc536713234"/>
      <w:bookmarkStart w:id="1869" w:name="_GoBack"/>
      <w:bookmarkEnd w:id="1869"/>
      <w:ins w:id="1870" w:author="Anna Rasburn [2]" w:date="2019-01-24T13:57:00Z">
        <w:r>
          <w:t>Tool</w:t>
        </w:r>
      </w:ins>
      <w:ins w:id="1871" w:author="Anna Rasburn" w:date="2019-01-29T17:41:00Z">
        <w:r w:rsidR="00B52BD2">
          <w:t>s</w:t>
        </w:r>
      </w:ins>
      <w:ins w:id="1872" w:author="Anna Rasburn [2]" w:date="2019-01-24T13:57:00Z">
        <w:r>
          <w:t xml:space="preserve"> Used</w:t>
        </w:r>
        <w:bookmarkEnd w:id="1868"/>
        <w:r>
          <w:t xml:space="preserve"> </w:t>
        </w:r>
      </w:ins>
    </w:p>
    <w:p w14:paraId="234DFB0E" w14:textId="1C5128F1" w:rsidR="00B338E9" w:rsidRPr="00A31EBB" w:rsidRDefault="00B338E9">
      <w:pPr>
        <w:pStyle w:val="Heading3"/>
        <w:rPr>
          <w:ins w:id="1873" w:author="Anna Rasburn [2]" w:date="2019-01-22T19:15:00Z"/>
        </w:rPr>
        <w:pPrChange w:id="1874" w:author="Anna Rasburn [2]" w:date="2019-01-24T13:57:00Z">
          <w:pPr>
            <w:pStyle w:val="Heading2"/>
          </w:pPr>
        </w:pPrChange>
      </w:pPr>
      <w:bookmarkStart w:id="1875" w:name="_Toc536713235"/>
      <w:ins w:id="1876" w:author="Anna Rasburn [2]" w:date="2019-01-22T19:15:00Z">
        <w:r w:rsidRPr="00A31EBB">
          <w:t>Opacitor</w:t>
        </w:r>
        <w:bookmarkEnd w:id="1875"/>
      </w:ins>
    </w:p>
    <w:p w14:paraId="5BC5F6E0" w14:textId="658EAFEB" w:rsidR="00B338E9" w:rsidRPr="00A31EBB" w:rsidRDefault="00B338E9">
      <w:pPr>
        <w:pStyle w:val="Heading3"/>
        <w:rPr>
          <w:ins w:id="1877" w:author="Anna Rasburn [2]" w:date="2019-01-22T19:15:00Z"/>
        </w:rPr>
        <w:pPrChange w:id="1878" w:author="Anna Rasburn [2]" w:date="2019-01-24T13:57:00Z">
          <w:pPr>
            <w:pStyle w:val="Heading2"/>
          </w:pPr>
        </w:pPrChange>
      </w:pPr>
      <w:bookmarkStart w:id="1879" w:name="_Toc536713236"/>
      <w:ins w:id="1880" w:author="Anna Rasburn [2]" w:date="2019-01-22T19:15:00Z">
        <w:r w:rsidRPr="00A31EBB">
          <w:t>Fitness</w:t>
        </w:r>
        <w:bookmarkEnd w:id="1879"/>
      </w:ins>
    </w:p>
    <w:p w14:paraId="291B28DC" w14:textId="630B0391" w:rsidR="00B338E9" w:rsidRDefault="00B338E9">
      <w:pPr>
        <w:pStyle w:val="Heading3"/>
        <w:rPr>
          <w:ins w:id="1881" w:author="Anna Rasburn" w:date="2019-01-29T17:43:00Z"/>
        </w:rPr>
      </w:pPr>
      <w:bookmarkStart w:id="1882" w:name="_Toc536713237"/>
      <w:ins w:id="1883" w:author="Anna Rasburn [2]" w:date="2019-01-22T19:15:00Z">
        <w:r w:rsidRPr="00B338E9">
          <w:t>Un</w:t>
        </w:r>
      </w:ins>
      <w:ins w:id="1884" w:author="Anna Rasburn [2]" w:date="2019-01-22T19:16:00Z">
        <w:r w:rsidRPr="00B338E9">
          <w:t>it tests</w:t>
        </w:r>
      </w:ins>
      <w:bookmarkEnd w:id="1882"/>
    </w:p>
    <w:p w14:paraId="3894C8E3" w14:textId="4AAD1C78" w:rsidR="00FF4403" w:rsidRDefault="00FF4403">
      <w:pPr>
        <w:pStyle w:val="Heading3"/>
        <w:rPr>
          <w:ins w:id="1885" w:author="Anna Rasburn" w:date="2019-01-31T14:42:00Z"/>
        </w:rPr>
      </w:pPr>
      <w:bookmarkStart w:id="1886" w:name="_Toc536713238"/>
      <w:ins w:id="1887" w:author="Anna Rasburn" w:date="2019-01-29T17:43:00Z">
        <w:r>
          <w:t>Maven</w:t>
        </w:r>
      </w:ins>
      <w:bookmarkEnd w:id="1886"/>
    </w:p>
    <w:p w14:paraId="6E29FC09" w14:textId="3EBEE551" w:rsidR="000042CF" w:rsidRPr="000042CF" w:rsidRDefault="000042CF" w:rsidP="000042CF">
      <w:pPr>
        <w:pStyle w:val="BodyFirst"/>
        <w:rPr>
          <w:ins w:id="1888" w:author="Anna Rasburn [2]" w:date="2019-01-22T19:17:00Z"/>
          <w:color w:val="0070C0"/>
          <w:rPrChange w:id="1889" w:author="Anna Rasburn" w:date="2019-01-31T14:42:00Z">
            <w:rPr>
              <w:ins w:id="1890" w:author="Anna Rasburn [2]" w:date="2019-01-22T19:17:00Z"/>
            </w:rPr>
          </w:rPrChange>
        </w:rPr>
        <w:pPrChange w:id="1891" w:author="Anna Rasburn" w:date="2019-01-31T14:42:00Z">
          <w:pPr>
            <w:pStyle w:val="Heading2"/>
          </w:pPr>
        </w:pPrChange>
      </w:pPr>
      <w:ins w:id="1892" w:author="Anna Rasburn" w:date="2019-01-31T14:42:00Z">
        <w:r>
          <w:rPr>
            <w:color w:val="0070C0"/>
          </w:rPr>
          <w:t xml:space="preserve">Maven </w:t>
        </w:r>
      </w:ins>
      <w:customXmlInsRangeStart w:id="1893" w:author="Anna Rasburn" w:date="2019-01-31T14:47:00Z"/>
      <w:sdt>
        <w:sdtPr>
          <w:rPr>
            <w:color w:val="0070C0"/>
          </w:rPr>
          <w:id w:val="-379328524"/>
          <w:citation/>
        </w:sdtPr>
        <w:sdtContent>
          <w:customXmlInsRangeEnd w:id="1893"/>
          <w:ins w:id="1894" w:author="Anna Rasburn" w:date="2019-01-31T14:47:00Z">
            <w:r>
              <w:rPr>
                <w:color w:val="0070C0"/>
              </w:rPr>
              <w:fldChar w:fldCharType="begin"/>
            </w:r>
            <w:r>
              <w:rPr>
                <w:color w:val="0070C0"/>
              </w:rPr>
              <w:instrText xml:space="preserve"> CITATION Apa19 \l 2057 </w:instrText>
            </w:r>
          </w:ins>
          <w:r>
            <w:rPr>
              <w:color w:val="0070C0"/>
            </w:rPr>
            <w:fldChar w:fldCharType="separate"/>
          </w:r>
          <w:ins w:id="1895" w:author="Anna Rasburn" w:date="2019-01-31T14:47:00Z">
            <w:r w:rsidRPr="000042CF">
              <w:rPr>
                <w:noProof/>
                <w:color w:val="0070C0"/>
                <w:rPrChange w:id="1896" w:author="Anna Rasburn" w:date="2019-01-31T14:47:00Z">
                  <w:rPr/>
                </w:rPrChange>
              </w:rPr>
              <w:t>[22]</w:t>
            </w:r>
            <w:r>
              <w:rPr>
                <w:color w:val="0070C0"/>
              </w:rPr>
              <w:fldChar w:fldCharType="end"/>
            </w:r>
          </w:ins>
          <w:customXmlInsRangeStart w:id="1897" w:author="Anna Rasburn" w:date="2019-01-31T14:47:00Z"/>
        </w:sdtContent>
      </w:sdt>
      <w:customXmlInsRangeEnd w:id="1897"/>
      <w:ins w:id="1898" w:author="Anna Rasburn" w:date="2019-01-31T14:42:00Z">
        <w:r>
          <w:rPr>
            <w:color w:val="0070C0"/>
          </w:rPr>
          <w:t xml:space="preserve">is a ‘build automation tool’ with a focus for java projects. I used Maven to bring in java libraries and dependencies. Maven also allowed me to structure the project in a way that allowed for different sections of the project to be its own module and I could bring in that module as a dependency and use it as if it were a library. For instance, I had the </w:t>
        </w:r>
        <w:proofErr w:type="spellStart"/>
        <w:r>
          <w:rPr>
            <w:color w:val="0070C0"/>
          </w:rPr>
          <w:t>opacitor</w:t>
        </w:r>
        <w:proofErr w:type="spellEnd"/>
        <w:r>
          <w:rPr>
            <w:color w:val="0070C0"/>
          </w:rPr>
          <w:t xml:space="preserve"> as one module and in the main module (were the main processes begin) would bring in the </w:t>
        </w:r>
        <w:proofErr w:type="spellStart"/>
        <w:r>
          <w:rPr>
            <w:color w:val="0070C0"/>
          </w:rPr>
          <w:t>opacitor</w:t>
        </w:r>
        <w:proofErr w:type="spellEnd"/>
        <w:r>
          <w:rPr>
            <w:color w:val="0070C0"/>
          </w:rPr>
          <w:t xml:space="preserve"> as a dependency. The reason I used Maven is because I find it easier to use than other dependency interjection frameworks such as </w:t>
        </w:r>
        <w:proofErr w:type="spellStart"/>
        <w:r>
          <w:rPr>
            <w:color w:val="0070C0"/>
          </w:rPr>
          <w:t>gradle</w:t>
        </w:r>
        <w:proofErr w:type="spellEnd"/>
        <w:r>
          <w:rPr>
            <w:color w:val="0070C0"/>
          </w:rPr>
          <w:t xml:space="preserve">, this is because the dependencies are automatically ‘brought in’ to the project. Maven is useful as it allows to structure the project, for instance each module has its own ‘pom.xml’ with their dependencies as well as setting which version of Java each module has, for instance the Opacitor needed to be Java 7 or less to run which is different from the main module which I set to be Java 8 so maven allowed different modules to have certain dependencies and Java version. </w:t>
        </w:r>
      </w:ins>
    </w:p>
    <w:p w14:paraId="01819881" w14:textId="11FB44A2" w:rsidR="00B338E9" w:rsidRDefault="00B338E9" w:rsidP="00B338E9">
      <w:pPr>
        <w:pStyle w:val="Heading3"/>
        <w:rPr>
          <w:ins w:id="1899" w:author="Anna Rasburn [2]" w:date="2019-01-22T19:17:00Z"/>
          <w:color w:val="0070C0"/>
        </w:rPr>
      </w:pPr>
      <w:bookmarkStart w:id="1900" w:name="_Toc536713239"/>
      <w:ins w:id="1901" w:author="Anna Rasburn [2]" w:date="2019-01-22T19:17:00Z">
        <w:r w:rsidRPr="00B338E9">
          <w:rPr>
            <w:color w:val="0070C0"/>
            <w:rPrChange w:id="1902" w:author="Anna Rasburn [2]" w:date="2019-01-22T19:17:00Z">
              <w:rPr/>
            </w:rPrChange>
          </w:rPr>
          <w:t>Spring</w:t>
        </w:r>
        <w:bookmarkEnd w:id="1900"/>
      </w:ins>
    </w:p>
    <w:p w14:paraId="6F84C3FB" w14:textId="4E9576E3" w:rsidR="00B338E9" w:rsidRPr="00B338E9" w:rsidRDefault="00B338E9" w:rsidP="00B338E9">
      <w:pPr>
        <w:pStyle w:val="BodyFirst"/>
        <w:rPr>
          <w:ins w:id="1903" w:author="Anna Rasburn [2]" w:date="2019-01-22T19:19:00Z"/>
          <w:color w:val="0070C0"/>
        </w:rPr>
      </w:pPr>
      <w:ins w:id="1904" w:author="Anna Rasburn [2]" w:date="2019-01-22T19:18:00Z">
        <w:r w:rsidRPr="00B338E9">
          <w:rPr>
            <w:color w:val="0070C0"/>
            <w:rPrChange w:id="1905" w:author="Anna Rasburn [2]" w:date="2019-01-22T19:19:00Z">
              <w:rPr/>
            </w:rPrChange>
          </w:rPr>
          <w:t xml:space="preserve">(INCLUDE SCREENSHOTS OF </w:t>
        </w:r>
        <w:commentRangeStart w:id="1906"/>
        <w:r w:rsidRPr="00B338E9">
          <w:rPr>
            <w:color w:val="0070C0"/>
            <w:rPrChange w:id="1907" w:author="Anna Rasburn [2]" w:date="2019-01-22T19:19:00Z">
              <w:rPr/>
            </w:rPrChange>
          </w:rPr>
          <w:t>CODE</w:t>
        </w:r>
      </w:ins>
      <w:commentRangeEnd w:id="1906"/>
      <w:r w:rsidR="00DE5EFA">
        <w:rPr>
          <w:rStyle w:val="CommentReference"/>
        </w:rPr>
        <w:commentReference w:id="1906"/>
      </w:r>
      <w:ins w:id="1908" w:author="Anna Rasburn [2]" w:date="2019-01-22T19:18:00Z">
        <w:r w:rsidRPr="00B338E9">
          <w:rPr>
            <w:color w:val="0070C0"/>
            <w:rPrChange w:id="1909" w:author="Anna Rasburn [2]" w:date="2019-01-22T19:19:00Z">
              <w:rPr/>
            </w:rPrChange>
          </w:rPr>
          <w:t>)</w:t>
        </w:r>
      </w:ins>
    </w:p>
    <w:p w14:paraId="17665C6E" w14:textId="0A229E5F" w:rsidR="00481683" w:rsidRDefault="000042CF" w:rsidP="000042CF">
      <w:pPr>
        <w:pStyle w:val="BodyText"/>
        <w:ind w:firstLine="0"/>
        <w:rPr>
          <w:ins w:id="1910" w:author="Anna Rasburn" w:date="2019-01-31T15:24:00Z"/>
          <w:color w:val="0070C0"/>
        </w:rPr>
      </w:pPr>
      <w:ins w:id="1911" w:author="Anna Rasburn" w:date="2019-01-31T14:42:00Z">
        <w:r>
          <w:rPr>
            <w:color w:val="0070C0"/>
          </w:rPr>
          <w:t xml:space="preserve">Throughout development of the Anna Gin Toolkit, the use of the spring framework allowed for a ease of inserting particular features into the application. The spring framework is an ‘application framework and inversion of control container for the Java platform’ </w:t>
        </w:r>
      </w:ins>
      <w:customXmlInsRangeStart w:id="1912" w:author="Anna Rasburn" w:date="2019-01-31T14:42:00Z"/>
      <w:sdt>
        <w:sdtPr>
          <w:rPr>
            <w:color w:val="0070C0"/>
          </w:rPr>
          <w:id w:val="-1732837096"/>
          <w:citation/>
        </w:sdtPr>
        <w:sdtContent>
          <w:customXmlInsRangeEnd w:id="1912"/>
          <w:ins w:id="1913" w:author="Anna Rasburn" w:date="2019-01-31T14:42:00Z">
            <w:r>
              <w:rPr>
                <w:color w:val="0070C0"/>
              </w:rPr>
              <w:fldChar w:fldCharType="begin"/>
            </w:r>
            <w:r>
              <w:rPr>
                <w:color w:val="0070C0"/>
              </w:rPr>
              <w:instrText xml:space="preserve"> CITATION Spr19 \l 2057 </w:instrText>
            </w:r>
            <w:r>
              <w:rPr>
                <w:color w:val="0070C0"/>
              </w:rPr>
              <w:fldChar w:fldCharType="separate"/>
            </w:r>
          </w:ins>
          <w:r w:rsidRPr="000042CF">
            <w:rPr>
              <w:noProof/>
              <w:color w:val="0070C0"/>
            </w:rPr>
            <w:t>[16]</w:t>
          </w:r>
          <w:ins w:id="1914" w:author="Anna Rasburn" w:date="2019-01-31T14:42:00Z">
            <w:r>
              <w:rPr>
                <w:color w:val="0070C0"/>
              </w:rPr>
              <w:fldChar w:fldCharType="end"/>
            </w:r>
          </w:ins>
          <w:customXmlInsRangeStart w:id="1915" w:author="Anna Rasburn" w:date="2019-01-31T14:42:00Z"/>
        </w:sdtContent>
      </w:sdt>
      <w:customXmlInsRangeEnd w:id="1915"/>
      <w:ins w:id="1916" w:author="Anna Rasburn" w:date="2019-01-31T14:42:00Z">
        <w:r>
          <w:rPr>
            <w:color w:val="0070C0"/>
          </w:rPr>
          <w:t>.The use of spring framework was decided because of previous experience with the framework and a personal preference of wishing to avoid direct association with reflection. From a personal experience, the spring framework allowed for easier insertion of different types of edit</w:t>
        </w:r>
      </w:ins>
      <w:ins w:id="1917" w:author="Anna Rasburn" w:date="2019-01-31T15:25:00Z">
        <w:r w:rsidR="00481683">
          <w:rPr>
            <w:color w:val="0070C0"/>
          </w:rPr>
          <w:t>, an example of an edit bean is seen in Figure</w:t>
        </w:r>
      </w:ins>
      <w:ins w:id="1918" w:author="Anna Rasburn" w:date="2019-01-31T15:26:00Z">
        <w:r w:rsidR="00481683">
          <w:rPr>
            <w:color w:val="0070C0"/>
          </w:rPr>
          <w:t xml:space="preserve"> 5.1</w:t>
        </w:r>
      </w:ins>
      <w:ins w:id="1919" w:author="Anna Rasburn" w:date="2019-01-31T14:42:00Z">
        <w:r>
          <w:rPr>
            <w:color w:val="0070C0"/>
          </w:rPr>
          <w:t>.</w:t>
        </w:r>
      </w:ins>
      <w:ins w:id="1920" w:author="Anna Rasburn" w:date="2019-01-31T15:26:00Z">
        <w:r w:rsidR="00481683">
          <w:rPr>
            <w:color w:val="0070C0"/>
          </w:rPr>
          <w:t xml:space="preserve"> As you can see in figure 5.1, there is a @Bean annotation to denote the edit and the use of a lambda and function to create the edit. </w:t>
        </w:r>
      </w:ins>
      <w:ins w:id="1921" w:author="Anna Rasburn" w:date="2019-01-31T14:42:00Z">
        <w:r>
          <w:rPr>
            <w:color w:val="0070C0"/>
          </w:rPr>
          <w:t xml:space="preserve"> In the project, I created a bean for each of the different types of edit, this allowed for the </w:t>
        </w:r>
        <w:proofErr w:type="spellStart"/>
        <w:r>
          <w:rPr>
            <w:color w:val="0070C0"/>
          </w:rPr>
          <w:t>ApplicationContext</w:t>
        </w:r>
        <w:proofErr w:type="spellEnd"/>
        <w:r>
          <w:rPr>
            <w:color w:val="0070C0"/>
          </w:rPr>
          <w:t xml:space="preserve"> to bring all the beans in when ran</w:t>
        </w:r>
      </w:ins>
      <w:ins w:id="1922" w:author="Anna Rasburn" w:date="2019-01-31T15:25:00Z">
        <w:r w:rsidR="00481683">
          <w:rPr>
            <w:color w:val="0070C0"/>
          </w:rPr>
          <w:t xml:space="preserve">. </w:t>
        </w:r>
      </w:ins>
    </w:p>
    <w:p w14:paraId="067C4A6C" w14:textId="77777777" w:rsidR="00481683" w:rsidRDefault="00481683" w:rsidP="00481683">
      <w:pPr>
        <w:pStyle w:val="BodyText"/>
        <w:keepNext/>
        <w:ind w:firstLine="0"/>
        <w:jc w:val="center"/>
        <w:rPr>
          <w:ins w:id="1923" w:author="Anna Rasburn" w:date="2019-01-31T15:25:00Z"/>
        </w:rPr>
        <w:pPrChange w:id="1924" w:author="Anna Rasburn" w:date="2019-01-31T15:25:00Z">
          <w:pPr>
            <w:pStyle w:val="BodyText"/>
            <w:ind w:firstLine="0"/>
            <w:jc w:val="center"/>
          </w:pPr>
        </w:pPrChange>
      </w:pPr>
      <w:ins w:id="1925" w:author="Anna Rasburn" w:date="2019-01-31T15:24:00Z">
        <w:r>
          <w:rPr>
            <w:noProof/>
            <w:color w:val="0070C0"/>
          </w:rPr>
          <w:lastRenderedPageBreak/>
          <w:drawing>
            <wp:inline distT="0" distB="0" distL="0" distR="0" wp14:anchorId="2EFB15E9" wp14:editId="203E3CDB">
              <wp:extent cx="5311140" cy="13633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01-31 at 15.24.0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11140" cy="1363345"/>
                      </a:xfrm>
                      <a:prstGeom prst="rect">
                        <a:avLst/>
                      </a:prstGeom>
                    </pic:spPr>
                  </pic:pic>
                </a:graphicData>
              </a:graphic>
            </wp:inline>
          </w:drawing>
        </w:r>
      </w:ins>
    </w:p>
    <w:p w14:paraId="62F57B94" w14:textId="319201F8" w:rsidR="00481683" w:rsidRDefault="00481683" w:rsidP="00481683">
      <w:pPr>
        <w:pStyle w:val="Caption"/>
        <w:jc w:val="center"/>
        <w:rPr>
          <w:ins w:id="1926" w:author="Anna Rasburn" w:date="2019-01-31T15:24:00Z"/>
          <w:color w:val="0070C0"/>
        </w:rPr>
        <w:pPrChange w:id="1927" w:author="Anna Rasburn" w:date="2019-01-31T15:25:00Z">
          <w:pPr>
            <w:pStyle w:val="BodyText"/>
            <w:ind w:firstLine="0"/>
          </w:pPr>
        </w:pPrChange>
      </w:pPr>
      <w:bookmarkStart w:id="1928" w:name="_Toc536712258"/>
      <w:ins w:id="1929" w:author="Anna Rasburn" w:date="2019-01-31T15:25:00Z">
        <w:r w:rsidRPr="00481683">
          <w:rPr>
            <w:b/>
          </w:rPr>
          <w:t xml:space="preserve">Figure </w:t>
        </w:r>
        <w:r w:rsidRPr="00481683">
          <w:rPr>
            <w:b/>
          </w:rPr>
          <w:fldChar w:fldCharType="begin"/>
        </w:r>
        <w:r w:rsidRPr="00481683">
          <w:rPr>
            <w:b/>
          </w:rPr>
          <w:instrText xml:space="preserve"> STYLEREF 1 \s </w:instrText>
        </w:r>
      </w:ins>
      <w:r w:rsidRPr="00481683">
        <w:rPr>
          <w:b/>
        </w:rPr>
        <w:fldChar w:fldCharType="separate"/>
      </w:r>
      <w:r w:rsidRPr="00481683">
        <w:rPr>
          <w:b/>
          <w:noProof/>
        </w:rPr>
        <w:t>5</w:t>
      </w:r>
      <w:ins w:id="1930" w:author="Anna Rasburn" w:date="2019-01-31T15:25:00Z">
        <w:r w:rsidRPr="00481683">
          <w:rPr>
            <w:b/>
          </w:rPr>
          <w:fldChar w:fldCharType="end"/>
        </w:r>
        <w:r w:rsidRPr="00481683">
          <w:rPr>
            <w:b/>
          </w:rPr>
          <w:t>.</w:t>
        </w:r>
        <w:r w:rsidRPr="00481683">
          <w:rPr>
            <w:b/>
          </w:rPr>
          <w:fldChar w:fldCharType="begin"/>
        </w:r>
        <w:r w:rsidRPr="00481683">
          <w:rPr>
            <w:b/>
          </w:rPr>
          <w:instrText xml:space="preserve"> SEQ Figure \* ARABIC \s 1 </w:instrText>
        </w:r>
      </w:ins>
      <w:r w:rsidRPr="00481683">
        <w:rPr>
          <w:b/>
        </w:rPr>
        <w:fldChar w:fldCharType="separate"/>
      </w:r>
      <w:ins w:id="1931" w:author="Anna Rasburn" w:date="2019-01-31T15:25:00Z">
        <w:r w:rsidRPr="00481683">
          <w:rPr>
            <w:b/>
            <w:noProof/>
          </w:rPr>
          <w:t>1</w:t>
        </w:r>
        <w:r w:rsidRPr="00481683">
          <w:rPr>
            <w:b/>
          </w:rPr>
          <w:fldChar w:fldCharType="end"/>
        </w:r>
        <w:r>
          <w:t xml:space="preserve"> Example of a Bean for a </w:t>
        </w:r>
        <w:proofErr w:type="spellStart"/>
        <w:r>
          <w:t>removeLineEdit</w:t>
        </w:r>
      </w:ins>
      <w:bookmarkEnd w:id="1928"/>
      <w:proofErr w:type="spellEnd"/>
    </w:p>
    <w:p w14:paraId="217D4C4D" w14:textId="4CF4B5F6" w:rsidR="000042CF" w:rsidRDefault="000042CF" w:rsidP="000042CF">
      <w:pPr>
        <w:pStyle w:val="BodyText"/>
        <w:ind w:firstLine="0"/>
        <w:rPr>
          <w:ins w:id="1932" w:author="Anna Rasburn" w:date="2019-01-31T14:42:00Z"/>
          <w:color w:val="0070C0"/>
        </w:rPr>
        <w:pPrChange w:id="1933" w:author="Anna Rasburn" w:date="2019-01-31T14:42:00Z">
          <w:pPr>
            <w:pStyle w:val="BodyText"/>
          </w:pPr>
        </w:pPrChange>
      </w:pPr>
      <w:ins w:id="1934" w:author="Anna Rasburn" w:date="2019-01-31T14:42:00Z">
        <w:r>
          <w:rPr>
            <w:color w:val="0070C0"/>
          </w:rPr>
          <w:t xml:space="preserve">This gave for increased ease as if a developer wished to add another type of edit, they would just need to create a new bean in ‘EditConfig’.java file for that edit to be brought into the program. </w:t>
        </w:r>
      </w:ins>
    </w:p>
    <w:p w14:paraId="320DBF67" w14:textId="12EC5F9A" w:rsidR="00B338E9" w:rsidDel="000042CF" w:rsidRDefault="00B338E9" w:rsidP="00B338E9">
      <w:pPr>
        <w:pStyle w:val="BodyText"/>
        <w:rPr>
          <w:ins w:id="1935" w:author="Anna Rasburn [2]" w:date="2019-01-22T19:33:00Z"/>
          <w:del w:id="1936" w:author="Anna Rasburn" w:date="2019-01-31T14:42:00Z"/>
          <w:color w:val="0070C0"/>
        </w:rPr>
      </w:pPr>
      <w:ins w:id="1937" w:author="Anna Rasburn [2]" w:date="2019-01-22T19:22:00Z">
        <w:del w:id="1938" w:author="Anna Rasburn" w:date="2019-01-31T14:42:00Z">
          <w:r w:rsidDel="000042CF">
            <w:rPr>
              <w:color w:val="0070C0"/>
            </w:rPr>
            <w:delText xml:space="preserve">Throughout </w:delText>
          </w:r>
        </w:del>
      </w:ins>
      <w:ins w:id="1939" w:author="Anna Rasburn [2]" w:date="2019-01-22T19:23:00Z">
        <w:del w:id="1940" w:author="Anna Rasburn" w:date="2019-01-31T14:42:00Z">
          <w:r w:rsidDel="000042CF">
            <w:rPr>
              <w:color w:val="0070C0"/>
            </w:rPr>
            <w:delText>develop</w:delText>
          </w:r>
        </w:del>
      </w:ins>
      <w:ins w:id="1941" w:author="Anna Rasburn [2]" w:date="2019-01-22T19:25:00Z">
        <w:del w:id="1942" w:author="Anna Rasburn" w:date="2019-01-31T14:42:00Z">
          <w:r w:rsidDel="000042CF">
            <w:rPr>
              <w:color w:val="0070C0"/>
            </w:rPr>
            <w:delText xml:space="preserve">ment of the </w:delText>
          </w:r>
          <w:r w:rsidR="008125E3" w:rsidDel="000042CF">
            <w:rPr>
              <w:color w:val="0070C0"/>
            </w:rPr>
            <w:delText xml:space="preserve">Anna Gin Toolkit, </w:delText>
          </w:r>
        </w:del>
      </w:ins>
      <w:ins w:id="1943" w:author="Anna Rasburn [2]" w:date="2019-01-22T19:26:00Z">
        <w:del w:id="1944" w:author="Anna Rasburn" w:date="2019-01-31T14:42:00Z">
          <w:r w:rsidR="008125E3" w:rsidDel="000042CF">
            <w:rPr>
              <w:color w:val="0070C0"/>
            </w:rPr>
            <w:delText>the use of the spring framework allowed for</w:delText>
          </w:r>
        </w:del>
      </w:ins>
      <w:ins w:id="1945" w:author="Anna Rasburn [2]" w:date="2019-01-24T14:05:00Z">
        <w:del w:id="1946" w:author="Anna Rasburn" w:date="2019-01-31T14:42:00Z">
          <w:r w:rsidR="00E11246" w:rsidDel="000042CF">
            <w:rPr>
              <w:color w:val="0070C0"/>
            </w:rPr>
            <w:delText xml:space="preserve"> a ease of inserting particular features into the application</w:delText>
          </w:r>
        </w:del>
      </w:ins>
      <w:ins w:id="1947" w:author="Anna Rasburn [2]" w:date="2019-01-22T19:26:00Z">
        <w:del w:id="1948" w:author="Anna Rasburn" w:date="2019-01-31T14:42:00Z">
          <w:r w:rsidR="008125E3" w:rsidDel="000042CF">
            <w:rPr>
              <w:color w:val="0070C0"/>
            </w:rPr>
            <w:delText xml:space="preserve">. </w:delText>
          </w:r>
        </w:del>
      </w:ins>
      <w:ins w:id="1949" w:author="Anna Rasburn [2]" w:date="2019-01-24T14:04:00Z">
        <w:del w:id="1950" w:author="Anna Rasburn" w:date="2019-01-31T14:42:00Z">
          <w:r w:rsidR="003F4725" w:rsidDel="000042CF">
            <w:rPr>
              <w:color w:val="0070C0"/>
            </w:rPr>
            <w:delText xml:space="preserve">The spring </w:delText>
          </w:r>
        </w:del>
      </w:ins>
      <w:ins w:id="1951" w:author="Anna Rasburn [2]" w:date="2019-01-24T14:05:00Z">
        <w:del w:id="1952" w:author="Anna Rasburn" w:date="2019-01-31T14:42:00Z">
          <w:r w:rsidR="00E11246" w:rsidDel="000042CF">
            <w:rPr>
              <w:color w:val="0070C0"/>
            </w:rPr>
            <w:delText xml:space="preserve">framework is an </w:delText>
          </w:r>
        </w:del>
      </w:ins>
      <w:ins w:id="1953" w:author="Anna Rasburn [2]" w:date="2019-01-24T14:06:00Z">
        <w:del w:id="1954" w:author="Anna Rasburn" w:date="2019-01-31T14:42:00Z">
          <w:r w:rsidR="00E11246" w:rsidDel="000042CF">
            <w:rPr>
              <w:color w:val="0070C0"/>
            </w:rPr>
            <w:delText>‘</w:delText>
          </w:r>
        </w:del>
      </w:ins>
      <w:ins w:id="1955" w:author="Anna Rasburn [2]" w:date="2019-01-24T14:05:00Z">
        <w:del w:id="1956" w:author="Anna Rasburn" w:date="2019-01-31T14:42:00Z">
          <w:r w:rsidR="00E11246" w:rsidDel="000042CF">
            <w:rPr>
              <w:color w:val="0070C0"/>
            </w:rPr>
            <w:delText xml:space="preserve">application framework and inversion of control container for the </w:delText>
          </w:r>
        </w:del>
      </w:ins>
      <w:ins w:id="1957" w:author="Anna Rasburn [2]" w:date="2019-01-24T14:06:00Z">
        <w:del w:id="1958" w:author="Anna Rasburn" w:date="2019-01-31T14:42:00Z">
          <w:r w:rsidR="00E11246" w:rsidDel="000042CF">
            <w:rPr>
              <w:color w:val="0070C0"/>
            </w:rPr>
            <w:delText>J</w:delText>
          </w:r>
        </w:del>
      </w:ins>
      <w:ins w:id="1959" w:author="Anna Rasburn [2]" w:date="2019-01-24T14:05:00Z">
        <w:del w:id="1960" w:author="Anna Rasburn" w:date="2019-01-31T14:42:00Z">
          <w:r w:rsidR="00E11246" w:rsidDel="000042CF">
            <w:rPr>
              <w:color w:val="0070C0"/>
            </w:rPr>
            <w:delText xml:space="preserve">ava platform’ </w:delText>
          </w:r>
        </w:del>
      </w:ins>
      <w:customXmlInsRangeStart w:id="1961" w:author="Anna Rasburn [2]" w:date="2019-01-24T14:05:00Z"/>
      <w:customXmlDelRangeStart w:id="1962" w:author="Anna Rasburn" w:date="2019-01-31T14:42:00Z"/>
      <w:sdt>
        <w:sdtPr>
          <w:rPr>
            <w:color w:val="0070C0"/>
          </w:rPr>
          <w:id w:val="1384528583"/>
          <w:citation/>
        </w:sdtPr>
        <w:sdtContent>
          <w:customXmlInsRangeEnd w:id="1961"/>
          <w:customXmlDelRangeEnd w:id="1962"/>
          <w:ins w:id="1963" w:author="Anna Rasburn [2]" w:date="2019-01-24T14:05:00Z">
            <w:del w:id="1964" w:author="Anna Rasburn" w:date="2019-01-31T14:42:00Z">
              <w:r w:rsidR="00E11246" w:rsidDel="000042CF">
                <w:rPr>
                  <w:color w:val="0070C0"/>
                </w:rPr>
                <w:fldChar w:fldCharType="begin"/>
              </w:r>
              <w:r w:rsidR="00E11246" w:rsidDel="000042CF">
                <w:rPr>
                  <w:color w:val="0070C0"/>
                </w:rPr>
                <w:delInstrText xml:space="preserve"> CITATION Spr19 \l 2057 </w:delInstrText>
              </w:r>
            </w:del>
          </w:ins>
          <w:del w:id="1965" w:author="Anna Rasburn" w:date="2019-01-31T14:42:00Z">
            <w:r w:rsidR="00E11246" w:rsidDel="000042CF">
              <w:rPr>
                <w:color w:val="0070C0"/>
              </w:rPr>
              <w:fldChar w:fldCharType="separate"/>
            </w:r>
            <w:r w:rsidR="00CD617E" w:rsidRPr="00CD617E" w:rsidDel="000042CF">
              <w:rPr>
                <w:noProof/>
                <w:color w:val="0070C0"/>
              </w:rPr>
              <w:delText>[16]</w:delText>
            </w:r>
          </w:del>
          <w:ins w:id="1966" w:author="Anna Rasburn [2]" w:date="2019-01-24T14:05:00Z">
            <w:del w:id="1967" w:author="Anna Rasburn" w:date="2019-01-31T14:42:00Z">
              <w:r w:rsidR="00E11246" w:rsidDel="000042CF">
                <w:rPr>
                  <w:color w:val="0070C0"/>
                </w:rPr>
                <w:fldChar w:fldCharType="end"/>
              </w:r>
            </w:del>
          </w:ins>
          <w:customXmlInsRangeStart w:id="1968" w:author="Anna Rasburn [2]" w:date="2019-01-24T14:05:00Z"/>
          <w:customXmlDelRangeStart w:id="1969" w:author="Anna Rasburn" w:date="2019-01-31T14:42:00Z"/>
        </w:sdtContent>
      </w:sdt>
      <w:customXmlInsRangeEnd w:id="1968"/>
      <w:customXmlDelRangeEnd w:id="1969"/>
      <w:ins w:id="1970" w:author="Anna Rasburn [2]" w:date="2019-01-24T14:05:00Z">
        <w:del w:id="1971" w:author="Anna Rasburn" w:date="2019-01-31T14:42:00Z">
          <w:r w:rsidR="00E11246" w:rsidDel="000042CF">
            <w:rPr>
              <w:color w:val="0070C0"/>
            </w:rPr>
            <w:delText>.</w:delText>
          </w:r>
        </w:del>
      </w:ins>
      <w:ins w:id="1972" w:author="Anna Rasburn [2]" w:date="2019-01-22T19:26:00Z">
        <w:del w:id="1973" w:author="Anna Rasburn" w:date="2019-01-31T14:42:00Z">
          <w:r w:rsidR="008125E3" w:rsidDel="000042CF">
            <w:rPr>
              <w:color w:val="0070C0"/>
            </w:rPr>
            <w:delText xml:space="preserve">The use of spring framework </w:delText>
          </w:r>
        </w:del>
      </w:ins>
      <w:ins w:id="1974" w:author="Anna Rasburn [2]" w:date="2019-01-22T19:27:00Z">
        <w:del w:id="1975" w:author="Anna Rasburn" w:date="2019-01-31T14:42:00Z">
          <w:r w:rsidR="008125E3" w:rsidDel="000042CF">
            <w:rPr>
              <w:color w:val="0070C0"/>
            </w:rPr>
            <w:delText xml:space="preserve">was decided because of previous experience </w:delText>
          </w:r>
        </w:del>
      </w:ins>
      <w:ins w:id="1976" w:author="Anna Rasburn [2]" w:date="2019-01-22T19:28:00Z">
        <w:del w:id="1977" w:author="Anna Rasburn" w:date="2019-01-31T14:42:00Z">
          <w:r w:rsidR="008125E3" w:rsidDel="000042CF">
            <w:rPr>
              <w:color w:val="0070C0"/>
            </w:rPr>
            <w:delText xml:space="preserve">with the framework and a personal preference of wishing to avoid direct association with </w:delText>
          </w:r>
        </w:del>
      </w:ins>
      <w:ins w:id="1978" w:author="Anna Rasburn [2]" w:date="2019-01-22T19:29:00Z">
        <w:del w:id="1979" w:author="Anna Rasburn" w:date="2019-01-31T14:42:00Z">
          <w:r w:rsidR="008125E3" w:rsidDel="000042CF">
            <w:rPr>
              <w:color w:val="0070C0"/>
            </w:rPr>
            <w:delText xml:space="preserve">reflection. From </w:delText>
          </w:r>
        </w:del>
      </w:ins>
      <w:ins w:id="1980" w:author="Anna Rasburn [2]" w:date="2019-01-22T19:30:00Z">
        <w:del w:id="1981" w:author="Anna Rasburn" w:date="2019-01-31T14:42:00Z">
          <w:r w:rsidR="008125E3" w:rsidDel="000042CF">
            <w:rPr>
              <w:color w:val="0070C0"/>
            </w:rPr>
            <w:delText>a personal experience, t</w:delText>
          </w:r>
        </w:del>
      </w:ins>
      <w:ins w:id="1982" w:author="Anna Rasburn [2]" w:date="2019-01-22T19:29:00Z">
        <w:del w:id="1983" w:author="Anna Rasburn" w:date="2019-01-31T14:42:00Z">
          <w:r w:rsidR="008125E3" w:rsidDel="000042CF">
            <w:rPr>
              <w:color w:val="0070C0"/>
            </w:rPr>
            <w:delText xml:space="preserve">he spring framework </w:delText>
          </w:r>
        </w:del>
      </w:ins>
      <w:ins w:id="1984" w:author="Anna Rasburn [2]" w:date="2019-01-22T19:31:00Z">
        <w:del w:id="1985" w:author="Anna Rasburn" w:date="2019-01-31T14:42:00Z">
          <w:r w:rsidR="008125E3" w:rsidDel="000042CF">
            <w:rPr>
              <w:color w:val="0070C0"/>
            </w:rPr>
            <w:delText xml:space="preserve">allowed for easier insertion of different types of </w:delText>
          </w:r>
        </w:del>
      </w:ins>
      <w:ins w:id="1986" w:author="Anna Rasburn [2]" w:date="2019-01-22T19:32:00Z">
        <w:del w:id="1987" w:author="Anna Rasburn" w:date="2019-01-31T14:42:00Z">
          <w:r w:rsidR="008125E3" w:rsidDel="000042CF">
            <w:rPr>
              <w:color w:val="0070C0"/>
            </w:rPr>
            <w:delText xml:space="preserve">edit. </w:delText>
          </w:r>
        </w:del>
      </w:ins>
    </w:p>
    <w:p w14:paraId="1B0A17AC" w14:textId="6D3AD34F" w:rsidR="00240B34" w:rsidRDefault="00240B34" w:rsidP="00B338E9">
      <w:pPr>
        <w:pStyle w:val="BodyText"/>
        <w:rPr>
          <w:ins w:id="1988" w:author="Anna Rasburn [2]" w:date="2019-01-22T19:33:00Z"/>
          <w:color w:val="0070C0"/>
        </w:rPr>
      </w:pPr>
    </w:p>
    <w:p w14:paraId="04C975E3" w14:textId="2AC2F5ED" w:rsidR="00240B34" w:rsidRDefault="00240B34">
      <w:pPr>
        <w:pStyle w:val="BodyText"/>
        <w:rPr>
          <w:ins w:id="1989" w:author="Anna Rasburn" w:date="2019-01-29T17:41:00Z"/>
          <w:color w:val="7030A0"/>
        </w:rPr>
      </w:pPr>
      <w:ins w:id="1990" w:author="Anna Rasburn [2]" w:date="2019-01-22T19:33:00Z">
        <w:r w:rsidRPr="00240B34">
          <w:rPr>
            <w:color w:val="7030A0"/>
            <w:rPrChange w:id="1991" w:author="Anna Rasburn [2]" w:date="2019-01-22T19:33:00Z">
              <w:rPr>
                <w:color w:val="0070C0"/>
              </w:rPr>
            </w:rPrChange>
          </w:rPr>
          <w:t xml:space="preserve">Include I used java 8 features such as </w:t>
        </w:r>
        <w:proofErr w:type="spellStart"/>
        <w:r w:rsidRPr="00240B34">
          <w:rPr>
            <w:color w:val="7030A0"/>
            <w:rPrChange w:id="1992" w:author="Anna Rasburn [2]" w:date="2019-01-22T19:33:00Z">
              <w:rPr>
                <w:color w:val="0070C0"/>
              </w:rPr>
            </w:rPrChange>
          </w:rPr>
          <w:t>lamda</w:t>
        </w:r>
        <w:proofErr w:type="spellEnd"/>
        <w:r w:rsidRPr="00240B34">
          <w:rPr>
            <w:color w:val="7030A0"/>
            <w:rPrChange w:id="1993" w:author="Anna Rasburn [2]" w:date="2019-01-22T19:33:00Z">
              <w:rPr>
                <w:color w:val="0070C0"/>
              </w:rPr>
            </w:rPrChange>
          </w:rPr>
          <w:t xml:space="preserve"> </w:t>
        </w:r>
      </w:ins>
    </w:p>
    <w:p w14:paraId="4110DA04" w14:textId="0536FE35" w:rsidR="00B52BD2" w:rsidRDefault="00B52BD2">
      <w:pPr>
        <w:pStyle w:val="BodyText"/>
        <w:rPr>
          <w:ins w:id="1994" w:author="Anna Rasburn" w:date="2019-01-29T17:41:00Z"/>
          <w:color w:val="7030A0"/>
        </w:rPr>
      </w:pPr>
    </w:p>
    <w:p w14:paraId="29C2E736" w14:textId="6B5F9385" w:rsidR="00B52BD2" w:rsidRPr="003F3294" w:rsidRDefault="00B52BD2" w:rsidP="00B52BD2">
      <w:pPr>
        <w:pStyle w:val="Heading2"/>
        <w:rPr>
          <w:ins w:id="1995" w:author="Anna Rasburn" w:date="2019-01-29T17:42:00Z"/>
          <w:color w:val="0070C0"/>
          <w:rPrChange w:id="1996" w:author="Anna Rasburn" w:date="2019-01-29T17:54:00Z">
            <w:rPr>
              <w:ins w:id="1997" w:author="Anna Rasburn" w:date="2019-01-29T17:42:00Z"/>
            </w:rPr>
          </w:rPrChange>
        </w:rPr>
      </w:pPr>
      <w:bookmarkStart w:id="1998" w:name="_Toc536713240"/>
      <w:ins w:id="1999" w:author="Anna Rasburn" w:date="2019-01-29T17:42:00Z">
        <w:r w:rsidRPr="003F3294">
          <w:rPr>
            <w:color w:val="0070C0"/>
            <w:rPrChange w:id="2000" w:author="Anna Rasburn" w:date="2019-01-29T17:54:00Z">
              <w:rPr/>
            </w:rPrChange>
          </w:rPr>
          <w:t>Development of Toolkit</w:t>
        </w:r>
        <w:bookmarkEnd w:id="1998"/>
      </w:ins>
    </w:p>
    <w:p w14:paraId="73CAE6CF" w14:textId="423BB5E5" w:rsidR="00B52BD2" w:rsidRPr="003F3294" w:rsidRDefault="00FF4403" w:rsidP="00B52BD2">
      <w:pPr>
        <w:pStyle w:val="BodyText"/>
        <w:ind w:firstLine="0"/>
        <w:rPr>
          <w:ins w:id="2001" w:author="Anna Rasburn" w:date="2019-01-29T17:49:00Z"/>
          <w:color w:val="0070C0"/>
        </w:rPr>
      </w:pPr>
      <w:ins w:id="2002" w:author="Anna Rasburn" w:date="2019-01-29T17:47:00Z">
        <w:r w:rsidRPr="003F3294">
          <w:rPr>
            <w:color w:val="0070C0"/>
          </w:rPr>
          <w:t xml:space="preserve">The different steps of </w:t>
        </w:r>
      </w:ins>
      <w:ins w:id="2003" w:author="Anna Rasburn" w:date="2019-01-29T17:49:00Z">
        <w:r w:rsidRPr="003F3294">
          <w:rPr>
            <w:color w:val="0070C0"/>
          </w:rPr>
          <w:t xml:space="preserve">developing the </w:t>
        </w:r>
        <w:proofErr w:type="spellStart"/>
        <w:r w:rsidRPr="003F3294">
          <w:rPr>
            <w:color w:val="0070C0"/>
          </w:rPr>
          <w:t>AnnaGin</w:t>
        </w:r>
        <w:proofErr w:type="spellEnd"/>
        <w:r w:rsidRPr="003F3294">
          <w:rPr>
            <w:color w:val="0070C0"/>
          </w:rPr>
          <w:t xml:space="preserve"> Toolkit are:</w:t>
        </w:r>
      </w:ins>
    </w:p>
    <w:p w14:paraId="07BDF16E" w14:textId="2BA63E0A" w:rsidR="00FF4403" w:rsidRPr="003F3294" w:rsidRDefault="00FF4403" w:rsidP="00FF4403">
      <w:pPr>
        <w:pStyle w:val="BodyText"/>
        <w:numPr>
          <w:ilvl w:val="0"/>
          <w:numId w:val="10"/>
        </w:numPr>
        <w:rPr>
          <w:ins w:id="2004" w:author="Anna Rasburn" w:date="2019-01-29T17:51:00Z"/>
          <w:color w:val="0070C0"/>
        </w:rPr>
      </w:pPr>
      <w:ins w:id="2005" w:author="Anna Rasburn" w:date="2019-01-29T17:51:00Z">
        <w:r w:rsidRPr="003F3294">
          <w:rPr>
            <w:color w:val="0070C0"/>
          </w:rPr>
          <w:t>Gin-Main</w:t>
        </w:r>
      </w:ins>
    </w:p>
    <w:p w14:paraId="23A6C4B9" w14:textId="093FE78B" w:rsidR="00FF4403" w:rsidRPr="003F3294" w:rsidRDefault="00FF4403" w:rsidP="00FF4403">
      <w:pPr>
        <w:pStyle w:val="BodyText"/>
        <w:numPr>
          <w:ilvl w:val="0"/>
          <w:numId w:val="10"/>
        </w:numPr>
        <w:rPr>
          <w:ins w:id="2006" w:author="Anna Rasburn" w:date="2019-01-29T17:51:00Z"/>
          <w:color w:val="0070C0"/>
        </w:rPr>
      </w:pPr>
      <w:ins w:id="2007" w:author="Anna Rasburn" w:date="2019-01-29T17:51:00Z">
        <w:r w:rsidRPr="003F3294">
          <w:rPr>
            <w:color w:val="0070C0"/>
          </w:rPr>
          <w:t>Test-Runner</w:t>
        </w:r>
      </w:ins>
    </w:p>
    <w:p w14:paraId="73A263FC" w14:textId="5292DC8C" w:rsidR="00FF4403" w:rsidRPr="003F3294" w:rsidRDefault="00FF4403" w:rsidP="00FF4403">
      <w:pPr>
        <w:pStyle w:val="BodyText"/>
        <w:numPr>
          <w:ilvl w:val="0"/>
          <w:numId w:val="10"/>
        </w:numPr>
        <w:rPr>
          <w:ins w:id="2008" w:author="Anna Rasburn" w:date="2019-01-29T17:51:00Z"/>
          <w:color w:val="0070C0"/>
        </w:rPr>
      </w:pPr>
      <w:ins w:id="2009" w:author="Anna Rasburn" w:date="2019-01-29T17:51:00Z">
        <w:r w:rsidRPr="003F3294">
          <w:rPr>
            <w:color w:val="0070C0"/>
          </w:rPr>
          <w:t xml:space="preserve">Opacitor </w:t>
        </w:r>
      </w:ins>
    </w:p>
    <w:p w14:paraId="6723B71B" w14:textId="76E07B5A" w:rsidR="00FF4403" w:rsidRPr="003F3294" w:rsidRDefault="00FF4403" w:rsidP="00FF4403">
      <w:pPr>
        <w:pStyle w:val="BodyText"/>
        <w:numPr>
          <w:ilvl w:val="0"/>
          <w:numId w:val="10"/>
        </w:numPr>
        <w:rPr>
          <w:ins w:id="2010" w:author="Anna Rasburn" w:date="2019-01-29T17:51:00Z"/>
          <w:color w:val="0070C0"/>
        </w:rPr>
      </w:pPr>
      <w:ins w:id="2011" w:author="Anna Rasburn" w:date="2019-01-29T17:51:00Z">
        <w:r w:rsidRPr="003F3294">
          <w:rPr>
            <w:color w:val="0070C0"/>
          </w:rPr>
          <w:t>Genetic Algorithm</w:t>
        </w:r>
      </w:ins>
    </w:p>
    <w:p w14:paraId="1E80F69B" w14:textId="17587015" w:rsidR="00FF4403" w:rsidRPr="003F3294" w:rsidRDefault="00FF4403" w:rsidP="00FF4403">
      <w:pPr>
        <w:pStyle w:val="BodyText"/>
        <w:numPr>
          <w:ilvl w:val="0"/>
          <w:numId w:val="10"/>
        </w:numPr>
        <w:rPr>
          <w:ins w:id="2012" w:author="Anna Rasburn" w:date="2019-01-29T17:51:00Z"/>
          <w:color w:val="0070C0"/>
        </w:rPr>
      </w:pPr>
      <w:ins w:id="2013" w:author="Anna Rasburn" w:date="2019-01-29T17:51:00Z">
        <w:r w:rsidRPr="003F3294">
          <w:rPr>
            <w:color w:val="0070C0"/>
          </w:rPr>
          <w:t>Hill-Climbing</w:t>
        </w:r>
      </w:ins>
    </w:p>
    <w:p w14:paraId="36D099F7" w14:textId="76703FD6" w:rsidR="00FF4403" w:rsidRPr="003F3294" w:rsidRDefault="00FF4403">
      <w:pPr>
        <w:pStyle w:val="BodyText"/>
        <w:numPr>
          <w:ilvl w:val="0"/>
          <w:numId w:val="10"/>
        </w:numPr>
        <w:rPr>
          <w:ins w:id="2014" w:author="Anna Rasburn" w:date="2019-01-29T17:49:00Z"/>
          <w:color w:val="0070C0"/>
        </w:rPr>
        <w:pPrChange w:id="2015" w:author="Anna Rasburn" w:date="2019-01-29T17:49:00Z">
          <w:pPr>
            <w:pStyle w:val="BodyText"/>
            <w:ind w:firstLine="0"/>
          </w:pPr>
        </w:pPrChange>
      </w:pPr>
      <w:ins w:id="2016" w:author="Anna Rasburn" w:date="2019-01-29T17:51:00Z">
        <w:r w:rsidRPr="003F3294">
          <w:rPr>
            <w:color w:val="0070C0"/>
          </w:rPr>
          <w:t>Testing</w:t>
        </w:r>
      </w:ins>
    </w:p>
    <w:p w14:paraId="66FA8F48" w14:textId="7FC940E0" w:rsidR="00FF4403" w:rsidRPr="003F3294" w:rsidRDefault="00FF4403" w:rsidP="00FF4403">
      <w:pPr>
        <w:pStyle w:val="Heading3"/>
        <w:rPr>
          <w:ins w:id="2017" w:author="Anna Rasburn" w:date="2019-01-29T17:52:00Z"/>
          <w:color w:val="0070C0"/>
          <w:rPrChange w:id="2018" w:author="Anna Rasburn" w:date="2019-01-29T17:54:00Z">
            <w:rPr>
              <w:ins w:id="2019" w:author="Anna Rasburn" w:date="2019-01-29T17:52:00Z"/>
            </w:rPr>
          </w:rPrChange>
        </w:rPr>
      </w:pPr>
      <w:bookmarkStart w:id="2020" w:name="_Toc536713241"/>
      <w:ins w:id="2021" w:author="Anna Rasburn" w:date="2019-01-29T17:52:00Z">
        <w:r w:rsidRPr="003F3294">
          <w:rPr>
            <w:color w:val="0070C0"/>
            <w:rPrChange w:id="2022" w:author="Anna Rasburn" w:date="2019-01-29T17:54:00Z">
              <w:rPr/>
            </w:rPrChange>
          </w:rPr>
          <w:lastRenderedPageBreak/>
          <w:t>Gin-Main</w:t>
        </w:r>
        <w:bookmarkEnd w:id="2020"/>
      </w:ins>
    </w:p>
    <w:p w14:paraId="66CAC43D" w14:textId="05C6671E" w:rsidR="00FF4403" w:rsidRPr="003F3294" w:rsidRDefault="00FF4403" w:rsidP="00FF4403">
      <w:pPr>
        <w:pStyle w:val="Heading4"/>
        <w:rPr>
          <w:ins w:id="2023" w:author="Anna Rasburn" w:date="2019-01-29T17:53:00Z"/>
          <w:color w:val="0070C0"/>
          <w:rPrChange w:id="2024" w:author="Anna Rasburn" w:date="2019-01-29T17:54:00Z">
            <w:rPr>
              <w:ins w:id="2025" w:author="Anna Rasburn" w:date="2019-01-29T17:53:00Z"/>
            </w:rPr>
          </w:rPrChange>
        </w:rPr>
      </w:pPr>
      <w:bookmarkStart w:id="2026" w:name="_Toc536713242"/>
      <w:ins w:id="2027" w:author="Anna Rasburn" w:date="2019-01-29T17:52:00Z">
        <w:r w:rsidRPr="003F3294">
          <w:rPr>
            <w:color w:val="0070C0"/>
            <w:rPrChange w:id="2028" w:author="Anna Rasburn" w:date="2019-01-29T17:54:00Z">
              <w:rPr/>
            </w:rPrChange>
          </w:rPr>
          <w:t>Patc</w:t>
        </w:r>
      </w:ins>
      <w:ins w:id="2029" w:author="Anna Rasburn" w:date="2019-01-29T17:53:00Z">
        <w:r w:rsidRPr="003F3294">
          <w:rPr>
            <w:color w:val="0070C0"/>
            <w:rPrChange w:id="2030" w:author="Anna Rasburn" w:date="2019-01-29T17:54:00Z">
              <w:rPr/>
            </w:rPrChange>
          </w:rPr>
          <w:t>h</w:t>
        </w:r>
        <w:bookmarkEnd w:id="2026"/>
      </w:ins>
    </w:p>
    <w:p w14:paraId="276E8E64" w14:textId="61B1E197" w:rsidR="00FF4403" w:rsidRPr="003F3294" w:rsidRDefault="00FF4403">
      <w:pPr>
        <w:pStyle w:val="Heading4"/>
        <w:rPr>
          <w:ins w:id="2031" w:author="Anna Rasburn" w:date="2019-01-29T17:52:00Z"/>
          <w:color w:val="0070C0"/>
          <w:rPrChange w:id="2032" w:author="Anna Rasburn" w:date="2019-01-29T17:54:00Z">
            <w:rPr>
              <w:ins w:id="2033" w:author="Anna Rasburn" w:date="2019-01-29T17:52:00Z"/>
            </w:rPr>
          </w:rPrChange>
        </w:rPr>
        <w:pPrChange w:id="2034" w:author="Anna Rasburn" w:date="2019-01-29T17:53:00Z">
          <w:pPr>
            <w:pStyle w:val="Heading3"/>
          </w:pPr>
        </w:pPrChange>
      </w:pPr>
      <w:bookmarkStart w:id="2035" w:name="_Toc536713243"/>
      <w:ins w:id="2036" w:author="Anna Rasburn" w:date="2019-01-29T17:53:00Z">
        <w:r w:rsidRPr="003F3294">
          <w:rPr>
            <w:color w:val="0070C0"/>
            <w:rPrChange w:id="2037" w:author="Anna Rasburn" w:date="2019-01-29T17:54:00Z">
              <w:rPr/>
            </w:rPrChange>
          </w:rPr>
          <w:t>Edits</w:t>
        </w:r>
      </w:ins>
      <w:bookmarkEnd w:id="2035"/>
    </w:p>
    <w:p w14:paraId="52AD0093" w14:textId="0A37E8ED" w:rsidR="00FF4403" w:rsidRPr="003F3294" w:rsidRDefault="00FF4403" w:rsidP="00FF4403">
      <w:pPr>
        <w:pStyle w:val="Heading3"/>
        <w:rPr>
          <w:ins w:id="2038" w:author="Anna Rasburn" w:date="2019-01-29T17:52:00Z"/>
          <w:color w:val="0070C0"/>
          <w:rPrChange w:id="2039" w:author="Anna Rasburn" w:date="2019-01-29T17:54:00Z">
            <w:rPr>
              <w:ins w:id="2040" w:author="Anna Rasburn" w:date="2019-01-29T17:52:00Z"/>
            </w:rPr>
          </w:rPrChange>
        </w:rPr>
      </w:pPr>
      <w:bookmarkStart w:id="2041" w:name="_Toc536713244"/>
      <w:ins w:id="2042" w:author="Anna Rasburn" w:date="2019-01-29T17:52:00Z">
        <w:r w:rsidRPr="003F3294">
          <w:rPr>
            <w:color w:val="0070C0"/>
            <w:rPrChange w:id="2043" w:author="Anna Rasburn" w:date="2019-01-29T17:54:00Z">
              <w:rPr/>
            </w:rPrChange>
          </w:rPr>
          <w:t>Test-Runner</w:t>
        </w:r>
        <w:bookmarkEnd w:id="2041"/>
      </w:ins>
    </w:p>
    <w:p w14:paraId="1DEF8C17" w14:textId="1059B1BD" w:rsidR="00FF4403" w:rsidRPr="003F3294" w:rsidRDefault="00FF4403" w:rsidP="00FF4403">
      <w:pPr>
        <w:pStyle w:val="Heading3"/>
        <w:rPr>
          <w:ins w:id="2044" w:author="Anna Rasburn" w:date="2019-01-29T17:53:00Z"/>
          <w:color w:val="0070C0"/>
          <w:rPrChange w:id="2045" w:author="Anna Rasburn" w:date="2019-01-29T17:54:00Z">
            <w:rPr>
              <w:ins w:id="2046" w:author="Anna Rasburn" w:date="2019-01-29T17:53:00Z"/>
            </w:rPr>
          </w:rPrChange>
        </w:rPr>
      </w:pPr>
      <w:bookmarkStart w:id="2047" w:name="_Toc536713245"/>
      <w:ins w:id="2048" w:author="Anna Rasburn" w:date="2019-01-29T17:52:00Z">
        <w:r w:rsidRPr="003F3294">
          <w:rPr>
            <w:color w:val="0070C0"/>
            <w:rPrChange w:id="2049" w:author="Anna Rasburn" w:date="2019-01-29T17:54:00Z">
              <w:rPr/>
            </w:rPrChange>
          </w:rPr>
          <w:t>Opacitor</w:t>
        </w:r>
      </w:ins>
      <w:bookmarkEnd w:id="2047"/>
    </w:p>
    <w:p w14:paraId="0C0DE7FA" w14:textId="6814F734" w:rsidR="003F3294" w:rsidRPr="003F3294" w:rsidRDefault="003F3294" w:rsidP="003F3294">
      <w:pPr>
        <w:pStyle w:val="Heading3"/>
        <w:rPr>
          <w:ins w:id="2050" w:author="Anna Rasburn" w:date="2019-01-29T17:53:00Z"/>
          <w:color w:val="0070C0"/>
          <w:rPrChange w:id="2051" w:author="Anna Rasburn" w:date="2019-01-29T17:54:00Z">
            <w:rPr>
              <w:ins w:id="2052" w:author="Anna Rasburn" w:date="2019-01-29T17:53:00Z"/>
            </w:rPr>
          </w:rPrChange>
        </w:rPr>
      </w:pPr>
      <w:bookmarkStart w:id="2053" w:name="_Toc536713246"/>
      <w:ins w:id="2054" w:author="Anna Rasburn" w:date="2019-01-29T17:53:00Z">
        <w:r w:rsidRPr="003F3294">
          <w:rPr>
            <w:color w:val="0070C0"/>
            <w:rPrChange w:id="2055" w:author="Anna Rasburn" w:date="2019-01-29T17:54:00Z">
              <w:rPr/>
            </w:rPrChange>
          </w:rPr>
          <w:t>Genetic Algorithm</w:t>
        </w:r>
        <w:bookmarkEnd w:id="2053"/>
      </w:ins>
    </w:p>
    <w:p w14:paraId="075C814D" w14:textId="41E7D65D" w:rsidR="003F3294" w:rsidRPr="003F3294" w:rsidRDefault="003F3294" w:rsidP="003F3294">
      <w:pPr>
        <w:pStyle w:val="Heading3"/>
        <w:rPr>
          <w:ins w:id="2056" w:author="Anna Rasburn" w:date="2019-01-29T17:53:00Z"/>
          <w:color w:val="0070C0"/>
          <w:rPrChange w:id="2057" w:author="Anna Rasburn" w:date="2019-01-29T17:54:00Z">
            <w:rPr>
              <w:ins w:id="2058" w:author="Anna Rasburn" w:date="2019-01-29T17:53:00Z"/>
            </w:rPr>
          </w:rPrChange>
        </w:rPr>
      </w:pPr>
      <w:bookmarkStart w:id="2059" w:name="_Toc536713247"/>
      <w:ins w:id="2060" w:author="Anna Rasburn" w:date="2019-01-29T17:53:00Z">
        <w:r w:rsidRPr="003F3294">
          <w:rPr>
            <w:color w:val="0070C0"/>
            <w:rPrChange w:id="2061" w:author="Anna Rasburn" w:date="2019-01-29T17:54:00Z">
              <w:rPr/>
            </w:rPrChange>
          </w:rPr>
          <w:t>Hill- Climbing</w:t>
        </w:r>
        <w:bookmarkEnd w:id="2059"/>
      </w:ins>
    </w:p>
    <w:p w14:paraId="76178E4A" w14:textId="4764FBBD" w:rsidR="003F3294" w:rsidRPr="003F3294" w:rsidRDefault="003F3294" w:rsidP="003F3294">
      <w:pPr>
        <w:pStyle w:val="Heading3"/>
        <w:rPr>
          <w:ins w:id="2062" w:author="Anna Rasburn" w:date="2019-01-29T17:53:00Z"/>
          <w:color w:val="0070C0"/>
          <w:rPrChange w:id="2063" w:author="Anna Rasburn" w:date="2019-01-29T17:54:00Z">
            <w:rPr>
              <w:ins w:id="2064" w:author="Anna Rasburn" w:date="2019-01-29T17:53:00Z"/>
            </w:rPr>
          </w:rPrChange>
        </w:rPr>
      </w:pPr>
      <w:bookmarkStart w:id="2065" w:name="_Toc536713248"/>
      <w:ins w:id="2066" w:author="Anna Rasburn" w:date="2019-01-29T17:53:00Z">
        <w:r w:rsidRPr="003F3294">
          <w:rPr>
            <w:color w:val="0070C0"/>
            <w:rPrChange w:id="2067" w:author="Anna Rasburn" w:date="2019-01-29T17:54:00Z">
              <w:rPr/>
            </w:rPrChange>
          </w:rPr>
          <w:t>Testing</w:t>
        </w:r>
        <w:bookmarkEnd w:id="2065"/>
      </w:ins>
    </w:p>
    <w:p w14:paraId="081A6565" w14:textId="337787AE" w:rsidR="003F3294" w:rsidRPr="003F3294" w:rsidRDefault="003F3294">
      <w:pPr>
        <w:pStyle w:val="Heading4"/>
        <w:rPr>
          <w:ins w:id="2068" w:author="Anna Rasburn" w:date="2019-01-29T17:52:00Z"/>
          <w:color w:val="0070C0"/>
          <w:rPrChange w:id="2069" w:author="Anna Rasburn" w:date="2019-01-29T17:54:00Z">
            <w:rPr>
              <w:ins w:id="2070" w:author="Anna Rasburn" w:date="2019-01-29T17:52:00Z"/>
            </w:rPr>
          </w:rPrChange>
        </w:rPr>
        <w:pPrChange w:id="2071" w:author="Anna Rasburn" w:date="2019-01-29T17:53:00Z">
          <w:pPr>
            <w:pStyle w:val="Heading3"/>
          </w:pPr>
        </w:pPrChange>
      </w:pPr>
      <w:bookmarkStart w:id="2072" w:name="_Toc536713249"/>
      <w:ins w:id="2073" w:author="Anna Rasburn" w:date="2019-01-29T17:53:00Z">
        <w:r w:rsidRPr="003F3294">
          <w:rPr>
            <w:color w:val="0070C0"/>
            <w:rPrChange w:id="2074" w:author="Anna Rasburn" w:date="2019-01-29T17:54:00Z">
              <w:rPr/>
            </w:rPrChange>
          </w:rPr>
          <w:t>Test Driven Development</w:t>
        </w:r>
      </w:ins>
      <w:bookmarkEnd w:id="2072"/>
    </w:p>
    <w:p w14:paraId="60BE4E28" w14:textId="77777777" w:rsidR="00FF4403" w:rsidRPr="00FF4403" w:rsidRDefault="00FF4403">
      <w:pPr>
        <w:pStyle w:val="BodyFirst"/>
        <w:rPr>
          <w:ins w:id="2075" w:author="Anna Rasburn" w:date="2019-01-29T17:42:00Z"/>
        </w:rPr>
        <w:pPrChange w:id="2076" w:author="Anna Rasburn" w:date="2019-01-29T17:52:00Z">
          <w:pPr>
            <w:pStyle w:val="BodyText"/>
            <w:ind w:firstLine="0"/>
          </w:pPr>
        </w:pPrChange>
      </w:pPr>
    </w:p>
    <w:p w14:paraId="4B4263E6" w14:textId="77777777" w:rsidR="00B52BD2" w:rsidRDefault="00B52BD2" w:rsidP="00B52BD2">
      <w:pPr>
        <w:pStyle w:val="BodyText"/>
        <w:ind w:firstLine="0"/>
        <w:rPr>
          <w:ins w:id="2077" w:author="Anna Rasburn" w:date="2019-01-29T17:42:00Z"/>
        </w:rPr>
      </w:pPr>
    </w:p>
    <w:p w14:paraId="52147240" w14:textId="3B6008F7" w:rsidR="00B52BD2" w:rsidRDefault="00B52BD2" w:rsidP="00B52BD2">
      <w:pPr>
        <w:pStyle w:val="Heading2"/>
        <w:rPr>
          <w:ins w:id="2078" w:author="Anna Rasburn" w:date="2019-01-29T17:42:00Z"/>
        </w:rPr>
      </w:pPr>
      <w:bookmarkStart w:id="2079" w:name="_Toc536713250"/>
      <w:ins w:id="2080" w:author="Anna Rasburn" w:date="2019-01-29T17:42:00Z">
        <w:r>
          <w:t>Structure</w:t>
        </w:r>
        <w:bookmarkEnd w:id="2079"/>
      </w:ins>
    </w:p>
    <w:p w14:paraId="6E44B4B5" w14:textId="08EA8A0D" w:rsidR="00B52BD2" w:rsidRDefault="00B52BD2" w:rsidP="00B52BD2">
      <w:pPr>
        <w:pStyle w:val="Heading3"/>
        <w:rPr>
          <w:ins w:id="2081" w:author="Anna Rasburn" w:date="2019-01-29T17:43:00Z"/>
        </w:rPr>
      </w:pPr>
      <w:bookmarkStart w:id="2082" w:name="_Toc536713251"/>
      <w:ins w:id="2083" w:author="Anna Rasburn" w:date="2019-01-29T17:42:00Z">
        <w:r>
          <w:t>Ov</w:t>
        </w:r>
      </w:ins>
      <w:ins w:id="2084" w:author="Anna Rasburn" w:date="2019-01-29T17:43:00Z">
        <w:r>
          <w:t>erview</w:t>
        </w:r>
        <w:bookmarkEnd w:id="2082"/>
      </w:ins>
    </w:p>
    <w:p w14:paraId="28BEB83E" w14:textId="696C3A62" w:rsidR="00B52BD2" w:rsidRPr="00FF4403" w:rsidRDefault="00B52BD2" w:rsidP="00B52BD2">
      <w:pPr>
        <w:pStyle w:val="BodyFirst"/>
        <w:rPr>
          <w:ins w:id="2085" w:author="Anna Rasburn" w:date="2019-01-29T17:43:00Z"/>
          <w:color w:val="7030A0"/>
          <w:rPrChange w:id="2086" w:author="Anna Rasburn" w:date="2019-01-29T17:45:00Z">
            <w:rPr>
              <w:ins w:id="2087" w:author="Anna Rasburn" w:date="2019-01-29T17:43:00Z"/>
            </w:rPr>
          </w:rPrChange>
        </w:rPr>
      </w:pPr>
      <w:ins w:id="2088" w:author="Anna Rasburn" w:date="2019-01-29T17:43:00Z">
        <w:r w:rsidRPr="00FF4403">
          <w:rPr>
            <w:color w:val="7030A0"/>
            <w:rPrChange w:id="2089" w:author="Anna Rasburn" w:date="2019-01-29T17:45:00Z">
              <w:rPr/>
            </w:rPrChange>
          </w:rPr>
          <w:t xml:space="preserve">INSERT </w:t>
        </w:r>
        <w:r w:rsidR="00FF4403" w:rsidRPr="00FF4403">
          <w:rPr>
            <w:color w:val="7030A0"/>
            <w:rPrChange w:id="2090" w:author="Anna Rasburn" w:date="2019-01-29T17:45:00Z">
              <w:rPr/>
            </w:rPrChange>
          </w:rPr>
          <w:t>UML DIAGRAM OF THE TOOLKIT HERE</w:t>
        </w:r>
      </w:ins>
    </w:p>
    <w:p w14:paraId="7808ADCB" w14:textId="57837858" w:rsidR="00FF4403" w:rsidRPr="00FF4403" w:rsidRDefault="00FF4403">
      <w:pPr>
        <w:pStyle w:val="BodyText"/>
        <w:ind w:firstLine="0"/>
        <w:rPr>
          <w:ins w:id="2091" w:author="Anna Rasburn" w:date="2019-01-29T17:43:00Z"/>
          <w:color w:val="7030A0"/>
          <w:rPrChange w:id="2092" w:author="Anna Rasburn" w:date="2019-01-29T17:45:00Z">
            <w:rPr>
              <w:ins w:id="2093" w:author="Anna Rasburn" w:date="2019-01-29T17:43:00Z"/>
            </w:rPr>
          </w:rPrChange>
        </w:rPr>
        <w:pPrChange w:id="2094" w:author="Anna Rasburn" w:date="2019-01-29T17:44:00Z">
          <w:pPr>
            <w:pStyle w:val="BodyFirst"/>
          </w:pPr>
        </w:pPrChange>
      </w:pPr>
      <w:ins w:id="2095" w:author="Anna Rasburn" w:date="2019-01-29T17:43:00Z">
        <w:r w:rsidRPr="00FF4403">
          <w:rPr>
            <w:color w:val="7030A0"/>
            <w:rPrChange w:id="2096" w:author="Anna Rasburn" w:date="2019-01-29T17:45:00Z">
              <w:rPr/>
            </w:rPrChange>
          </w:rPr>
          <w:t xml:space="preserve">TALK ABOUT USING MODULES IN </w:t>
        </w:r>
      </w:ins>
      <w:ins w:id="2097" w:author="Anna Rasburn" w:date="2019-01-29T17:44:00Z">
        <w:r w:rsidRPr="00FF4403">
          <w:rPr>
            <w:color w:val="7030A0"/>
            <w:rPrChange w:id="2098" w:author="Anna Rasburn" w:date="2019-01-29T17:45:00Z">
              <w:rPr/>
            </w:rPrChange>
          </w:rPr>
          <w:t>INTELLIJ. USING MAVEN DEPENDENCYS TO BRING IN DIFFERENT MODULES INTO EACH OTHER</w:t>
        </w:r>
      </w:ins>
    </w:p>
    <w:p w14:paraId="78A813C2" w14:textId="77777777" w:rsidR="00FF4403" w:rsidRPr="00A31EBB" w:rsidRDefault="00FF4403">
      <w:pPr>
        <w:pStyle w:val="BodyText"/>
        <w:pPrChange w:id="2099" w:author="Anna Rasburn" w:date="2019-01-29T17:43:00Z">
          <w:pPr>
            <w:pStyle w:val="Figure"/>
          </w:pPr>
        </w:pPrChange>
      </w:pPr>
    </w:p>
    <w:p w14:paraId="20137689" w14:textId="3D2B6B28" w:rsidR="00AD60CD" w:rsidRDefault="00AD60CD">
      <w:pPr>
        <w:pStyle w:val="Heading1"/>
        <w:rPr>
          <w:ins w:id="2100" w:author="Anna Rasburn" w:date="2019-01-29T17:15:00Z"/>
        </w:rPr>
      </w:pPr>
      <w:bookmarkStart w:id="2101" w:name="_Toc536543217"/>
      <w:bookmarkStart w:id="2102" w:name="_Toc536543446"/>
      <w:bookmarkStart w:id="2103" w:name="_Toc15893772"/>
      <w:bookmarkStart w:id="2104" w:name="_Toc536713252"/>
      <w:r>
        <w:lastRenderedPageBreak/>
        <w:t>Experiments</w:t>
      </w:r>
      <w:bookmarkEnd w:id="2104"/>
    </w:p>
    <w:p w14:paraId="45BAC53B" w14:textId="2B1EB1E8" w:rsidR="00F534A4" w:rsidRPr="00A622ED" w:rsidRDefault="00F534A4" w:rsidP="00F534A4">
      <w:pPr>
        <w:pStyle w:val="Heading2"/>
        <w:rPr>
          <w:ins w:id="2105" w:author="Anna Rasburn" w:date="2019-01-29T17:17:00Z"/>
          <w:color w:val="0070C0"/>
          <w:rPrChange w:id="2106" w:author="Anna Rasburn" w:date="2019-01-29T17:24:00Z">
            <w:rPr>
              <w:ins w:id="2107" w:author="Anna Rasburn" w:date="2019-01-29T17:17:00Z"/>
            </w:rPr>
          </w:rPrChange>
        </w:rPr>
      </w:pPr>
      <w:bookmarkStart w:id="2108" w:name="_Toc536713253"/>
      <w:ins w:id="2109" w:author="Anna Rasburn" w:date="2019-01-29T17:16:00Z">
        <w:r w:rsidRPr="00A622ED">
          <w:rPr>
            <w:color w:val="0070C0"/>
            <w:rPrChange w:id="2110" w:author="Anna Rasburn" w:date="2019-01-29T17:24:00Z">
              <w:rPr/>
            </w:rPrChange>
          </w:rPr>
          <w:t xml:space="preserve">Recursive </w:t>
        </w:r>
      </w:ins>
      <w:ins w:id="2111" w:author="Anna Rasburn" w:date="2019-01-29T17:17:00Z">
        <w:r w:rsidRPr="00A622ED">
          <w:rPr>
            <w:color w:val="0070C0"/>
            <w:rPrChange w:id="2112" w:author="Anna Rasburn" w:date="2019-01-29T17:24:00Z">
              <w:rPr/>
            </w:rPrChange>
          </w:rPr>
          <w:t>vs Iterative Loops</w:t>
        </w:r>
        <w:bookmarkEnd w:id="2108"/>
      </w:ins>
    </w:p>
    <w:p w14:paraId="3348648F" w14:textId="26FDBA67" w:rsidR="00F534A4" w:rsidRPr="00A622ED" w:rsidRDefault="00F534A4" w:rsidP="00F534A4">
      <w:pPr>
        <w:pStyle w:val="Heading3"/>
        <w:rPr>
          <w:ins w:id="2113" w:author="Anna Rasburn" w:date="2019-01-29T17:18:00Z"/>
          <w:color w:val="0070C0"/>
          <w:rPrChange w:id="2114" w:author="Anna Rasburn" w:date="2019-01-29T17:24:00Z">
            <w:rPr>
              <w:ins w:id="2115" w:author="Anna Rasburn" w:date="2019-01-29T17:18:00Z"/>
            </w:rPr>
          </w:rPrChange>
        </w:rPr>
      </w:pPr>
      <w:bookmarkStart w:id="2116" w:name="_Toc536713254"/>
      <w:ins w:id="2117" w:author="Anna Rasburn" w:date="2019-01-29T17:17:00Z">
        <w:r w:rsidRPr="00A622ED">
          <w:rPr>
            <w:color w:val="0070C0"/>
            <w:rPrChange w:id="2118" w:author="Anna Rasburn" w:date="2019-01-29T17:24:00Z">
              <w:rPr/>
            </w:rPrChange>
          </w:rPr>
          <w:t>Introduction</w:t>
        </w:r>
      </w:ins>
      <w:bookmarkEnd w:id="2116"/>
    </w:p>
    <w:p w14:paraId="6EE4CE5E" w14:textId="674771B3" w:rsidR="00F534A4" w:rsidRDefault="009C3F90" w:rsidP="00F534A4">
      <w:pPr>
        <w:pStyle w:val="BodyFirst"/>
        <w:rPr>
          <w:ins w:id="2119" w:author="Anna Rasburn" w:date="2019-01-29T18:14:00Z"/>
          <w:color w:val="0070C0"/>
        </w:rPr>
      </w:pPr>
      <w:ins w:id="2120" w:author="Anna Rasburn" w:date="2019-01-29T18:08:00Z">
        <w:r>
          <w:rPr>
            <w:color w:val="0070C0"/>
          </w:rPr>
          <w:t>After learning about</w:t>
        </w:r>
      </w:ins>
      <w:ins w:id="2121" w:author="Anna Rasburn" w:date="2019-01-29T18:09:00Z">
        <w:r>
          <w:rPr>
            <w:color w:val="0070C0"/>
          </w:rPr>
          <w:t xml:space="preserve"> the </w:t>
        </w:r>
      </w:ins>
      <w:ins w:id="2122" w:author="Anna Rasburn" w:date="2019-01-29T18:10:00Z">
        <w:r>
          <w:rPr>
            <w:color w:val="0070C0"/>
          </w:rPr>
          <w:t xml:space="preserve">Opacitor and thinking of different ways that code can be changed for energy optimisation and a suggestion from another student, I </w:t>
        </w:r>
      </w:ins>
      <w:ins w:id="2123" w:author="Anna Rasburn" w:date="2019-01-29T18:11:00Z">
        <w:r>
          <w:rPr>
            <w:color w:val="0070C0"/>
          </w:rPr>
          <w:t xml:space="preserve">thought of the effects of different loop types on energy. I specially focused on </w:t>
        </w:r>
      </w:ins>
      <w:ins w:id="2124" w:author="Anna Rasburn" w:date="2019-01-29T18:12:00Z">
        <w:r>
          <w:rPr>
            <w:color w:val="0070C0"/>
          </w:rPr>
          <w:t>recursive loop in comparison to iterative loops</w:t>
        </w:r>
      </w:ins>
      <w:ins w:id="2125" w:author="Anna Rasburn" w:date="2019-01-29T18:13:00Z">
        <w:r w:rsidR="008834EE">
          <w:rPr>
            <w:color w:val="0070C0"/>
          </w:rPr>
          <w:t xml:space="preserve"> and whether calling a method </w:t>
        </w:r>
      </w:ins>
      <w:ins w:id="2126" w:author="Anna Rasburn" w:date="2019-01-29T18:14:00Z">
        <w:r w:rsidR="008834EE">
          <w:rPr>
            <w:color w:val="0070C0"/>
          </w:rPr>
          <w:t xml:space="preserve">repeatedly in a loop has an effect on energy. </w:t>
        </w:r>
      </w:ins>
    </w:p>
    <w:p w14:paraId="0EF45BF7" w14:textId="4B66926A" w:rsidR="008834EE" w:rsidRPr="008834EE" w:rsidRDefault="008834EE">
      <w:pPr>
        <w:pStyle w:val="BodyText"/>
        <w:rPr>
          <w:ins w:id="2127" w:author="Anna Rasburn" w:date="2019-01-29T17:17:00Z"/>
          <w:color w:val="0070C0"/>
          <w:rPrChange w:id="2128" w:author="Anna Rasburn" w:date="2019-01-29T18:14:00Z">
            <w:rPr>
              <w:ins w:id="2129" w:author="Anna Rasburn" w:date="2019-01-29T17:17:00Z"/>
            </w:rPr>
          </w:rPrChange>
        </w:rPr>
        <w:pPrChange w:id="2130" w:author="Anna Rasburn" w:date="2019-01-29T18:14:00Z">
          <w:pPr>
            <w:pStyle w:val="BodyFirst"/>
          </w:pPr>
        </w:pPrChange>
      </w:pPr>
      <w:commentRangeStart w:id="2131"/>
      <w:ins w:id="2132" w:author="Anna Rasburn" w:date="2019-01-29T18:14:00Z">
        <w:r w:rsidRPr="008834EE">
          <w:rPr>
            <w:color w:val="0070C0"/>
            <w:rPrChange w:id="2133" w:author="Anna Rasburn" w:date="2019-01-29T18:14:00Z">
              <w:rPr/>
            </w:rPrChange>
          </w:rPr>
          <w:t>I</w:t>
        </w:r>
      </w:ins>
      <w:commentRangeEnd w:id="2131"/>
      <w:r w:rsidR="00E07153">
        <w:rPr>
          <w:rStyle w:val="CommentReference"/>
        </w:rPr>
        <w:commentReference w:id="2131"/>
      </w:r>
      <w:ins w:id="2134" w:author="Anna Rasburn" w:date="2019-01-29T18:14:00Z">
        <w:r w:rsidRPr="008834EE">
          <w:rPr>
            <w:color w:val="0070C0"/>
            <w:rPrChange w:id="2135" w:author="Anna Rasburn" w:date="2019-01-29T18:14:00Z">
              <w:rPr/>
            </w:rPrChange>
          </w:rPr>
          <w:t xml:space="preserve"> hypothesized that </w:t>
        </w:r>
        <w:r>
          <w:rPr>
            <w:color w:val="0070C0"/>
          </w:rPr>
          <w:t xml:space="preserve">recursive </w:t>
        </w:r>
      </w:ins>
      <w:ins w:id="2136" w:author="Anna Rasburn" w:date="2019-01-29T18:15:00Z">
        <w:r>
          <w:rPr>
            <w:color w:val="0070C0"/>
          </w:rPr>
          <w:t>loops take more energy to conduct the same functionality as an iterative loop</w:t>
        </w:r>
      </w:ins>
      <w:ins w:id="2137" w:author="Anna Rasburn" w:date="2019-01-29T18:16:00Z">
        <w:r>
          <w:rPr>
            <w:color w:val="0070C0"/>
          </w:rPr>
          <w:t xml:space="preserve">, I do not expect the energy measurements </w:t>
        </w:r>
      </w:ins>
      <w:ins w:id="2138" w:author="Anna Rasburn" w:date="2019-01-29T18:17:00Z">
        <w:r>
          <w:rPr>
            <w:color w:val="0070C0"/>
          </w:rPr>
          <w:t xml:space="preserve">for recursive loops </w:t>
        </w:r>
      </w:ins>
      <w:ins w:id="2139" w:author="Anna Rasburn" w:date="2019-01-29T18:16:00Z">
        <w:r>
          <w:rPr>
            <w:color w:val="0070C0"/>
          </w:rPr>
          <w:t>to be a major in</w:t>
        </w:r>
      </w:ins>
      <w:ins w:id="2140" w:author="Anna Rasburn" w:date="2019-01-29T18:17:00Z">
        <w:r>
          <w:rPr>
            <w:color w:val="0070C0"/>
          </w:rPr>
          <w:t xml:space="preserve">crease in comparison to an iterative loop. </w:t>
        </w:r>
      </w:ins>
    </w:p>
    <w:p w14:paraId="5DBF7278" w14:textId="5ACDDAE4" w:rsidR="00F534A4" w:rsidRPr="00A622ED" w:rsidRDefault="00F534A4" w:rsidP="00F534A4">
      <w:pPr>
        <w:pStyle w:val="Heading3"/>
        <w:rPr>
          <w:ins w:id="2141" w:author="Anna Rasburn" w:date="2019-01-29T17:18:00Z"/>
          <w:color w:val="0070C0"/>
          <w:rPrChange w:id="2142" w:author="Anna Rasburn" w:date="2019-01-29T17:24:00Z">
            <w:rPr>
              <w:ins w:id="2143" w:author="Anna Rasburn" w:date="2019-01-29T17:18:00Z"/>
            </w:rPr>
          </w:rPrChange>
        </w:rPr>
      </w:pPr>
      <w:bookmarkStart w:id="2144" w:name="_Toc536713255"/>
      <w:ins w:id="2145" w:author="Anna Rasburn" w:date="2019-01-29T17:17:00Z">
        <w:r w:rsidRPr="00A622ED">
          <w:rPr>
            <w:color w:val="0070C0"/>
            <w:rPrChange w:id="2146" w:author="Anna Rasburn" w:date="2019-01-29T17:24:00Z">
              <w:rPr/>
            </w:rPrChange>
          </w:rPr>
          <w:t>Method</w:t>
        </w:r>
      </w:ins>
      <w:bookmarkEnd w:id="2144"/>
    </w:p>
    <w:p w14:paraId="1C83A353" w14:textId="1858911C" w:rsidR="003F3294" w:rsidRDefault="003F3294" w:rsidP="003F3294">
      <w:pPr>
        <w:pStyle w:val="BodyText"/>
        <w:ind w:firstLine="0"/>
        <w:rPr>
          <w:ins w:id="2147" w:author="Anna Rasburn" w:date="2019-01-29T18:05:00Z"/>
          <w:color w:val="0070C0"/>
        </w:rPr>
      </w:pPr>
      <w:ins w:id="2148" w:author="Anna Rasburn" w:date="2019-01-29T17:57:00Z">
        <w:r w:rsidRPr="003F3294">
          <w:rPr>
            <w:color w:val="0070C0"/>
            <w:rPrChange w:id="2149" w:author="Anna Rasburn" w:date="2019-01-29T17:57:00Z">
              <w:rPr/>
            </w:rPrChange>
          </w:rPr>
          <w:t>In th</w:t>
        </w:r>
        <w:r>
          <w:rPr>
            <w:color w:val="0070C0"/>
          </w:rPr>
          <w:t>is series of experiments, I created an array of a certain length with a certain seed</w:t>
        </w:r>
      </w:ins>
      <w:ins w:id="2150" w:author="Anna Rasburn" w:date="2019-01-29T17:59:00Z">
        <w:r>
          <w:rPr>
            <w:color w:val="0070C0"/>
          </w:rPr>
          <w:t>.</w:t>
        </w:r>
      </w:ins>
      <w:ins w:id="2151" w:author="Anna Rasburn" w:date="2019-01-29T18:01:00Z">
        <w:r>
          <w:rPr>
            <w:color w:val="0070C0"/>
          </w:rPr>
          <w:t xml:space="preserve"> I created in total of </w:t>
        </w:r>
      </w:ins>
      <w:ins w:id="2152" w:author="Anna Rasburn" w:date="2019-01-29T18:02:00Z">
        <w:r>
          <w:rPr>
            <w:color w:val="0070C0"/>
          </w:rPr>
          <w:t>48 (roughly) arrays with seeds ranging from 10 to 10,000 and array sizes ranging from 10 to 10,000</w:t>
        </w:r>
      </w:ins>
      <w:ins w:id="2153" w:author="Anna Rasburn" w:date="2019-01-29T18:03:00Z">
        <w:r>
          <w:rPr>
            <w:color w:val="0070C0"/>
          </w:rPr>
          <w:t xml:space="preserve">. </w:t>
        </w:r>
      </w:ins>
      <w:ins w:id="2154" w:author="Anna Rasburn" w:date="2019-01-29T18:04:00Z">
        <w:r w:rsidR="009C3F90">
          <w:rPr>
            <w:color w:val="0070C0"/>
          </w:rPr>
          <w:t xml:space="preserve">The 48 arrays are split into 3 subgroups: 16 totally random arrays, 16 ascending arrays and 16 descending arrays. </w:t>
        </w:r>
      </w:ins>
      <w:ins w:id="2155" w:author="Anna Rasburn" w:date="2019-01-29T18:03:00Z">
        <w:r>
          <w:rPr>
            <w:color w:val="0070C0"/>
          </w:rPr>
          <w:t>I did conduct some experiments with an array length of 1</w:t>
        </w:r>
        <w:r w:rsidR="009C3F90">
          <w:rPr>
            <w:color w:val="0070C0"/>
          </w:rPr>
          <w:t>00,000 but conducting these experiments took a long time for up to 4 hours.</w:t>
        </w:r>
      </w:ins>
      <w:ins w:id="2156" w:author="Anna Rasburn" w:date="2019-01-29T17:59:00Z">
        <w:r>
          <w:rPr>
            <w:color w:val="0070C0"/>
          </w:rPr>
          <w:t xml:space="preserve"> For each individual array, I ran the array through the complication </w:t>
        </w:r>
      </w:ins>
      <w:ins w:id="2157" w:author="Anna Rasburn" w:date="2019-01-29T18:00:00Z">
        <w:r>
          <w:rPr>
            <w:color w:val="0070C0"/>
          </w:rPr>
          <w:t>unit and the Opacitor Bytec</w:t>
        </w:r>
      </w:ins>
      <w:ins w:id="2158" w:author="Anna Rasburn" w:date="2019-01-29T18:01:00Z">
        <w:r>
          <w:rPr>
            <w:color w:val="0070C0"/>
          </w:rPr>
          <w:t>ode histogram thirty times.</w:t>
        </w:r>
      </w:ins>
      <w:ins w:id="2159" w:author="Anna Rasburn" w:date="2019-01-29T18:03:00Z">
        <w:r w:rsidR="009C3F90">
          <w:rPr>
            <w:color w:val="0070C0"/>
          </w:rPr>
          <w:t xml:space="preserve"> R</w:t>
        </w:r>
      </w:ins>
      <w:ins w:id="2160" w:author="Anna Rasburn" w:date="2019-01-29T18:04:00Z">
        <w:r w:rsidR="009C3F90">
          <w:rPr>
            <w:color w:val="0070C0"/>
          </w:rPr>
          <w:t>epeating the array this way helped reduc</w:t>
        </w:r>
      </w:ins>
      <w:ins w:id="2161" w:author="Anna Rasburn" w:date="2019-01-29T18:05:00Z">
        <w:r w:rsidR="009C3F90">
          <w:rPr>
            <w:color w:val="0070C0"/>
          </w:rPr>
          <w:t>e noise in the experimentation.</w:t>
        </w:r>
      </w:ins>
    </w:p>
    <w:p w14:paraId="18C39965" w14:textId="22E07057" w:rsidR="009C3F90" w:rsidRDefault="009C3F90" w:rsidP="003F3294">
      <w:pPr>
        <w:pStyle w:val="BodyText"/>
        <w:ind w:firstLine="0"/>
        <w:rPr>
          <w:ins w:id="2162" w:author="Anna Rasburn" w:date="2019-01-29T18:05:00Z"/>
          <w:color w:val="0070C0"/>
        </w:rPr>
      </w:pPr>
    </w:p>
    <w:p w14:paraId="1742795F" w14:textId="5187ADF9" w:rsidR="009C3F90" w:rsidRPr="009C3F90" w:rsidRDefault="009C3F90">
      <w:pPr>
        <w:pStyle w:val="BodyText"/>
        <w:ind w:firstLine="0"/>
        <w:rPr>
          <w:ins w:id="2163" w:author="Anna Rasburn" w:date="2019-01-29T17:17:00Z"/>
          <w:color w:val="7030A0"/>
          <w:rPrChange w:id="2164" w:author="Anna Rasburn" w:date="2019-01-29T18:07:00Z">
            <w:rPr>
              <w:ins w:id="2165" w:author="Anna Rasburn" w:date="2019-01-29T17:17:00Z"/>
            </w:rPr>
          </w:rPrChange>
        </w:rPr>
        <w:pPrChange w:id="2166" w:author="Anna Rasburn" w:date="2019-01-29T17:57:00Z">
          <w:pPr>
            <w:pStyle w:val="Heading3"/>
          </w:pPr>
        </w:pPrChange>
      </w:pPr>
      <w:ins w:id="2167" w:author="Anna Rasburn" w:date="2019-01-29T18:05:00Z">
        <w:r w:rsidRPr="009C3F90">
          <w:rPr>
            <w:color w:val="7030A0"/>
            <w:rPrChange w:id="2168" w:author="Anna Rasburn" w:date="2019-01-29T18:07:00Z">
              <w:rPr>
                <w:color w:val="0070C0"/>
              </w:rPr>
            </w:rPrChange>
          </w:rPr>
          <w:t xml:space="preserve">There is an element that the energy measurements are </w:t>
        </w:r>
      </w:ins>
      <w:ins w:id="2169" w:author="Anna Rasburn" w:date="2019-01-29T18:06:00Z">
        <w:r w:rsidRPr="009C3F90">
          <w:rPr>
            <w:color w:val="7030A0"/>
            <w:rPrChange w:id="2170" w:author="Anna Rasburn" w:date="2019-01-29T18:07:00Z">
              <w:rPr>
                <w:color w:val="0070C0"/>
              </w:rPr>
            </w:rPrChange>
          </w:rPr>
          <w:t>obscured</w:t>
        </w:r>
      </w:ins>
      <w:ins w:id="2171" w:author="Anna Rasburn" w:date="2019-01-29T18:05:00Z">
        <w:r w:rsidRPr="009C3F90">
          <w:rPr>
            <w:color w:val="7030A0"/>
            <w:rPrChange w:id="2172" w:author="Anna Rasburn" w:date="2019-01-29T18:07:00Z">
              <w:rPr>
                <w:color w:val="0070C0"/>
              </w:rPr>
            </w:rPrChange>
          </w:rPr>
          <w:t xml:space="preserve"> by other elements of the program such as generating</w:t>
        </w:r>
      </w:ins>
      <w:ins w:id="2173" w:author="Anna Rasburn" w:date="2019-01-29T18:06:00Z">
        <w:r w:rsidRPr="009C3F90">
          <w:rPr>
            <w:color w:val="7030A0"/>
            <w:rPrChange w:id="2174" w:author="Anna Rasburn" w:date="2019-01-29T18:07:00Z">
              <w:rPr>
                <w:color w:val="0070C0"/>
              </w:rPr>
            </w:rPrChange>
          </w:rPr>
          <w:t xml:space="preserve"> the random arrays or sorting the arrays into ascending array f</w:t>
        </w:r>
      </w:ins>
      <w:ins w:id="2175" w:author="Anna Rasburn" w:date="2019-01-29T18:07:00Z">
        <w:r w:rsidRPr="009C3F90">
          <w:rPr>
            <w:color w:val="7030A0"/>
            <w:rPrChange w:id="2176" w:author="Anna Rasburn" w:date="2019-01-29T18:07:00Z">
              <w:rPr>
                <w:color w:val="0070C0"/>
              </w:rPr>
            </w:rPrChange>
          </w:rPr>
          <w:t>or the bubble sort. IS IT THO THE OPACITOR JUST LOOKS AT THE CODE</w:t>
        </w:r>
      </w:ins>
    </w:p>
    <w:p w14:paraId="6797D01D" w14:textId="6416F0C1" w:rsidR="00F534A4" w:rsidRPr="00A622ED" w:rsidRDefault="00F534A4" w:rsidP="00F534A4">
      <w:pPr>
        <w:pStyle w:val="Heading3"/>
        <w:rPr>
          <w:ins w:id="2177" w:author="Anna Rasburn" w:date="2019-01-29T17:18:00Z"/>
          <w:color w:val="0070C0"/>
          <w:rPrChange w:id="2178" w:author="Anna Rasburn" w:date="2019-01-29T17:24:00Z">
            <w:rPr>
              <w:ins w:id="2179" w:author="Anna Rasburn" w:date="2019-01-29T17:18:00Z"/>
            </w:rPr>
          </w:rPrChange>
        </w:rPr>
      </w:pPr>
      <w:bookmarkStart w:id="2180" w:name="_Toc536713256"/>
      <w:ins w:id="2181" w:author="Anna Rasburn" w:date="2019-01-29T17:17:00Z">
        <w:r w:rsidRPr="00A622ED">
          <w:rPr>
            <w:color w:val="0070C0"/>
            <w:rPrChange w:id="2182" w:author="Anna Rasburn" w:date="2019-01-29T17:24:00Z">
              <w:rPr/>
            </w:rPrChange>
          </w:rPr>
          <w:t>Results</w:t>
        </w:r>
      </w:ins>
      <w:bookmarkEnd w:id="2180"/>
    </w:p>
    <w:p w14:paraId="5F1EFDE5" w14:textId="77777777" w:rsidR="00F534A4" w:rsidRPr="00A622ED" w:rsidRDefault="00F534A4">
      <w:pPr>
        <w:pStyle w:val="BodyFirst"/>
        <w:rPr>
          <w:ins w:id="2183" w:author="Anna Rasburn" w:date="2019-01-29T17:17:00Z"/>
          <w:color w:val="0070C0"/>
          <w:rPrChange w:id="2184" w:author="Anna Rasburn" w:date="2019-01-29T17:24:00Z">
            <w:rPr>
              <w:ins w:id="2185" w:author="Anna Rasburn" w:date="2019-01-29T17:17:00Z"/>
            </w:rPr>
          </w:rPrChange>
        </w:rPr>
        <w:pPrChange w:id="2186" w:author="Anna Rasburn" w:date="2019-01-29T17:18:00Z">
          <w:pPr>
            <w:pStyle w:val="Heading3"/>
          </w:pPr>
        </w:pPrChange>
      </w:pPr>
    </w:p>
    <w:p w14:paraId="6A96B519" w14:textId="42FF159B" w:rsidR="00F534A4" w:rsidRPr="00A622ED" w:rsidRDefault="00F534A4" w:rsidP="00F534A4">
      <w:pPr>
        <w:pStyle w:val="Heading3"/>
        <w:rPr>
          <w:ins w:id="2187" w:author="Anna Rasburn" w:date="2019-01-29T17:18:00Z"/>
          <w:color w:val="0070C0"/>
          <w:rPrChange w:id="2188" w:author="Anna Rasburn" w:date="2019-01-29T17:24:00Z">
            <w:rPr>
              <w:ins w:id="2189" w:author="Anna Rasburn" w:date="2019-01-29T17:18:00Z"/>
            </w:rPr>
          </w:rPrChange>
        </w:rPr>
      </w:pPr>
      <w:bookmarkStart w:id="2190" w:name="_Toc536713257"/>
      <w:ins w:id="2191" w:author="Anna Rasburn" w:date="2019-01-29T17:17:00Z">
        <w:r w:rsidRPr="00A622ED">
          <w:rPr>
            <w:color w:val="0070C0"/>
            <w:rPrChange w:id="2192" w:author="Anna Rasburn" w:date="2019-01-29T17:24:00Z">
              <w:rPr/>
            </w:rPrChange>
          </w:rPr>
          <w:t>Conclusion</w:t>
        </w:r>
      </w:ins>
      <w:bookmarkEnd w:id="2190"/>
    </w:p>
    <w:p w14:paraId="4EECA5DD" w14:textId="77777777" w:rsidR="00F534A4" w:rsidRPr="00A622ED" w:rsidRDefault="00F534A4">
      <w:pPr>
        <w:pStyle w:val="BodyFirst"/>
        <w:rPr>
          <w:ins w:id="2193" w:author="Anna Rasburn" w:date="2019-01-29T17:18:00Z"/>
          <w:color w:val="0070C0"/>
          <w:rPrChange w:id="2194" w:author="Anna Rasburn" w:date="2019-01-29T17:24:00Z">
            <w:rPr>
              <w:ins w:id="2195" w:author="Anna Rasburn" w:date="2019-01-29T17:18:00Z"/>
            </w:rPr>
          </w:rPrChange>
        </w:rPr>
        <w:pPrChange w:id="2196" w:author="Anna Rasburn" w:date="2019-01-29T17:18:00Z">
          <w:pPr>
            <w:pStyle w:val="Heading3"/>
          </w:pPr>
        </w:pPrChange>
      </w:pPr>
    </w:p>
    <w:p w14:paraId="121A199C" w14:textId="67A3DEDB" w:rsidR="00F534A4" w:rsidRPr="00A622ED" w:rsidRDefault="00F534A4" w:rsidP="00F534A4">
      <w:pPr>
        <w:pStyle w:val="Heading4"/>
        <w:rPr>
          <w:ins w:id="2197" w:author="Anna Rasburn" w:date="2019-01-29T17:18:00Z"/>
          <w:color w:val="0070C0"/>
          <w:rPrChange w:id="2198" w:author="Anna Rasburn" w:date="2019-01-29T17:24:00Z">
            <w:rPr>
              <w:ins w:id="2199" w:author="Anna Rasburn" w:date="2019-01-29T17:18:00Z"/>
            </w:rPr>
          </w:rPrChange>
        </w:rPr>
      </w:pPr>
      <w:bookmarkStart w:id="2200" w:name="_Toc536713258"/>
      <w:ins w:id="2201" w:author="Anna Rasburn" w:date="2019-01-29T17:18:00Z">
        <w:r w:rsidRPr="00A622ED">
          <w:rPr>
            <w:color w:val="0070C0"/>
            <w:rPrChange w:id="2202" w:author="Anna Rasburn" w:date="2019-01-29T17:24:00Z">
              <w:rPr/>
            </w:rPrChange>
          </w:rPr>
          <w:t>Further Work</w:t>
        </w:r>
        <w:bookmarkEnd w:id="2200"/>
      </w:ins>
    </w:p>
    <w:p w14:paraId="14A97404" w14:textId="6A5F9E4B" w:rsidR="00F534A4" w:rsidRDefault="00F534A4" w:rsidP="00F534A4">
      <w:pPr>
        <w:pStyle w:val="BodyFirst"/>
        <w:rPr>
          <w:ins w:id="2203" w:author="Anna Rasburn" w:date="2019-01-29T17:32:00Z"/>
          <w:color w:val="0070C0"/>
        </w:rPr>
      </w:pPr>
      <w:ins w:id="2204" w:author="Anna Rasburn" w:date="2019-01-29T17:20:00Z">
        <w:r w:rsidRPr="00A622ED">
          <w:rPr>
            <w:color w:val="0070C0"/>
            <w:rPrChange w:id="2205" w:author="Anna Rasburn" w:date="2019-01-29T17:24:00Z">
              <w:rPr/>
            </w:rPrChange>
          </w:rPr>
          <w:t>The research gathered in</w:t>
        </w:r>
      </w:ins>
      <w:ins w:id="2206" w:author="Anna Rasburn" w:date="2019-01-29T17:21:00Z">
        <w:r w:rsidR="00A622ED" w:rsidRPr="00A622ED">
          <w:rPr>
            <w:color w:val="0070C0"/>
            <w:rPrChange w:id="2207" w:author="Anna Rasburn" w:date="2019-01-29T17:24:00Z">
              <w:rPr/>
            </w:rPrChange>
          </w:rPr>
          <w:t xml:space="preserve"> this experiment co</w:t>
        </w:r>
      </w:ins>
      <w:ins w:id="2208" w:author="Anna Rasburn" w:date="2019-01-29T17:22:00Z">
        <w:r w:rsidR="00A622ED" w:rsidRPr="00A622ED">
          <w:rPr>
            <w:color w:val="0070C0"/>
            <w:rPrChange w:id="2209" w:author="Anna Rasburn" w:date="2019-01-29T17:24:00Z">
              <w:rPr/>
            </w:rPrChange>
          </w:rPr>
          <w:t xml:space="preserve">uld be conducted again with a </w:t>
        </w:r>
      </w:ins>
      <w:ins w:id="2210" w:author="Anna Rasburn" w:date="2019-01-29T17:23:00Z">
        <w:r w:rsidR="00A622ED" w:rsidRPr="00A622ED">
          <w:rPr>
            <w:color w:val="0070C0"/>
            <w:rPrChange w:id="2211" w:author="Anna Rasburn" w:date="2019-01-29T17:24:00Z">
              <w:rPr/>
            </w:rPrChange>
          </w:rPr>
          <w:t xml:space="preserve">different sort algorithms such as a </w:t>
        </w:r>
      </w:ins>
      <w:ins w:id="2212" w:author="Anna Rasburn" w:date="2019-01-29T17:25:00Z">
        <w:r w:rsidR="00A622ED" w:rsidRPr="00A622ED">
          <w:rPr>
            <w:color w:val="0070C0"/>
          </w:rPr>
          <w:t>Insertion</w:t>
        </w:r>
      </w:ins>
      <w:ins w:id="2213" w:author="Anna Rasburn" w:date="2019-01-29T17:24:00Z">
        <w:r w:rsidR="00A622ED" w:rsidRPr="00A622ED">
          <w:rPr>
            <w:color w:val="0070C0"/>
            <w:rPrChange w:id="2214" w:author="Anna Rasburn" w:date="2019-01-29T17:24:00Z">
              <w:rPr/>
            </w:rPrChange>
          </w:rPr>
          <w:t xml:space="preserve"> Sorts or a Merge sort. This would lead to some potentially interesting </w:t>
        </w:r>
      </w:ins>
      <w:ins w:id="2215" w:author="Anna Rasburn" w:date="2019-01-29T17:25:00Z">
        <w:r w:rsidR="00A622ED">
          <w:rPr>
            <w:color w:val="0070C0"/>
          </w:rPr>
          <w:t xml:space="preserve">results in looking at difference in energy for different sorts. Some sorts </w:t>
        </w:r>
      </w:ins>
      <w:ins w:id="2216" w:author="Anna Rasburn" w:date="2019-01-29T17:26:00Z">
        <w:r w:rsidR="00A622ED">
          <w:rPr>
            <w:color w:val="0070C0"/>
          </w:rPr>
          <w:t xml:space="preserve">may be </w:t>
        </w:r>
        <w:r w:rsidR="00A622ED">
          <w:rPr>
            <w:color w:val="0070C0"/>
          </w:rPr>
          <w:lastRenderedPageBreak/>
          <w:t>require more energy</w:t>
        </w:r>
      </w:ins>
      <w:ins w:id="2217" w:author="Anna Rasburn" w:date="2019-01-29T17:27:00Z">
        <w:r w:rsidR="00A622ED">
          <w:rPr>
            <w:color w:val="0070C0"/>
          </w:rPr>
          <w:t xml:space="preserve"> to sort the algorithm. This could lead to </w:t>
        </w:r>
      </w:ins>
      <w:ins w:id="2218" w:author="Anna Rasburn" w:date="2019-01-29T17:28:00Z">
        <w:r w:rsidR="00A622ED">
          <w:rPr>
            <w:color w:val="0070C0"/>
          </w:rPr>
          <w:t xml:space="preserve">interesting questions about whether an algorithm’s Big </w:t>
        </w:r>
      </w:ins>
      <w:ins w:id="2219" w:author="Anna Rasburn" w:date="2019-01-29T17:29:00Z">
        <w:r w:rsidR="00A622ED">
          <w:rPr>
            <w:color w:val="0070C0"/>
          </w:rPr>
          <w:t xml:space="preserve">O has an impact on energy so for instance does </w:t>
        </w:r>
      </w:ins>
      <w:ins w:id="2220" w:author="Anna Rasburn" w:date="2019-01-29T17:30:00Z">
        <w:r w:rsidR="00A622ED">
          <w:rPr>
            <w:color w:val="0070C0"/>
          </w:rPr>
          <w:t xml:space="preserve">if an algorithm such as Merge sort </w:t>
        </w:r>
      </w:ins>
      <w:ins w:id="2221" w:author="Anna Rasburn" w:date="2019-01-29T17:31:00Z">
        <w:r w:rsidR="00A622ED">
          <w:rPr>
            <w:color w:val="0070C0"/>
          </w:rPr>
          <w:t>(</w:t>
        </w:r>
      </w:ins>
      <w:ins w:id="2222" w:author="Anna Rasburn" w:date="2019-01-29T17:30:00Z">
        <w:r w:rsidR="00A622ED">
          <w:rPr>
            <w:color w:val="0070C0"/>
          </w:rPr>
          <w:t>which is a faster algorithm than a Bubble S</w:t>
        </w:r>
      </w:ins>
      <w:ins w:id="2223" w:author="Anna Rasburn" w:date="2019-01-29T17:31:00Z">
        <w:r w:rsidR="00A622ED">
          <w:rPr>
            <w:color w:val="0070C0"/>
          </w:rPr>
          <w:t xml:space="preserve">ort), has a </w:t>
        </w:r>
        <w:r w:rsidR="00B52BD2">
          <w:rPr>
            <w:color w:val="0070C0"/>
          </w:rPr>
          <w:t>smaller energy measurement than slower algorithms like Bubb</w:t>
        </w:r>
      </w:ins>
      <w:ins w:id="2224" w:author="Anna Rasburn" w:date="2019-01-29T17:32:00Z">
        <w:r w:rsidR="00B52BD2">
          <w:rPr>
            <w:color w:val="0070C0"/>
          </w:rPr>
          <w:t xml:space="preserve">le Sorts. </w:t>
        </w:r>
      </w:ins>
    </w:p>
    <w:p w14:paraId="0B5CE2E0" w14:textId="3E76AC3C" w:rsidR="00B52BD2" w:rsidRPr="00B52BD2" w:rsidRDefault="00B52BD2">
      <w:pPr>
        <w:pStyle w:val="BodyText"/>
        <w:rPr>
          <w:color w:val="0070C0"/>
          <w:rPrChange w:id="2225" w:author="Anna Rasburn" w:date="2019-01-29T17:34:00Z">
            <w:rPr/>
          </w:rPrChange>
        </w:rPr>
        <w:pPrChange w:id="2226" w:author="Anna Rasburn" w:date="2019-01-29T17:32:00Z">
          <w:pPr>
            <w:pStyle w:val="Heading1"/>
          </w:pPr>
        </w:pPrChange>
      </w:pPr>
      <w:ins w:id="2227" w:author="Anna Rasburn" w:date="2019-01-29T17:33:00Z">
        <w:r w:rsidRPr="00B52BD2">
          <w:rPr>
            <w:color w:val="0070C0"/>
            <w:rPrChange w:id="2228" w:author="Anna Rasburn" w:date="2019-01-29T17:34:00Z">
              <w:rPr/>
            </w:rPrChange>
          </w:rPr>
          <w:t>This research can also be i</w:t>
        </w:r>
      </w:ins>
      <w:ins w:id="2229" w:author="Anna Rasburn" w:date="2019-01-29T17:34:00Z">
        <w:r w:rsidRPr="00B52BD2">
          <w:rPr>
            <w:color w:val="0070C0"/>
            <w:rPrChange w:id="2230" w:author="Anna Rasburn" w:date="2019-01-29T17:34:00Z">
              <w:rPr/>
            </w:rPrChange>
          </w:rPr>
          <w:t xml:space="preserve">mplemented into the </w:t>
        </w:r>
        <w:proofErr w:type="spellStart"/>
        <w:r w:rsidRPr="00B52BD2">
          <w:rPr>
            <w:color w:val="0070C0"/>
            <w:rPrChange w:id="2231" w:author="Anna Rasburn" w:date="2019-01-29T17:34:00Z">
              <w:rPr/>
            </w:rPrChange>
          </w:rPr>
          <w:t>AnnaGin</w:t>
        </w:r>
        <w:proofErr w:type="spellEnd"/>
        <w:r w:rsidRPr="00B52BD2">
          <w:rPr>
            <w:color w:val="0070C0"/>
            <w:rPrChange w:id="2232" w:author="Anna Rasburn" w:date="2019-01-29T17:34:00Z">
              <w:rPr/>
            </w:rPrChange>
          </w:rPr>
          <w:t xml:space="preserve"> toolkit</w:t>
        </w:r>
      </w:ins>
      <w:ins w:id="2233" w:author="Anna Rasburn" w:date="2019-01-29T17:35:00Z">
        <w:r>
          <w:rPr>
            <w:color w:val="0070C0"/>
          </w:rPr>
          <w:t xml:space="preserve">. This could be done as implementing </w:t>
        </w:r>
      </w:ins>
      <w:ins w:id="2234" w:author="Anna Rasburn" w:date="2019-01-29T17:34:00Z">
        <w:r w:rsidRPr="00B52BD2">
          <w:rPr>
            <w:color w:val="0070C0"/>
            <w:rPrChange w:id="2235" w:author="Anna Rasburn" w:date="2019-01-29T17:34:00Z">
              <w:rPr/>
            </w:rPrChange>
          </w:rPr>
          <w:t xml:space="preserve">an Edit that changes a </w:t>
        </w:r>
      </w:ins>
      <w:ins w:id="2236" w:author="Anna Rasburn" w:date="2019-01-29T17:35:00Z">
        <w:r>
          <w:rPr>
            <w:color w:val="0070C0"/>
          </w:rPr>
          <w:t xml:space="preserve">recursive </w:t>
        </w:r>
      </w:ins>
      <w:ins w:id="2237" w:author="Anna Rasburn" w:date="2019-01-29T17:34:00Z">
        <w:r w:rsidRPr="00B52BD2">
          <w:rPr>
            <w:color w:val="0070C0"/>
            <w:rPrChange w:id="2238" w:author="Anna Rasburn" w:date="2019-01-29T17:34:00Z">
              <w:rPr/>
            </w:rPrChange>
          </w:rPr>
          <w:t xml:space="preserve">loop </w:t>
        </w:r>
      </w:ins>
      <w:ins w:id="2239" w:author="Anna Rasburn" w:date="2019-01-29T17:35:00Z">
        <w:r>
          <w:rPr>
            <w:color w:val="0070C0"/>
          </w:rPr>
          <w:t>to an iterative loop because larg</w:t>
        </w:r>
      </w:ins>
      <w:ins w:id="2240" w:author="Anna Rasburn" w:date="2019-01-29T17:36:00Z">
        <w:r>
          <w:rPr>
            <w:color w:val="0070C0"/>
          </w:rPr>
          <w:t xml:space="preserve">ely iterative loops have lower energy measurements </w:t>
        </w:r>
      </w:ins>
      <w:ins w:id="2241" w:author="Anna Rasburn" w:date="2019-01-29T17:37:00Z">
        <w:r>
          <w:rPr>
            <w:color w:val="0070C0"/>
          </w:rPr>
          <w:t>so potentially changing the loops can reduce the programs overall energy usage</w:t>
        </w:r>
      </w:ins>
      <w:ins w:id="2242" w:author="Anna Rasburn" w:date="2019-01-29T17:35:00Z">
        <w:r>
          <w:rPr>
            <w:color w:val="0070C0"/>
          </w:rPr>
          <w:t>.</w:t>
        </w:r>
      </w:ins>
      <w:ins w:id="2243" w:author="Anna Rasburn" w:date="2019-01-29T17:37:00Z">
        <w:r>
          <w:rPr>
            <w:color w:val="0070C0"/>
          </w:rPr>
          <w:t xml:space="preserve"> This could led to int</w:t>
        </w:r>
      </w:ins>
      <w:ins w:id="2244" w:author="Anna Rasburn" w:date="2019-01-29T17:38:00Z">
        <w:r>
          <w:rPr>
            <w:color w:val="0070C0"/>
          </w:rPr>
          <w:t>eresting problems because recursive loops are normally implemented for certain reasons so there needs to be verification that the</w:t>
        </w:r>
      </w:ins>
      <w:ins w:id="2245" w:author="Anna Rasburn" w:date="2019-01-29T17:39:00Z">
        <w:r>
          <w:rPr>
            <w:color w:val="0070C0"/>
          </w:rPr>
          <w:t xml:space="preserve"> program’s functionality is not compromised by making the program not recursive, this can be conducte</w:t>
        </w:r>
      </w:ins>
      <w:ins w:id="2246" w:author="Anna Rasburn" w:date="2019-01-29T17:40:00Z">
        <w:r>
          <w:rPr>
            <w:color w:val="0070C0"/>
          </w:rPr>
          <w:t>d</w:t>
        </w:r>
      </w:ins>
      <w:ins w:id="2247" w:author="Anna Rasburn" w:date="2019-01-29T17:34:00Z">
        <w:r w:rsidRPr="00B52BD2">
          <w:rPr>
            <w:color w:val="0070C0"/>
            <w:rPrChange w:id="2248" w:author="Anna Rasburn" w:date="2019-01-29T17:34:00Z">
              <w:rPr/>
            </w:rPrChange>
          </w:rPr>
          <w:t xml:space="preserve"> </w:t>
        </w:r>
      </w:ins>
      <w:ins w:id="2249" w:author="Anna Rasburn" w:date="2019-01-29T17:39:00Z">
        <w:r>
          <w:rPr>
            <w:color w:val="0070C0"/>
          </w:rPr>
          <w:t xml:space="preserve">by </w:t>
        </w:r>
      </w:ins>
      <w:ins w:id="2250" w:author="Anna Rasburn" w:date="2019-01-29T17:40:00Z">
        <w:r>
          <w:rPr>
            <w:color w:val="0070C0"/>
          </w:rPr>
          <w:t>implementing good u</w:t>
        </w:r>
      </w:ins>
      <w:ins w:id="2251" w:author="Anna Rasburn" w:date="2019-01-29T17:41:00Z">
        <w:r>
          <w:rPr>
            <w:color w:val="0070C0"/>
          </w:rPr>
          <w:t xml:space="preserve">nit tests that check for compromises in functionality. </w:t>
        </w:r>
      </w:ins>
    </w:p>
    <w:p w14:paraId="39AADD11" w14:textId="2828191D" w:rsidR="00AD60CD" w:rsidRDefault="00AD60CD">
      <w:pPr>
        <w:pStyle w:val="Heading1"/>
        <w:rPr>
          <w:ins w:id="2252" w:author="Anna Rasburn [2]" w:date="2019-01-24T13:58:00Z"/>
        </w:rPr>
      </w:pPr>
      <w:bookmarkStart w:id="2253" w:name="_Toc536713259"/>
      <w:r>
        <w:lastRenderedPageBreak/>
        <w:t>Use Cases</w:t>
      </w:r>
      <w:bookmarkEnd w:id="2253"/>
    </w:p>
    <w:p w14:paraId="2558468D" w14:textId="23426DD6" w:rsidR="00F65546" w:rsidRPr="00F65546" w:rsidRDefault="00F65546">
      <w:pPr>
        <w:pStyle w:val="Heading1"/>
      </w:pPr>
      <w:bookmarkStart w:id="2254" w:name="_Toc536713260"/>
      <w:ins w:id="2255" w:author="Anna Rasburn [2]" w:date="2019-01-24T13:58:00Z">
        <w:r>
          <w:lastRenderedPageBreak/>
          <w:t>Results</w:t>
        </w:r>
      </w:ins>
      <w:bookmarkEnd w:id="2254"/>
    </w:p>
    <w:p w14:paraId="0EAC030A" w14:textId="77777777" w:rsidR="00CB76FF" w:rsidRPr="001765A6" w:rsidRDefault="00946A62">
      <w:pPr>
        <w:pStyle w:val="Heading1"/>
      </w:pPr>
      <w:bookmarkStart w:id="2256" w:name="_Toc536713261"/>
      <w:r w:rsidRPr="001765A6">
        <w:lastRenderedPageBreak/>
        <w:t>Conclusion</w:t>
      </w:r>
      <w:bookmarkEnd w:id="2101"/>
      <w:bookmarkEnd w:id="2102"/>
      <w:bookmarkEnd w:id="2103"/>
      <w:bookmarkEnd w:id="2256"/>
    </w:p>
    <w:p w14:paraId="77FD5379" w14:textId="77777777" w:rsidR="00EB5DDC" w:rsidRPr="001765A6" w:rsidRDefault="00946A62" w:rsidP="00EB5DDC">
      <w:pPr>
        <w:pStyle w:val="Heading2"/>
      </w:pPr>
      <w:bookmarkStart w:id="2257" w:name="_Toc536713262"/>
      <w:r w:rsidRPr="001765A6">
        <w:t>Summary</w:t>
      </w:r>
      <w:bookmarkEnd w:id="2257"/>
    </w:p>
    <w:p w14:paraId="4C7835AD" w14:textId="77777777" w:rsidR="00EB5DDC" w:rsidRPr="001765A6" w:rsidRDefault="00946A62" w:rsidP="00EB5DDC">
      <w:pPr>
        <w:pStyle w:val="BodyFirst"/>
      </w:pPr>
      <w:r w:rsidRPr="001765A6">
        <w:t>Summarise what you have achieved.</w:t>
      </w:r>
    </w:p>
    <w:p w14:paraId="3AB01D44" w14:textId="77777777" w:rsidR="00CB76FF" w:rsidRPr="001765A6" w:rsidRDefault="00946A62">
      <w:pPr>
        <w:pStyle w:val="Heading2"/>
      </w:pPr>
      <w:bookmarkStart w:id="2258" w:name="_Toc536543218"/>
      <w:bookmarkStart w:id="2259" w:name="_Toc536543447"/>
      <w:bookmarkStart w:id="2260" w:name="_Toc15893773"/>
      <w:bookmarkStart w:id="2261" w:name="_Toc536713263"/>
      <w:r w:rsidRPr="001765A6">
        <w:t>Evaluation</w:t>
      </w:r>
      <w:bookmarkEnd w:id="2258"/>
      <w:bookmarkEnd w:id="2259"/>
      <w:bookmarkEnd w:id="2260"/>
      <w:bookmarkEnd w:id="2261"/>
    </w:p>
    <w:p w14:paraId="115F975E" w14:textId="77777777" w:rsidR="00CB76FF" w:rsidRPr="001765A6" w:rsidRDefault="00946A62">
      <w:pPr>
        <w:pStyle w:val="BodyFirst"/>
      </w:pPr>
      <w:r w:rsidRPr="001765A6">
        <w:t xml:space="preserve">Stand back and evaluate what you have achieved and how well you have met the objectives. Evaluate your achievements against your objectives in section </w:t>
      </w:r>
      <w:bookmarkStart w:id="2262" w:name="_Hlt44140282"/>
      <w:r w:rsidRPr="001765A6">
        <w:fldChar w:fldCharType="begin"/>
      </w:r>
      <w:r w:rsidRPr="001765A6">
        <w:instrText xml:space="preserve"> REF _Ref2701205 \r \h  \* MERGEFORMAT </w:instrText>
      </w:r>
      <w:r w:rsidRPr="001765A6">
        <w:fldChar w:fldCharType="separate"/>
      </w:r>
      <w:r w:rsidR="00B64332">
        <w:t>1.2</w:t>
      </w:r>
      <w:r w:rsidRPr="001765A6">
        <w:fldChar w:fldCharType="end"/>
      </w:r>
      <w:bookmarkEnd w:id="2262"/>
      <w:r w:rsidRPr="001765A6">
        <w:t xml:space="preserve">. Demonstrate that you have tackled the project in a professional manner. </w:t>
      </w:r>
    </w:p>
    <w:p w14:paraId="1B3EA693" w14:textId="77777777" w:rsidR="00CB76FF" w:rsidRPr="001765A6" w:rsidRDefault="00946A62">
      <w:pPr>
        <w:pStyle w:val="BodyText"/>
      </w:pPr>
      <w:r w:rsidRPr="001765A6">
        <w:t>(The previous paragraph demonstrates the use of automatic cross-references:  The “</w:t>
      </w:r>
      <w:r w:rsidRPr="001765A6">
        <w:fldChar w:fldCharType="begin"/>
      </w:r>
      <w:r w:rsidRPr="001765A6">
        <w:instrText xml:space="preserve"> REF _Ref2701205 \r \h  \* MERGEFORMAT </w:instrText>
      </w:r>
      <w:r w:rsidRPr="001765A6">
        <w:fldChar w:fldCharType="separate"/>
      </w:r>
      <w:r w:rsidR="00B64332">
        <w:t>1.2</w:t>
      </w:r>
      <w:r w:rsidRPr="001765A6">
        <w:fldChar w:fldCharType="end"/>
      </w:r>
      <w:r w:rsidRPr="001765A6">
        <w:t xml:space="preserve">” is a </w:t>
      </w:r>
      <w:r w:rsidRPr="001765A6">
        <w:rPr>
          <w:i/>
        </w:rPr>
        <w:t>Cross-reference</w:t>
      </w:r>
      <w:r w:rsidRPr="001765A6">
        <w:t xml:space="preserve"> to the text in a numbered item of the document, it is </w:t>
      </w:r>
      <w:r w:rsidRPr="001765A6">
        <w:rPr>
          <w:i/>
        </w:rPr>
        <w:t>not</w:t>
      </w:r>
      <w:r w:rsidRPr="001765A6">
        <w:t xml:space="preserve"> literal text but a </w:t>
      </w:r>
      <w:r w:rsidRPr="001765A6">
        <w:rPr>
          <w:i/>
        </w:rPr>
        <w:t>field.</w:t>
      </w:r>
      <w:r w:rsidRPr="001765A6">
        <w:t xml:space="preserve"> The number that appears here will change automatically if the number on the referred-to section is altered, for example, if a chapter or section is added or deleted before it. Cross-references are entered using </w:t>
      </w:r>
      <w:r w:rsidR="00747AEC" w:rsidRPr="001765A6">
        <w:t>Word's</w:t>
      </w:r>
      <w:r w:rsidRPr="001765A6">
        <w:t xml:space="preserve"> </w:t>
      </w:r>
      <w:r w:rsidRPr="001765A6">
        <w:rPr>
          <w:b/>
        </w:rPr>
        <w:t>Insert</w:t>
      </w:r>
      <w:r w:rsidRPr="001765A6">
        <w:t xml:space="preserve"> menu. Cross-references are set to update automatically when printed, but may not do so on-screen beforehand; you can update a field manually on-screen by right-clicking on it and selecting Update field from the pop-up menu.)</w:t>
      </w:r>
    </w:p>
    <w:p w14:paraId="4D891C6F" w14:textId="77777777" w:rsidR="00CB76FF" w:rsidRPr="001765A6" w:rsidRDefault="00946A62">
      <w:pPr>
        <w:pStyle w:val="Heading2"/>
      </w:pPr>
      <w:bookmarkStart w:id="2263" w:name="_Toc536543219"/>
      <w:bookmarkStart w:id="2264" w:name="_Toc536543448"/>
      <w:bookmarkStart w:id="2265" w:name="_Toc15893774"/>
      <w:bookmarkStart w:id="2266" w:name="_Toc536713264"/>
      <w:r w:rsidRPr="001765A6">
        <w:t>Future Work</w:t>
      </w:r>
      <w:bookmarkEnd w:id="2263"/>
      <w:bookmarkEnd w:id="2264"/>
      <w:bookmarkEnd w:id="2265"/>
      <w:bookmarkEnd w:id="2266"/>
    </w:p>
    <w:p w14:paraId="2014AFA9" w14:textId="659497F4" w:rsidR="00CB76FF" w:rsidRPr="009C786B" w:rsidRDefault="00946A62" w:rsidP="00513273">
      <w:pPr>
        <w:pStyle w:val="BodyFirst"/>
        <w:rPr>
          <w:ins w:id="2267" w:author="Anna Rasburn [2]" w:date="2019-01-24T13:24:00Z"/>
          <w:color w:val="FF0000"/>
          <w:rPrChange w:id="2268" w:author="Anna Rasburn [2]" w:date="2019-01-24T13:24:00Z">
            <w:rPr>
              <w:ins w:id="2269" w:author="Anna Rasburn [2]" w:date="2019-01-24T13:24:00Z"/>
            </w:rPr>
          </w:rPrChange>
        </w:rPr>
      </w:pPr>
      <w:r w:rsidRPr="009C786B">
        <w:rPr>
          <w:color w:val="FF0000"/>
          <w:rPrChange w:id="2270" w:author="Anna Rasburn [2]" w:date="2019-01-24T13:24:00Z">
            <w:rPr/>
          </w:rPrChange>
        </w:rPr>
        <w:t>Explain any limitations in your results and how things might be improved. Discuss how your work might be developed further.</w:t>
      </w:r>
      <w:r w:rsidR="00513273" w:rsidRPr="009C786B">
        <w:rPr>
          <w:color w:val="FF0000"/>
          <w:rPrChange w:id="2271" w:author="Anna Rasburn [2]" w:date="2019-01-24T13:24:00Z">
            <w:rPr/>
          </w:rPrChange>
        </w:rPr>
        <w:t xml:space="preserve">  Reflect on your results in isolation and in relation to what others have achieved in the same field. This self-analysis is particularly important.  You should give a critical evaluation of what went well, and what might be improved.</w:t>
      </w:r>
    </w:p>
    <w:p w14:paraId="2FA06833" w14:textId="19B3CC5B" w:rsidR="009C786B" w:rsidRDefault="009C786B" w:rsidP="009C786B">
      <w:pPr>
        <w:pStyle w:val="BodyText"/>
        <w:rPr>
          <w:ins w:id="2272" w:author="Anna Rasburn [2]" w:date="2019-01-24T13:45:00Z"/>
          <w:color w:val="0070C0"/>
        </w:rPr>
      </w:pPr>
      <w:ins w:id="2273" w:author="Anna Rasburn [2]" w:date="2019-01-24T13:25:00Z">
        <w:r>
          <w:rPr>
            <w:color w:val="0070C0"/>
          </w:rPr>
          <w:t xml:space="preserve">Future work can </w:t>
        </w:r>
      </w:ins>
      <w:ins w:id="2274" w:author="Anna Rasburn [2]" w:date="2019-01-24T13:26:00Z">
        <w:r>
          <w:rPr>
            <w:color w:val="0070C0"/>
          </w:rPr>
          <w:t xml:space="preserve">include adapting the toolkit to </w:t>
        </w:r>
      </w:ins>
      <w:ins w:id="2275" w:author="Anna Rasburn [2]" w:date="2019-01-24T13:27:00Z">
        <w:r>
          <w:rPr>
            <w:color w:val="0070C0"/>
          </w:rPr>
          <w:t xml:space="preserve">analyse </w:t>
        </w:r>
      </w:ins>
      <w:ins w:id="2276" w:author="Anna Rasburn [2]" w:date="2019-01-24T13:30:00Z">
        <w:r>
          <w:rPr>
            <w:color w:val="0070C0"/>
          </w:rPr>
          <w:t xml:space="preserve">mobile applications with a </w:t>
        </w:r>
      </w:ins>
      <w:ins w:id="2277" w:author="Anna Rasburn [2]" w:date="2019-01-24T13:37:00Z">
        <w:r w:rsidR="00190CFB">
          <w:rPr>
            <w:color w:val="0070C0"/>
          </w:rPr>
          <w:t>focus</w:t>
        </w:r>
      </w:ins>
      <w:ins w:id="2278" w:author="Anna Rasburn [2]" w:date="2019-01-24T13:30:00Z">
        <w:r>
          <w:rPr>
            <w:color w:val="0070C0"/>
          </w:rPr>
          <w:t xml:space="preserve"> on </w:t>
        </w:r>
      </w:ins>
      <w:ins w:id="2279" w:author="Anna Rasburn [2]" w:date="2019-01-24T13:31:00Z">
        <w:r>
          <w:rPr>
            <w:color w:val="0070C0"/>
          </w:rPr>
          <w:t xml:space="preserve">the </w:t>
        </w:r>
      </w:ins>
      <w:ins w:id="2280" w:author="Anna Rasburn [2]" w:date="2019-01-24T13:30:00Z">
        <w:r>
          <w:rPr>
            <w:color w:val="0070C0"/>
          </w:rPr>
          <w:t>Android</w:t>
        </w:r>
      </w:ins>
      <w:ins w:id="2281" w:author="Anna Rasburn [2]" w:date="2019-01-24T13:31:00Z">
        <w:r>
          <w:rPr>
            <w:color w:val="0070C0"/>
          </w:rPr>
          <w:t xml:space="preserve"> Framework </w:t>
        </w:r>
      </w:ins>
      <w:ins w:id="2282" w:author="Anna Rasburn [2]" w:date="2019-01-24T13:34:00Z">
        <w:r>
          <w:rPr>
            <w:color w:val="0070C0"/>
          </w:rPr>
          <w:t xml:space="preserve">such as the </w:t>
        </w:r>
        <w:r w:rsidR="00190CFB">
          <w:rPr>
            <w:color w:val="0070C0"/>
          </w:rPr>
          <w:t>A</w:t>
        </w:r>
        <w:r>
          <w:rPr>
            <w:color w:val="0070C0"/>
          </w:rPr>
          <w:t xml:space="preserve">ndroid </w:t>
        </w:r>
        <w:r w:rsidR="00190CFB">
          <w:rPr>
            <w:color w:val="0070C0"/>
          </w:rPr>
          <w:t>Pie 9 Operating System</w:t>
        </w:r>
      </w:ins>
      <w:ins w:id="2283" w:author="Anna Rasburn [2]" w:date="2019-01-24T13:36:00Z">
        <w:r w:rsidR="00190CFB" w:rsidRPr="00190CFB">
          <w:rPr>
            <w:color w:val="0070C0"/>
          </w:rPr>
          <w:t xml:space="preserve"> </w:t>
        </w:r>
      </w:ins>
      <w:customXmlInsRangeStart w:id="2284" w:author="Anna Rasburn [2]" w:date="2019-01-24T13:36:00Z"/>
      <w:sdt>
        <w:sdtPr>
          <w:rPr>
            <w:color w:val="0070C0"/>
          </w:rPr>
          <w:id w:val="406039143"/>
          <w:citation/>
        </w:sdtPr>
        <w:sdtContent>
          <w:customXmlInsRangeEnd w:id="2284"/>
          <w:ins w:id="2285" w:author="Anna Rasburn [2]" w:date="2019-01-24T13:36:00Z">
            <w:r w:rsidR="00190CFB">
              <w:rPr>
                <w:color w:val="0070C0"/>
              </w:rPr>
              <w:fldChar w:fldCharType="begin"/>
            </w:r>
            <w:r w:rsidR="00190CFB">
              <w:rPr>
                <w:color w:val="0070C0"/>
              </w:rPr>
              <w:instrText xml:space="preserve"> CITATION And19 \l 2057 </w:instrText>
            </w:r>
            <w:r w:rsidR="00190CFB">
              <w:rPr>
                <w:color w:val="0070C0"/>
              </w:rPr>
              <w:fldChar w:fldCharType="separate"/>
            </w:r>
          </w:ins>
          <w:r w:rsidR="000042CF" w:rsidRPr="000042CF">
            <w:rPr>
              <w:noProof/>
              <w:color w:val="0070C0"/>
            </w:rPr>
            <w:t>[23]</w:t>
          </w:r>
          <w:ins w:id="2286" w:author="Anna Rasburn [2]" w:date="2019-01-24T13:36:00Z">
            <w:r w:rsidR="00190CFB">
              <w:rPr>
                <w:color w:val="0070C0"/>
              </w:rPr>
              <w:fldChar w:fldCharType="end"/>
            </w:r>
          </w:ins>
          <w:customXmlInsRangeStart w:id="2287" w:author="Anna Rasburn [2]" w:date="2019-01-24T13:36:00Z"/>
        </w:sdtContent>
      </w:sdt>
      <w:customXmlInsRangeEnd w:id="2287"/>
      <w:ins w:id="2288" w:author="Anna Rasburn [2]" w:date="2019-01-24T13:31:00Z">
        <w:r>
          <w:rPr>
            <w:color w:val="0070C0"/>
          </w:rPr>
          <w:t xml:space="preserve">. </w:t>
        </w:r>
      </w:ins>
      <w:ins w:id="2289" w:author="Anna Rasburn [2]" w:date="2019-01-24T13:30:00Z">
        <w:r>
          <w:rPr>
            <w:color w:val="0070C0"/>
          </w:rPr>
          <w:t xml:space="preserve"> </w:t>
        </w:r>
      </w:ins>
      <w:ins w:id="2290" w:author="Anna Rasburn [2]" w:date="2019-01-24T13:36:00Z">
        <w:r w:rsidR="00190CFB">
          <w:rPr>
            <w:color w:val="0070C0"/>
          </w:rPr>
          <w:t xml:space="preserve">This offers the opportunity to </w:t>
        </w:r>
      </w:ins>
      <w:ins w:id="2291" w:author="Anna Rasburn [2]" w:date="2019-01-24T13:37:00Z">
        <w:r w:rsidR="00190CFB">
          <w:rPr>
            <w:color w:val="0070C0"/>
          </w:rPr>
          <w:t xml:space="preserve">reprogram Java mobile </w:t>
        </w:r>
      </w:ins>
      <w:ins w:id="2292" w:author="Anna Rasburn [2]" w:date="2019-01-24T13:38:00Z">
        <w:r w:rsidR="00190CFB">
          <w:rPr>
            <w:color w:val="0070C0"/>
          </w:rPr>
          <w:t>applications,</w:t>
        </w:r>
      </w:ins>
      <w:ins w:id="2293" w:author="Anna Rasburn [2]" w:date="2019-01-24T13:37:00Z">
        <w:r w:rsidR="00190CFB">
          <w:rPr>
            <w:color w:val="0070C0"/>
          </w:rPr>
          <w:t xml:space="preserve"> </w:t>
        </w:r>
      </w:ins>
      <w:ins w:id="2294" w:author="Anna Rasburn [2]" w:date="2019-01-24T13:38:00Z">
        <w:r w:rsidR="00190CFB">
          <w:rPr>
            <w:color w:val="0070C0"/>
          </w:rPr>
          <w:t xml:space="preserve">so they require less battery of the mobile device to achieve the same functionality. Implementing this feature would offer </w:t>
        </w:r>
      </w:ins>
      <w:ins w:id="2295" w:author="Anna Rasburn [2]" w:date="2019-01-24T13:39:00Z">
        <w:r w:rsidR="00190CFB">
          <w:rPr>
            <w:color w:val="0070C0"/>
          </w:rPr>
          <w:t xml:space="preserve">an interesting set of problems for instance, </w:t>
        </w:r>
      </w:ins>
      <w:ins w:id="2296" w:author="Anna Rasburn [2]" w:date="2019-01-24T14:18:00Z">
        <w:r w:rsidR="001F5944">
          <w:rPr>
            <w:color w:val="0070C0"/>
          </w:rPr>
          <w:t>most</w:t>
        </w:r>
      </w:ins>
      <w:ins w:id="2297" w:author="Anna Rasburn [2]" w:date="2019-01-24T13:41:00Z">
        <w:r w:rsidR="00190CFB">
          <w:rPr>
            <w:color w:val="0070C0"/>
          </w:rPr>
          <w:t xml:space="preserve"> android applications have a ‘AndroidManifest.xml’ file which</w:t>
        </w:r>
      </w:ins>
      <w:ins w:id="2298" w:author="Anna Rasburn [2]" w:date="2019-01-24T13:42:00Z">
        <w:r w:rsidR="00190CFB">
          <w:rPr>
            <w:color w:val="0070C0"/>
          </w:rPr>
          <w:t xml:space="preserve"> is</w:t>
        </w:r>
      </w:ins>
      <w:ins w:id="2299" w:author="Anna Rasburn [2]" w:date="2019-01-24T13:41:00Z">
        <w:r w:rsidR="00190CFB">
          <w:rPr>
            <w:color w:val="0070C0"/>
          </w:rPr>
          <w:t xml:space="preserve"> </w:t>
        </w:r>
        <w:r w:rsidR="00190CFB" w:rsidRPr="00190CFB">
          <w:rPr>
            <w:color w:val="0070C0"/>
          </w:rPr>
          <w:t>‘</w:t>
        </w:r>
      </w:ins>
      <w:ins w:id="2300" w:author="Anna Rasburn [2]" w:date="2019-01-24T13:43:00Z">
        <w:r w:rsidR="00190CFB" w:rsidRPr="00190CFB">
          <w:rPr>
            <w:color w:val="0070C0"/>
            <w:rPrChange w:id="2301" w:author="Anna Rasburn [2]" w:date="2019-01-24T13:43:00Z">
              <w:rPr/>
            </w:rPrChange>
          </w:rPr>
          <w:t>describes essential information about your app to the Android build tools, the Android operating system</w:t>
        </w:r>
        <w:r w:rsidR="00190CFB" w:rsidRPr="00190CFB">
          <w:rPr>
            <w:color w:val="0070C0"/>
          </w:rPr>
          <w:t>’</w:t>
        </w:r>
      </w:ins>
      <w:customXmlInsRangeStart w:id="2302" w:author="Anna Rasburn [2]" w:date="2019-01-24T13:42:00Z"/>
      <w:sdt>
        <w:sdtPr>
          <w:rPr>
            <w:color w:val="0070C0"/>
          </w:rPr>
          <w:id w:val="398635452"/>
          <w:citation/>
        </w:sdtPr>
        <w:sdtContent>
          <w:customXmlInsRangeEnd w:id="2302"/>
          <w:ins w:id="2303" w:author="Anna Rasburn [2]" w:date="2019-01-24T13:42:00Z">
            <w:r w:rsidR="00190CFB" w:rsidRPr="00A31EBB">
              <w:rPr>
                <w:color w:val="0070C0"/>
              </w:rPr>
              <w:fldChar w:fldCharType="begin"/>
            </w:r>
            <w:r w:rsidR="00190CFB" w:rsidRPr="00190CFB">
              <w:rPr>
                <w:color w:val="0070C0"/>
              </w:rPr>
              <w:instrText xml:space="preserve"> CITATION And191 \l 2057 </w:instrText>
            </w:r>
          </w:ins>
          <w:r w:rsidR="00190CFB" w:rsidRPr="00A31EBB">
            <w:rPr>
              <w:color w:val="0070C0"/>
              <w:rPrChange w:id="2304" w:author="Anna Rasburn [2]" w:date="2019-01-24T13:43:00Z">
                <w:rPr>
                  <w:color w:val="0070C0"/>
                </w:rPr>
              </w:rPrChange>
            </w:rPr>
            <w:fldChar w:fldCharType="separate"/>
          </w:r>
          <w:r w:rsidR="000042CF">
            <w:rPr>
              <w:noProof/>
              <w:color w:val="0070C0"/>
            </w:rPr>
            <w:t xml:space="preserve"> </w:t>
          </w:r>
          <w:r w:rsidR="000042CF" w:rsidRPr="000042CF">
            <w:rPr>
              <w:noProof/>
              <w:color w:val="0070C0"/>
            </w:rPr>
            <w:t>[24]</w:t>
          </w:r>
          <w:ins w:id="2305" w:author="Anna Rasburn [2]" w:date="2019-01-24T13:42:00Z">
            <w:r w:rsidR="00190CFB" w:rsidRPr="00A31EBB">
              <w:rPr>
                <w:color w:val="0070C0"/>
              </w:rPr>
              <w:fldChar w:fldCharType="end"/>
            </w:r>
          </w:ins>
          <w:customXmlInsRangeStart w:id="2306" w:author="Anna Rasburn [2]" w:date="2019-01-24T13:42:00Z"/>
        </w:sdtContent>
      </w:sdt>
      <w:customXmlInsRangeEnd w:id="2306"/>
      <w:ins w:id="2307" w:author="Anna Rasburn [2]" w:date="2019-01-24T13:43:00Z">
        <w:r w:rsidR="00190CFB">
          <w:rPr>
            <w:color w:val="0070C0"/>
          </w:rPr>
          <w:t>. This android manifest file contains many of the application</w:t>
        </w:r>
      </w:ins>
      <w:ins w:id="2308" w:author="Anna Rasburn [2]" w:date="2019-01-24T13:44:00Z">
        <w:r w:rsidR="00190CFB">
          <w:rPr>
            <w:color w:val="0070C0"/>
          </w:rPr>
          <w:t>’s</w:t>
        </w:r>
      </w:ins>
      <w:ins w:id="2309" w:author="Anna Rasburn [2]" w:date="2019-01-24T13:43:00Z">
        <w:r w:rsidR="00190CFB">
          <w:rPr>
            <w:color w:val="0070C0"/>
          </w:rPr>
          <w:t xml:space="preserve"> components </w:t>
        </w:r>
      </w:ins>
      <w:ins w:id="2310" w:author="Anna Rasburn [2]" w:date="2019-01-24T13:44:00Z">
        <w:r w:rsidR="00190CFB">
          <w:rPr>
            <w:color w:val="0070C0"/>
          </w:rPr>
          <w:t xml:space="preserve">so if the toolkit removes </w:t>
        </w:r>
        <w:r w:rsidR="00DE38FC">
          <w:rPr>
            <w:color w:val="0070C0"/>
          </w:rPr>
          <w:t xml:space="preserve">these components, the toolkit needs to have the ability to change this </w:t>
        </w:r>
      </w:ins>
      <w:ins w:id="2311" w:author="Anna Rasburn [2]" w:date="2019-01-24T13:45:00Z">
        <w:r w:rsidR="00DE38FC">
          <w:rPr>
            <w:color w:val="0070C0"/>
          </w:rPr>
          <w:t xml:space="preserve">android manifest </w:t>
        </w:r>
      </w:ins>
      <w:ins w:id="2312" w:author="Anna Rasburn [2]" w:date="2019-01-24T13:47:00Z">
        <w:r w:rsidR="00DE38FC">
          <w:rPr>
            <w:color w:val="0070C0"/>
          </w:rPr>
          <w:t>file,</w:t>
        </w:r>
      </w:ins>
      <w:ins w:id="2313" w:author="Anna Rasburn [2]" w:date="2019-01-24T13:44:00Z">
        <w:r w:rsidR="00DE38FC">
          <w:rPr>
            <w:color w:val="0070C0"/>
          </w:rPr>
          <w:t xml:space="preserve"> so it adapts to the </w:t>
        </w:r>
      </w:ins>
      <w:ins w:id="2314" w:author="Anna Rasburn [2]" w:date="2019-01-24T13:45:00Z">
        <w:r w:rsidR="00DE38FC">
          <w:rPr>
            <w:color w:val="0070C0"/>
          </w:rPr>
          <w:t xml:space="preserve">modified </w:t>
        </w:r>
      </w:ins>
      <w:ins w:id="2315" w:author="Anna Rasburn [2]" w:date="2019-01-24T13:44:00Z">
        <w:r w:rsidR="00DE38FC">
          <w:rPr>
            <w:color w:val="0070C0"/>
          </w:rPr>
          <w:t>applicat</w:t>
        </w:r>
      </w:ins>
      <w:ins w:id="2316" w:author="Anna Rasburn [2]" w:date="2019-01-24T13:45:00Z">
        <w:r w:rsidR="00DE38FC">
          <w:rPr>
            <w:color w:val="0070C0"/>
          </w:rPr>
          <w:t xml:space="preserve">ion. </w:t>
        </w:r>
      </w:ins>
    </w:p>
    <w:p w14:paraId="031BC01E" w14:textId="2721806A" w:rsidR="00DE38FC" w:rsidRDefault="00DE38FC">
      <w:pPr>
        <w:pStyle w:val="BodyText"/>
        <w:rPr>
          <w:color w:val="0070C0"/>
        </w:rPr>
      </w:pPr>
      <w:ins w:id="2317" w:author="Anna Rasburn [2]" w:date="2019-01-24T13:46:00Z">
        <w:r>
          <w:rPr>
            <w:color w:val="0070C0"/>
          </w:rPr>
          <w:t xml:space="preserve">The current toolkit only </w:t>
        </w:r>
      </w:ins>
      <w:ins w:id="2318" w:author="Anna Rasburn [2]" w:date="2019-01-24T13:47:00Z">
        <w:r>
          <w:rPr>
            <w:color w:val="0070C0"/>
          </w:rPr>
          <w:t xml:space="preserve">concentrates on Java </w:t>
        </w:r>
      </w:ins>
      <w:ins w:id="2319" w:author="Anna Rasburn [2]" w:date="2019-01-24T13:48:00Z">
        <w:r>
          <w:rPr>
            <w:color w:val="0070C0"/>
          </w:rPr>
          <w:t>programs</w:t>
        </w:r>
      </w:ins>
      <w:ins w:id="2320" w:author="Anna Rasburn [2]" w:date="2019-01-24T13:47:00Z">
        <w:r>
          <w:rPr>
            <w:color w:val="0070C0"/>
          </w:rPr>
          <w:t xml:space="preserve">. </w:t>
        </w:r>
      </w:ins>
      <w:ins w:id="2321" w:author="Anna Rasburn [2]" w:date="2019-01-24T13:48:00Z">
        <w:r>
          <w:rPr>
            <w:color w:val="0070C0"/>
          </w:rPr>
          <w:t>It is thought that a lot of the research done about the changing of code and Genetic Improvement could be applied to other languages to optimis</w:t>
        </w:r>
      </w:ins>
      <w:ins w:id="2322" w:author="Anna Rasburn [2]" w:date="2019-01-24T13:49:00Z">
        <w:r>
          <w:rPr>
            <w:color w:val="0070C0"/>
          </w:rPr>
          <w:t xml:space="preserve">e them in a similar way. Other languages such as Python are gathering in popularity </w:t>
        </w:r>
      </w:ins>
      <w:ins w:id="2323" w:author="Anna Rasburn [2]" w:date="2019-01-24T13:50:00Z">
        <w:r>
          <w:rPr>
            <w:color w:val="0070C0"/>
          </w:rPr>
          <w:t xml:space="preserve">and the current toolkit would not be able to adapt to these applications. </w:t>
        </w:r>
      </w:ins>
      <w:ins w:id="2324" w:author="Anna Rasburn [2]" w:date="2019-01-24T13:51:00Z">
        <w:r>
          <w:rPr>
            <w:color w:val="0070C0"/>
          </w:rPr>
          <w:t>Adapting the toolkit would also be useful for large programs that require a lot of energy t</w:t>
        </w:r>
      </w:ins>
      <w:ins w:id="2325" w:author="Anna Rasburn [2]" w:date="2019-01-24T13:52:00Z">
        <w:r>
          <w:rPr>
            <w:color w:val="0070C0"/>
          </w:rPr>
          <w:t>o run and o</w:t>
        </w:r>
      </w:ins>
      <w:ins w:id="2326" w:author="Anna Rasburn [2]" w:date="2019-01-24T13:53:00Z">
        <w:r>
          <w:rPr>
            <w:color w:val="0070C0"/>
          </w:rPr>
          <w:t xml:space="preserve">ptimising these large programs would save last amounts of energy. </w:t>
        </w:r>
      </w:ins>
      <w:ins w:id="2327" w:author="Anna Rasburn [2]" w:date="2019-01-24T13:52:00Z">
        <w:r>
          <w:rPr>
            <w:color w:val="0070C0"/>
          </w:rPr>
          <w:t xml:space="preserve"> </w:t>
        </w:r>
      </w:ins>
      <w:ins w:id="2328" w:author="Anna Rasburn [2]" w:date="2019-01-24T13:53:00Z">
        <w:r>
          <w:rPr>
            <w:color w:val="0070C0"/>
          </w:rPr>
          <w:t>M</w:t>
        </w:r>
      </w:ins>
      <w:ins w:id="2329" w:author="Anna Rasburn [2]" w:date="2019-01-24T13:52:00Z">
        <w:r>
          <w:rPr>
            <w:color w:val="0070C0"/>
          </w:rPr>
          <w:t xml:space="preserve">any of such large </w:t>
        </w:r>
        <w:r>
          <w:rPr>
            <w:color w:val="0070C0"/>
          </w:rPr>
          <w:lastRenderedPageBreak/>
          <w:t xml:space="preserve">programs use multiple languages </w:t>
        </w:r>
      </w:ins>
      <w:ins w:id="2330" w:author="Anna Rasburn [2]" w:date="2019-01-24T13:53:00Z">
        <w:r>
          <w:rPr>
            <w:color w:val="0070C0"/>
          </w:rPr>
          <w:t xml:space="preserve">that </w:t>
        </w:r>
      </w:ins>
      <w:ins w:id="2331" w:author="Anna Rasburn [2]" w:date="2019-01-24T13:52:00Z">
        <w:r>
          <w:rPr>
            <w:color w:val="0070C0"/>
          </w:rPr>
          <w:t xml:space="preserve">work in </w:t>
        </w:r>
      </w:ins>
      <w:ins w:id="2332" w:author="Anna Rasburn [2]" w:date="2019-01-24T15:14:00Z">
        <w:r w:rsidR="00CD617E">
          <w:rPr>
            <w:color w:val="0070C0"/>
          </w:rPr>
          <w:t>tandem,</w:t>
        </w:r>
      </w:ins>
      <w:ins w:id="2333" w:author="Anna Rasburn [2]" w:date="2019-01-24T13:52:00Z">
        <w:r>
          <w:rPr>
            <w:color w:val="0070C0"/>
          </w:rPr>
          <w:t xml:space="preserve"> </w:t>
        </w:r>
      </w:ins>
      <w:ins w:id="2334" w:author="Anna Rasburn [2]" w:date="2019-01-24T13:53:00Z">
        <w:r>
          <w:rPr>
            <w:color w:val="0070C0"/>
          </w:rPr>
          <w:t xml:space="preserve">so the toolkit would need to be able to </w:t>
        </w:r>
      </w:ins>
      <w:ins w:id="2335" w:author="Anna Rasburn [2]" w:date="2019-01-24T13:54:00Z">
        <w:r>
          <w:rPr>
            <w:color w:val="0070C0"/>
          </w:rPr>
          <w:t xml:space="preserve">optimise multiple languages </w:t>
        </w:r>
        <w:r w:rsidR="00774DCE">
          <w:rPr>
            <w:color w:val="0070C0"/>
          </w:rPr>
          <w:t>as well as ensure that the different are</w:t>
        </w:r>
      </w:ins>
      <w:ins w:id="2336" w:author="Anna Rasburn [2]" w:date="2019-01-24T13:55:00Z">
        <w:r w:rsidR="00774DCE">
          <w:rPr>
            <w:color w:val="0070C0"/>
          </w:rPr>
          <w:t xml:space="preserve">as of the program still work together without compromising the applications functionality. </w:t>
        </w:r>
      </w:ins>
    </w:p>
    <w:p w14:paraId="4B481A54" w14:textId="7F642A83" w:rsidR="009D39BD" w:rsidRDefault="009D39BD" w:rsidP="009D39BD">
      <w:pPr>
        <w:pStyle w:val="BodyText"/>
        <w:ind w:firstLine="0"/>
        <w:rPr>
          <w:color w:val="0070C0"/>
        </w:rPr>
      </w:pPr>
    </w:p>
    <w:p w14:paraId="2AAC13D3" w14:textId="00424247" w:rsidR="00CE58EA" w:rsidRDefault="009D39BD" w:rsidP="00751724">
      <w:pPr>
        <w:pStyle w:val="Heading1"/>
        <w:numPr>
          <w:ilvl w:val="0"/>
          <w:numId w:val="0"/>
        </w:numPr>
        <w:ind w:left="432" w:hanging="432"/>
      </w:pPr>
      <w:bookmarkStart w:id="2337" w:name="_Toc536713265"/>
      <w:r>
        <w:lastRenderedPageBreak/>
        <w:t>Glossary</w:t>
      </w:r>
      <w:bookmarkEnd w:id="2337"/>
    </w:p>
    <w:p w14:paraId="08F559AA" w14:textId="0F9BC45E" w:rsidR="00751724" w:rsidRPr="00751724" w:rsidRDefault="00751724" w:rsidP="00751724">
      <w:pPr>
        <w:pStyle w:val="BodyFirst"/>
        <w:rPr>
          <w:rPrChange w:id="2338" w:author="Anna Rasburn [2]" w:date="2019-01-24T13:24:00Z">
            <w:rPr/>
          </w:rPrChange>
        </w:rPr>
      </w:pPr>
      <w:r>
        <w:t>GI – Genetic Improvement</w:t>
      </w:r>
    </w:p>
    <w:bookmarkStart w:id="2339" w:name="_Toc536713266" w:displacedByCustomXml="next"/>
    <w:sdt>
      <w:sdtPr>
        <w:rPr>
          <w:b w:val="0"/>
          <w:kern w:val="0"/>
          <w:sz w:val="24"/>
          <w:szCs w:val="24"/>
          <w:lang w:eastAsia="en-US"/>
        </w:rPr>
        <w:id w:val="1872334062"/>
        <w:docPartObj>
          <w:docPartGallery w:val="Bibliographies"/>
          <w:docPartUnique/>
        </w:docPartObj>
      </w:sdtPr>
      <w:sdtContent>
        <w:p w14:paraId="582E179E" w14:textId="0AFE5ABD" w:rsidR="00A54259" w:rsidRPr="0039442D" w:rsidRDefault="00A54259" w:rsidP="00CE58EA">
          <w:pPr>
            <w:pStyle w:val="Heading1"/>
            <w:numPr>
              <w:ilvl w:val="0"/>
              <w:numId w:val="0"/>
            </w:numPr>
          </w:pPr>
          <w:r w:rsidRPr="0039442D">
            <w:t>References</w:t>
          </w:r>
          <w:bookmarkEnd w:id="2339"/>
        </w:p>
        <w:sdt>
          <w:sdtPr>
            <w:id w:val="-573587230"/>
            <w:bibliography/>
          </w:sdtPr>
          <w:sdtContent>
            <w:p w14:paraId="26D439F9" w14:textId="001546BA" w:rsidR="000042CF" w:rsidRDefault="00A54259" w:rsidP="003044B5">
              <w:pPr>
                <w:rPr>
                  <w:noProof/>
                  <w:sz w:val="20"/>
                  <w:szCs w:val="20"/>
                  <w:lang w:eastAsia="en-GB"/>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889"/>
              </w:tblGrid>
              <w:tr w:rsidR="000042CF" w14:paraId="2C226DA8" w14:textId="77777777">
                <w:trPr>
                  <w:divId w:val="395668020"/>
                  <w:tblCellSpacing w:w="15" w:type="dxa"/>
                </w:trPr>
                <w:tc>
                  <w:tcPr>
                    <w:tcW w:w="50" w:type="pct"/>
                    <w:hideMark/>
                  </w:tcPr>
                  <w:p w14:paraId="6810A5D2" w14:textId="18F269DE" w:rsidR="000042CF" w:rsidRDefault="000042CF">
                    <w:pPr>
                      <w:pStyle w:val="Bibliography"/>
                      <w:rPr>
                        <w:noProof/>
                      </w:rPr>
                    </w:pPr>
                    <w:r>
                      <w:rPr>
                        <w:noProof/>
                      </w:rPr>
                      <w:t xml:space="preserve">[1] </w:t>
                    </w:r>
                  </w:p>
                </w:tc>
                <w:tc>
                  <w:tcPr>
                    <w:tcW w:w="0" w:type="auto"/>
                    <w:hideMark/>
                  </w:tcPr>
                  <w:p w14:paraId="61B65D34" w14:textId="77777777" w:rsidR="000042CF" w:rsidRDefault="000042CF">
                    <w:pPr>
                      <w:pStyle w:val="Bibliography"/>
                      <w:rPr>
                        <w:noProof/>
                      </w:rPr>
                    </w:pPr>
                    <w:r>
                      <w:rPr>
                        <w:noProof/>
                      </w:rPr>
                      <w:t xml:space="preserve">N. B. a. J. S. A. Brownlee, “Search-Based Energy Optimization of Some Ubiquitous Algorithms,” </w:t>
                    </w:r>
                    <w:r>
                      <w:rPr>
                        <w:i/>
                        <w:iCs/>
                        <w:noProof/>
                      </w:rPr>
                      <w:t xml:space="preserve">IEEE Transactions on Emerging Topics in Computational Intelligence, </w:t>
                    </w:r>
                    <w:r>
                      <w:rPr>
                        <w:noProof/>
                      </w:rPr>
                      <w:t xml:space="preserve">vol. 1, no. 3, pp. 188-201, 2017. </w:t>
                    </w:r>
                  </w:p>
                </w:tc>
              </w:tr>
              <w:tr w:rsidR="000042CF" w14:paraId="4A68280D" w14:textId="77777777">
                <w:trPr>
                  <w:divId w:val="395668020"/>
                  <w:tblCellSpacing w:w="15" w:type="dxa"/>
                </w:trPr>
                <w:tc>
                  <w:tcPr>
                    <w:tcW w:w="50" w:type="pct"/>
                    <w:hideMark/>
                  </w:tcPr>
                  <w:p w14:paraId="3FD590BC" w14:textId="77777777" w:rsidR="000042CF" w:rsidRDefault="000042CF">
                    <w:pPr>
                      <w:pStyle w:val="Bibliography"/>
                      <w:rPr>
                        <w:noProof/>
                      </w:rPr>
                    </w:pPr>
                    <w:r>
                      <w:rPr>
                        <w:noProof/>
                      </w:rPr>
                      <w:t xml:space="preserve">[2] </w:t>
                    </w:r>
                  </w:p>
                </w:tc>
                <w:tc>
                  <w:tcPr>
                    <w:tcW w:w="0" w:type="auto"/>
                    <w:hideMark/>
                  </w:tcPr>
                  <w:p w14:paraId="7F1E59CE" w14:textId="77777777" w:rsidR="000042CF" w:rsidRDefault="000042CF">
                    <w:pPr>
                      <w:pStyle w:val="Bibliography"/>
                      <w:rPr>
                        <w:noProof/>
                      </w:rPr>
                    </w:pPr>
                    <w:r>
                      <w:rPr>
                        <w:noProof/>
                      </w:rPr>
                      <w:t xml:space="preserve">D. White, “GI in no time,” in </w:t>
                    </w:r>
                    <w:r>
                      <w:rPr>
                        <w:i/>
                        <w:iCs/>
                        <w:noProof/>
                      </w:rPr>
                      <w:t>GECCO '17 Proceedings of the Genetic and Evolutionary Computation Conference Companion</w:t>
                    </w:r>
                    <w:r>
                      <w:rPr>
                        <w:noProof/>
                      </w:rPr>
                      <w:t xml:space="preserve">, 2017. </w:t>
                    </w:r>
                  </w:p>
                </w:tc>
              </w:tr>
              <w:tr w:rsidR="000042CF" w14:paraId="6DB0593E" w14:textId="77777777">
                <w:trPr>
                  <w:divId w:val="395668020"/>
                  <w:tblCellSpacing w:w="15" w:type="dxa"/>
                </w:trPr>
                <w:tc>
                  <w:tcPr>
                    <w:tcW w:w="50" w:type="pct"/>
                    <w:hideMark/>
                  </w:tcPr>
                  <w:p w14:paraId="18D54A13" w14:textId="77777777" w:rsidR="000042CF" w:rsidRDefault="000042CF">
                    <w:pPr>
                      <w:pStyle w:val="Bibliography"/>
                      <w:rPr>
                        <w:noProof/>
                      </w:rPr>
                    </w:pPr>
                    <w:r>
                      <w:rPr>
                        <w:noProof/>
                      </w:rPr>
                      <w:t xml:space="preserve">[3] </w:t>
                    </w:r>
                  </w:p>
                </w:tc>
                <w:tc>
                  <w:tcPr>
                    <w:tcW w:w="0" w:type="auto"/>
                    <w:hideMark/>
                  </w:tcPr>
                  <w:p w14:paraId="49877C17" w14:textId="77777777" w:rsidR="000042CF" w:rsidRDefault="000042CF">
                    <w:pPr>
                      <w:pStyle w:val="Bibliography"/>
                      <w:rPr>
                        <w:noProof/>
                      </w:rPr>
                    </w:pPr>
                    <w:r>
                      <w:rPr>
                        <w:noProof/>
                      </w:rPr>
                      <w:t xml:space="preserve">J. P. a. M. H. B. Bruce, “Reducing Energy Consumption Using Genetic Improvement,” in </w:t>
                    </w:r>
                    <w:r>
                      <w:rPr>
                        <w:i/>
                        <w:iCs/>
                        <w:noProof/>
                      </w:rPr>
                      <w:t>GECCO</w:t>
                    </w:r>
                    <w:r>
                      <w:rPr>
                        <w:noProof/>
                      </w:rPr>
                      <w:t xml:space="preserve">, 2015. </w:t>
                    </w:r>
                  </w:p>
                </w:tc>
              </w:tr>
              <w:tr w:rsidR="000042CF" w14:paraId="76E8676A" w14:textId="77777777">
                <w:trPr>
                  <w:divId w:val="395668020"/>
                  <w:tblCellSpacing w:w="15" w:type="dxa"/>
                </w:trPr>
                <w:tc>
                  <w:tcPr>
                    <w:tcW w:w="50" w:type="pct"/>
                    <w:hideMark/>
                  </w:tcPr>
                  <w:p w14:paraId="215C8607" w14:textId="77777777" w:rsidR="000042CF" w:rsidRDefault="000042CF">
                    <w:pPr>
                      <w:pStyle w:val="Bibliography"/>
                      <w:rPr>
                        <w:noProof/>
                      </w:rPr>
                    </w:pPr>
                    <w:r>
                      <w:rPr>
                        <w:noProof/>
                      </w:rPr>
                      <w:t xml:space="preserve">[4] </w:t>
                    </w:r>
                  </w:p>
                </w:tc>
                <w:tc>
                  <w:tcPr>
                    <w:tcW w:w="0" w:type="auto"/>
                    <w:hideMark/>
                  </w:tcPr>
                  <w:p w14:paraId="758E8099" w14:textId="77777777" w:rsidR="000042CF" w:rsidRDefault="000042CF">
                    <w:pPr>
                      <w:pStyle w:val="Bibliography"/>
                      <w:rPr>
                        <w:noProof/>
                      </w:rPr>
                    </w:pPr>
                    <w:r>
                      <w:rPr>
                        <w:noProof/>
                      </w:rPr>
                      <w:t>White, “gintool/gin,” Github, 2018. [Online]. Available: https://github.com/gintool/gin. [Accessed 07 October 2018].</w:t>
                    </w:r>
                  </w:p>
                </w:tc>
              </w:tr>
              <w:tr w:rsidR="000042CF" w14:paraId="6B607AF1" w14:textId="77777777">
                <w:trPr>
                  <w:divId w:val="395668020"/>
                  <w:tblCellSpacing w:w="15" w:type="dxa"/>
                </w:trPr>
                <w:tc>
                  <w:tcPr>
                    <w:tcW w:w="50" w:type="pct"/>
                    <w:hideMark/>
                  </w:tcPr>
                  <w:p w14:paraId="4CD434D5" w14:textId="77777777" w:rsidR="000042CF" w:rsidRDefault="000042CF">
                    <w:pPr>
                      <w:pStyle w:val="Bibliography"/>
                      <w:rPr>
                        <w:noProof/>
                      </w:rPr>
                    </w:pPr>
                    <w:r>
                      <w:rPr>
                        <w:noProof/>
                      </w:rPr>
                      <w:t xml:space="preserve">[5] </w:t>
                    </w:r>
                  </w:p>
                </w:tc>
                <w:tc>
                  <w:tcPr>
                    <w:tcW w:w="0" w:type="auto"/>
                    <w:hideMark/>
                  </w:tcPr>
                  <w:p w14:paraId="03FBBBCE" w14:textId="77777777" w:rsidR="000042CF" w:rsidRDefault="000042CF">
                    <w:pPr>
                      <w:pStyle w:val="Bibliography"/>
                      <w:rPr>
                        <w:noProof/>
                      </w:rPr>
                    </w:pPr>
                    <w:r>
                      <w:rPr>
                        <w:noProof/>
                      </w:rPr>
                      <w:t>S. Black, “Opacitor: Search-Based Energy Optimization of some ubiquitous algorithms,” DAASE Project Blog, 01 June 201. [Online]. Available: https://daaseblog.wordpress.com/2017/06/01/opacitor-search-based-energy-optimization-of-some-ubiquitous-algorithms-sbse/. . [Accessed 07 October 2018].</w:t>
                    </w:r>
                  </w:p>
                </w:tc>
              </w:tr>
              <w:tr w:rsidR="000042CF" w14:paraId="10B280E0" w14:textId="77777777">
                <w:trPr>
                  <w:divId w:val="395668020"/>
                  <w:tblCellSpacing w:w="15" w:type="dxa"/>
                </w:trPr>
                <w:tc>
                  <w:tcPr>
                    <w:tcW w:w="50" w:type="pct"/>
                    <w:hideMark/>
                  </w:tcPr>
                  <w:p w14:paraId="6F5956B9" w14:textId="77777777" w:rsidR="000042CF" w:rsidRDefault="000042CF">
                    <w:pPr>
                      <w:pStyle w:val="Bibliography"/>
                      <w:rPr>
                        <w:noProof/>
                      </w:rPr>
                    </w:pPr>
                    <w:r>
                      <w:rPr>
                        <w:noProof/>
                      </w:rPr>
                      <w:t xml:space="preserve">[6] </w:t>
                    </w:r>
                  </w:p>
                </w:tc>
                <w:tc>
                  <w:tcPr>
                    <w:tcW w:w="0" w:type="auto"/>
                    <w:hideMark/>
                  </w:tcPr>
                  <w:p w14:paraId="5160FC0E" w14:textId="77777777" w:rsidR="000042CF" w:rsidRDefault="000042CF">
                    <w:pPr>
                      <w:pStyle w:val="Bibliography"/>
                      <w:rPr>
                        <w:noProof/>
                      </w:rPr>
                    </w:pPr>
                    <w:r>
                      <w:rPr>
                        <w:noProof/>
                      </w:rPr>
                      <w:t xml:space="preserve">A. Noureddine, “Towards a Better Understanding of the Energy,” </w:t>
                    </w:r>
                    <w:r>
                      <w:rPr>
                        <w:i/>
                        <w:iCs/>
                        <w:noProof/>
                      </w:rPr>
                      <w:t xml:space="preserve">Université des Sciences et Technologie de Lille, </w:t>
                    </w:r>
                    <w:r>
                      <w:rPr>
                        <w:noProof/>
                      </w:rPr>
                      <w:t xml:space="preserve">2014. </w:t>
                    </w:r>
                  </w:p>
                </w:tc>
              </w:tr>
              <w:tr w:rsidR="000042CF" w14:paraId="2BEA0381" w14:textId="77777777">
                <w:trPr>
                  <w:divId w:val="395668020"/>
                  <w:tblCellSpacing w:w="15" w:type="dxa"/>
                </w:trPr>
                <w:tc>
                  <w:tcPr>
                    <w:tcW w:w="50" w:type="pct"/>
                    <w:hideMark/>
                  </w:tcPr>
                  <w:p w14:paraId="2B06D869" w14:textId="77777777" w:rsidR="000042CF" w:rsidRDefault="000042CF">
                    <w:pPr>
                      <w:pStyle w:val="Bibliography"/>
                      <w:rPr>
                        <w:noProof/>
                      </w:rPr>
                    </w:pPr>
                    <w:r>
                      <w:rPr>
                        <w:noProof/>
                      </w:rPr>
                      <w:t xml:space="preserve">[7] </w:t>
                    </w:r>
                  </w:p>
                </w:tc>
                <w:tc>
                  <w:tcPr>
                    <w:tcW w:w="0" w:type="auto"/>
                    <w:hideMark/>
                  </w:tcPr>
                  <w:p w14:paraId="40A8EF1D" w14:textId="77777777" w:rsidR="000042CF" w:rsidRDefault="000042CF">
                    <w:pPr>
                      <w:pStyle w:val="Bibliography"/>
                      <w:rPr>
                        <w:noProof/>
                      </w:rPr>
                    </w:pPr>
                    <w:r>
                      <w:rPr>
                        <w:noProof/>
                      </w:rPr>
                      <w:t xml:space="preserve">J. Petke, S. O. Haraldsson, M. Harman, W. B. Langdon, D. R. White and J. R. Woodward, “Genetic Improvement of Software:,” </w:t>
                    </w:r>
                    <w:r>
                      <w:rPr>
                        <w:i/>
                        <w:iCs/>
                        <w:noProof/>
                      </w:rPr>
                      <w:t xml:space="preserve">IEEE Transactions on Evolutionary Computation, </w:t>
                    </w:r>
                    <w:r>
                      <w:rPr>
                        <w:noProof/>
                      </w:rPr>
                      <w:t xml:space="preserve">vol. 22, no. 3, pp. 415 - 432, 2018. </w:t>
                    </w:r>
                  </w:p>
                </w:tc>
              </w:tr>
              <w:tr w:rsidR="000042CF" w14:paraId="219E8168" w14:textId="77777777">
                <w:trPr>
                  <w:divId w:val="395668020"/>
                  <w:tblCellSpacing w:w="15" w:type="dxa"/>
                </w:trPr>
                <w:tc>
                  <w:tcPr>
                    <w:tcW w:w="50" w:type="pct"/>
                    <w:hideMark/>
                  </w:tcPr>
                  <w:p w14:paraId="4B9528C8" w14:textId="77777777" w:rsidR="000042CF" w:rsidRDefault="000042CF">
                    <w:pPr>
                      <w:pStyle w:val="Bibliography"/>
                      <w:rPr>
                        <w:noProof/>
                      </w:rPr>
                    </w:pPr>
                    <w:r>
                      <w:rPr>
                        <w:noProof/>
                      </w:rPr>
                      <w:t xml:space="preserve">[8] </w:t>
                    </w:r>
                  </w:p>
                </w:tc>
                <w:tc>
                  <w:tcPr>
                    <w:tcW w:w="0" w:type="auto"/>
                    <w:hideMark/>
                  </w:tcPr>
                  <w:p w14:paraId="344A4DFC" w14:textId="77777777" w:rsidR="000042CF" w:rsidRDefault="000042CF">
                    <w:pPr>
                      <w:pStyle w:val="Bibliography"/>
                      <w:rPr>
                        <w:noProof/>
                      </w:rPr>
                    </w:pPr>
                    <w:r>
                      <w:rPr>
                        <w:noProof/>
                      </w:rPr>
                      <w:t xml:space="preserve">M. H. W. B. L. a. W. W. J. Petke, Using Genetic Improvement and Code Transplants to Specialise a C++ Program to a Problem Class, Granada, Spainnnnnn: Springer, 2014. </w:t>
                    </w:r>
                  </w:p>
                </w:tc>
              </w:tr>
              <w:tr w:rsidR="000042CF" w14:paraId="5FE4CAC2" w14:textId="77777777">
                <w:trPr>
                  <w:divId w:val="395668020"/>
                  <w:tblCellSpacing w:w="15" w:type="dxa"/>
                </w:trPr>
                <w:tc>
                  <w:tcPr>
                    <w:tcW w:w="50" w:type="pct"/>
                    <w:hideMark/>
                  </w:tcPr>
                  <w:p w14:paraId="58D749D9" w14:textId="77777777" w:rsidR="000042CF" w:rsidRDefault="000042CF">
                    <w:pPr>
                      <w:pStyle w:val="Bibliography"/>
                      <w:rPr>
                        <w:noProof/>
                      </w:rPr>
                    </w:pPr>
                    <w:r>
                      <w:rPr>
                        <w:noProof/>
                      </w:rPr>
                      <w:t xml:space="preserve">[9] </w:t>
                    </w:r>
                  </w:p>
                </w:tc>
                <w:tc>
                  <w:tcPr>
                    <w:tcW w:w="0" w:type="auto"/>
                    <w:hideMark/>
                  </w:tcPr>
                  <w:p w14:paraId="5638E638" w14:textId="77777777" w:rsidR="000042CF" w:rsidRDefault="000042CF">
                    <w:pPr>
                      <w:pStyle w:val="Bibliography"/>
                      <w:rPr>
                        <w:noProof/>
                      </w:rPr>
                    </w:pPr>
                    <w:r>
                      <w:rPr>
                        <w:noProof/>
                      </w:rPr>
                      <w:t xml:space="preserve">B. Y. L. J. P. a. M. H. W. B. Langdon, “Improving CUDA DNA analysis software with genetic programming,” in </w:t>
                    </w:r>
                    <w:r>
                      <w:rPr>
                        <w:i/>
                        <w:iCs/>
                        <w:noProof/>
                      </w:rPr>
                      <w:t>Proceedings of the Genetoc and Evolutionary Computation Conference, GECCO 2015</w:t>
                    </w:r>
                    <w:r>
                      <w:rPr>
                        <w:noProof/>
                      </w:rPr>
                      <w:t xml:space="preserve">, Madrid, Spain, Jully 11-15, 2015. </w:t>
                    </w:r>
                  </w:p>
                </w:tc>
              </w:tr>
              <w:tr w:rsidR="000042CF" w14:paraId="353CFCAB" w14:textId="77777777">
                <w:trPr>
                  <w:divId w:val="395668020"/>
                  <w:tblCellSpacing w:w="15" w:type="dxa"/>
                </w:trPr>
                <w:tc>
                  <w:tcPr>
                    <w:tcW w:w="50" w:type="pct"/>
                    <w:hideMark/>
                  </w:tcPr>
                  <w:p w14:paraId="67435B34" w14:textId="77777777" w:rsidR="000042CF" w:rsidRDefault="000042CF">
                    <w:pPr>
                      <w:pStyle w:val="Bibliography"/>
                      <w:rPr>
                        <w:noProof/>
                      </w:rPr>
                    </w:pPr>
                    <w:r>
                      <w:rPr>
                        <w:noProof/>
                      </w:rPr>
                      <w:t xml:space="preserve">[10] </w:t>
                    </w:r>
                  </w:p>
                </w:tc>
                <w:tc>
                  <w:tcPr>
                    <w:tcW w:w="0" w:type="auto"/>
                    <w:hideMark/>
                  </w:tcPr>
                  <w:p w14:paraId="1E0EB4DB" w14:textId="77777777" w:rsidR="000042CF" w:rsidRDefault="000042CF">
                    <w:pPr>
                      <w:pStyle w:val="Bibliography"/>
                      <w:rPr>
                        <w:noProof/>
                      </w:rPr>
                    </w:pPr>
                    <w:r>
                      <w:rPr>
                        <w:noProof/>
                      </w:rPr>
                      <w:t xml:space="preserve">W. B. L. a. M. H. J. Petke, “Applying genetic improvement to minisat,” </w:t>
                    </w:r>
                    <w:r>
                      <w:rPr>
                        <w:i/>
                        <w:iCs/>
                        <w:noProof/>
                      </w:rPr>
                      <w:t xml:space="preserve">International Symposium on Seach Based Software Engineering, </w:t>
                    </w:r>
                    <w:r>
                      <w:rPr>
                        <w:noProof/>
                      </w:rPr>
                      <w:t xml:space="preserve">pp. 257-262, 2013. </w:t>
                    </w:r>
                  </w:p>
                </w:tc>
              </w:tr>
              <w:tr w:rsidR="000042CF" w14:paraId="54F1E5FA" w14:textId="77777777">
                <w:trPr>
                  <w:divId w:val="395668020"/>
                  <w:tblCellSpacing w:w="15" w:type="dxa"/>
                </w:trPr>
                <w:tc>
                  <w:tcPr>
                    <w:tcW w:w="50" w:type="pct"/>
                    <w:hideMark/>
                  </w:tcPr>
                  <w:p w14:paraId="7FB5EE0E" w14:textId="77777777" w:rsidR="000042CF" w:rsidRDefault="000042CF">
                    <w:pPr>
                      <w:pStyle w:val="Bibliography"/>
                      <w:rPr>
                        <w:noProof/>
                      </w:rPr>
                    </w:pPr>
                    <w:r>
                      <w:rPr>
                        <w:noProof/>
                      </w:rPr>
                      <w:t xml:space="preserve">[11] </w:t>
                    </w:r>
                  </w:p>
                </w:tc>
                <w:tc>
                  <w:tcPr>
                    <w:tcW w:w="0" w:type="auto"/>
                    <w:hideMark/>
                  </w:tcPr>
                  <w:p w14:paraId="017A894C" w14:textId="77777777" w:rsidR="000042CF" w:rsidRDefault="000042CF">
                    <w:pPr>
                      <w:pStyle w:val="Bibliography"/>
                      <w:rPr>
                        <w:noProof/>
                      </w:rPr>
                    </w:pPr>
                    <w:r>
                      <w:rPr>
                        <w:noProof/>
                      </w:rPr>
                      <w:t xml:space="preserve">T. N. S. F. a. W. W. C. Le Goues, “Genprog: A generic method for automatic software repair,” </w:t>
                    </w:r>
                    <w:r>
                      <w:rPr>
                        <w:i/>
                        <w:iCs/>
                        <w:noProof/>
                      </w:rPr>
                      <w:t xml:space="preserve">IEEE Trans. Software Eng, </w:t>
                    </w:r>
                    <w:r>
                      <w:rPr>
                        <w:noProof/>
                      </w:rPr>
                      <w:t xml:space="preserve">vol. 38, no. 1, pp. 54-72, 2012. </w:t>
                    </w:r>
                  </w:p>
                </w:tc>
              </w:tr>
              <w:tr w:rsidR="000042CF" w14:paraId="160ADF03" w14:textId="77777777">
                <w:trPr>
                  <w:divId w:val="395668020"/>
                  <w:tblCellSpacing w:w="15" w:type="dxa"/>
                </w:trPr>
                <w:tc>
                  <w:tcPr>
                    <w:tcW w:w="50" w:type="pct"/>
                    <w:hideMark/>
                  </w:tcPr>
                  <w:p w14:paraId="5F107898" w14:textId="77777777" w:rsidR="000042CF" w:rsidRDefault="000042CF">
                    <w:pPr>
                      <w:pStyle w:val="Bibliography"/>
                      <w:rPr>
                        <w:noProof/>
                      </w:rPr>
                    </w:pPr>
                    <w:r>
                      <w:rPr>
                        <w:noProof/>
                      </w:rPr>
                      <w:t xml:space="preserve">[12] </w:t>
                    </w:r>
                  </w:p>
                </w:tc>
                <w:tc>
                  <w:tcPr>
                    <w:tcW w:w="0" w:type="auto"/>
                    <w:hideMark/>
                  </w:tcPr>
                  <w:p w14:paraId="15EF3D2F" w14:textId="77777777" w:rsidR="000042CF" w:rsidRDefault="000042CF">
                    <w:pPr>
                      <w:pStyle w:val="Bibliography"/>
                      <w:rPr>
                        <w:noProof/>
                      </w:rPr>
                    </w:pPr>
                    <w:r>
                      <w:rPr>
                        <w:noProof/>
                      </w:rPr>
                      <w:t>JCodec, “Jcodec.org,” [Online]. Available: http://jcodec.org/. [Accessed 02 January 2019].</w:t>
                    </w:r>
                  </w:p>
                </w:tc>
              </w:tr>
              <w:tr w:rsidR="000042CF" w14:paraId="4685323D" w14:textId="77777777">
                <w:trPr>
                  <w:divId w:val="395668020"/>
                  <w:tblCellSpacing w:w="15" w:type="dxa"/>
                </w:trPr>
                <w:tc>
                  <w:tcPr>
                    <w:tcW w:w="50" w:type="pct"/>
                    <w:hideMark/>
                  </w:tcPr>
                  <w:p w14:paraId="3A1A2CA3" w14:textId="77777777" w:rsidR="000042CF" w:rsidRDefault="000042CF">
                    <w:pPr>
                      <w:pStyle w:val="Bibliography"/>
                      <w:rPr>
                        <w:noProof/>
                      </w:rPr>
                    </w:pPr>
                    <w:r>
                      <w:rPr>
                        <w:noProof/>
                      </w:rPr>
                      <w:t xml:space="preserve">[13] </w:t>
                    </w:r>
                  </w:p>
                </w:tc>
                <w:tc>
                  <w:tcPr>
                    <w:tcW w:w="0" w:type="auto"/>
                    <w:hideMark/>
                  </w:tcPr>
                  <w:p w14:paraId="192F4C0C" w14:textId="77777777" w:rsidR="000042CF" w:rsidRDefault="000042CF">
                    <w:pPr>
                      <w:pStyle w:val="Bibliography"/>
                      <w:rPr>
                        <w:noProof/>
                      </w:rPr>
                    </w:pPr>
                    <w:r>
                      <w:rPr>
                        <w:noProof/>
                      </w:rPr>
                      <w:t>Oracle, “Oracle Multimedia Documentation,” Oracle.com, 2019. [Online]. Available: https://www.oracle.com/technetwork/database/database-technologies/multimedia/documentation/index.html. [Accessed 02 January 2019].</w:t>
                    </w:r>
                  </w:p>
                </w:tc>
              </w:tr>
              <w:tr w:rsidR="000042CF" w14:paraId="0809A369" w14:textId="77777777">
                <w:trPr>
                  <w:divId w:val="395668020"/>
                  <w:tblCellSpacing w:w="15" w:type="dxa"/>
                </w:trPr>
                <w:tc>
                  <w:tcPr>
                    <w:tcW w:w="50" w:type="pct"/>
                    <w:hideMark/>
                  </w:tcPr>
                  <w:p w14:paraId="7EE52BBE" w14:textId="77777777" w:rsidR="000042CF" w:rsidRDefault="000042CF">
                    <w:pPr>
                      <w:pStyle w:val="Bibliography"/>
                      <w:rPr>
                        <w:noProof/>
                      </w:rPr>
                    </w:pPr>
                    <w:r>
                      <w:rPr>
                        <w:noProof/>
                      </w:rPr>
                      <w:t xml:space="preserve">[14] </w:t>
                    </w:r>
                  </w:p>
                </w:tc>
                <w:tc>
                  <w:tcPr>
                    <w:tcW w:w="0" w:type="auto"/>
                    <w:hideMark/>
                  </w:tcPr>
                  <w:p w14:paraId="38CC1335" w14:textId="77777777" w:rsidR="000042CF" w:rsidRDefault="000042CF">
                    <w:pPr>
                      <w:pStyle w:val="Bibliography"/>
                      <w:rPr>
                        <w:noProof/>
                      </w:rPr>
                    </w:pPr>
                    <w:r>
                      <w:rPr>
                        <w:noProof/>
                      </w:rPr>
                      <w:t>S. Haraldsson, “Genetic Improvement of Software: From Program Landscapes to the Automatic Improvement of a Live System,” PhD, University of Stirling, 2019.</w:t>
                    </w:r>
                  </w:p>
                </w:tc>
              </w:tr>
              <w:tr w:rsidR="000042CF" w14:paraId="74DB0E66" w14:textId="77777777">
                <w:trPr>
                  <w:divId w:val="395668020"/>
                  <w:tblCellSpacing w:w="15" w:type="dxa"/>
                </w:trPr>
                <w:tc>
                  <w:tcPr>
                    <w:tcW w:w="50" w:type="pct"/>
                    <w:hideMark/>
                  </w:tcPr>
                  <w:p w14:paraId="74CEADBC" w14:textId="77777777" w:rsidR="000042CF" w:rsidRDefault="000042CF">
                    <w:pPr>
                      <w:pStyle w:val="Bibliography"/>
                      <w:rPr>
                        <w:noProof/>
                      </w:rPr>
                    </w:pPr>
                    <w:r>
                      <w:rPr>
                        <w:noProof/>
                      </w:rPr>
                      <w:t xml:space="preserve">[15] </w:t>
                    </w:r>
                  </w:p>
                </w:tc>
                <w:tc>
                  <w:tcPr>
                    <w:tcW w:w="0" w:type="auto"/>
                    <w:hideMark/>
                  </w:tcPr>
                  <w:p w14:paraId="37EC0726" w14:textId="77777777" w:rsidR="000042CF" w:rsidRDefault="000042CF">
                    <w:pPr>
                      <w:pStyle w:val="Bibliography"/>
                      <w:rPr>
                        <w:noProof/>
                      </w:rPr>
                    </w:pPr>
                    <w:r>
                      <w:rPr>
                        <w:noProof/>
                      </w:rPr>
                      <w:t>P. h. b. c. p. t. a. v. n. audience, “Python has brought computer programming to a vast new audience,” The Economist, 19 July 2018. [Online]. Available: https://www.economist.com/science-and-technology/2018/07/19/python-has-brought-computer-programming-to-a-vast-new-audience.. [Accessed 02 January 2019].</w:t>
                    </w:r>
                  </w:p>
                </w:tc>
              </w:tr>
              <w:tr w:rsidR="000042CF" w14:paraId="435A1E85" w14:textId="77777777">
                <w:trPr>
                  <w:divId w:val="395668020"/>
                  <w:tblCellSpacing w:w="15" w:type="dxa"/>
                </w:trPr>
                <w:tc>
                  <w:tcPr>
                    <w:tcW w:w="50" w:type="pct"/>
                    <w:hideMark/>
                  </w:tcPr>
                  <w:p w14:paraId="12C457D8" w14:textId="77777777" w:rsidR="000042CF" w:rsidRDefault="000042CF">
                    <w:pPr>
                      <w:pStyle w:val="Bibliography"/>
                      <w:rPr>
                        <w:noProof/>
                      </w:rPr>
                    </w:pPr>
                    <w:r>
                      <w:rPr>
                        <w:noProof/>
                      </w:rPr>
                      <w:lastRenderedPageBreak/>
                      <w:t xml:space="preserve">[16] </w:t>
                    </w:r>
                  </w:p>
                </w:tc>
                <w:tc>
                  <w:tcPr>
                    <w:tcW w:w="0" w:type="auto"/>
                    <w:hideMark/>
                  </w:tcPr>
                  <w:p w14:paraId="116AA574" w14:textId="77777777" w:rsidR="000042CF" w:rsidRDefault="000042CF">
                    <w:pPr>
                      <w:pStyle w:val="Bibliography"/>
                      <w:rPr>
                        <w:noProof/>
                      </w:rPr>
                    </w:pPr>
                    <w:r>
                      <w:rPr>
                        <w:noProof/>
                      </w:rPr>
                      <w:t>Spring, “Guides,” Spring, [Online]. Available: https://spring.io/guides. [Accessed 24 01 2019].</w:t>
                    </w:r>
                  </w:p>
                </w:tc>
              </w:tr>
              <w:tr w:rsidR="000042CF" w14:paraId="746CBD5E" w14:textId="77777777">
                <w:trPr>
                  <w:divId w:val="395668020"/>
                  <w:tblCellSpacing w:w="15" w:type="dxa"/>
                </w:trPr>
                <w:tc>
                  <w:tcPr>
                    <w:tcW w:w="50" w:type="pct"/>
                    <w:hideMark/>
                  </w:tcPr>
                  <w:p w14:paraId="7351A3D0" w14:textId="77777777" w:rsidR="000042CF" w:rsidRDefault="000042CF">
                    <w:pPr>
                      <w:pStyle w:val="Bibliography"/>
                      <w:rPr>
                        <w:noProof/>
                      </w:rPr>
                    </w:pPr>
                    <w:r>
                      <w:rPr>
                        <w:noProof/>
                      </w:rPr>
                      <w:t xml:space="preserve">[17] </w:t>
                    </w:r>
                  </w:p>
                </w:tc>
                <w:tc>
                  <w:tcPr>
                    <w:tcW w:w="0" w:type="auto"/>
                    <w:hideMark/>
                  </w:tcPr>
                  <w:p w14:paraId="1E06580D" w14:textId="77777777" w:rsidR="000042CF" w:rsidRDefault="000042CF">
                    <w:pPr>
                      <w:pStyle w:val="Bibliography"/>
                      <w:rPr>
                        <w:noProof/>
                      </w:rPr>
                    </w:pPr>
                    <w:r>
                      <w:rPr>
                        <w:noProof/>
                      </w:rPr>
                      <w:t>X. L. a. J. Gallagher, “A source-Level Energy Optimization Framework for Mobile Applications,” 2019.</w:t>
                    </w:r>
                  </w:p>
                </w:tc>
              </w:tr>
              <w:tr w:rsidR="000042CF" w14:paraId="1BF53EB1" w14:textId="77777777">
                <w:trPr>
                  <w:divId w:val="395668020"/>
                  <w:tblCellSpacing w:w="15" w:type="dxa"/>
                </w:trPr>
                <w:tc>
                  <w:tcPr>
                    <w:tcW w:w="50" w:type="pct"/>
                    <w:hideMark/>
                  </w:tcPr>
                  <w:p w14:paraId="0AA9A667" w14:textId="77777777" w:rsidR="000042CF" w:rsidRDefault="000042CF">
                    <w:pPr>
                      <w:pStyle w:val="Bibliography"/>
                      <w:rPr>
                        <w:noProof/>
                      </w:rPr>
                    </w:pPr>
                    <w:r>
                      <w:rPr>
                        <w:noProof/>
                      </w:rPr>
                      <w:t xml:space="preserve">[18] </w:t>
                    </w:r>
                  </w:p>
                </w:tc>
                <w:tc>
                  <w:tcPr>
                    <w:tcW w:w="0" w:type="auto"/>
                    <w:hideMark/>
                  </w:tcPr>
                  <w:p w14:paraId="29617C96" w14:textId="77777777" w:rsidR="000042CF" w:rsidRDefault="000042CF">
                    <w:pPr>
                      <w:pStyle w:val="Bibliography"/>
                      <w:rPr>
                        <w:noProof/>
                      </w:rPr>
                    </w:pPr>
                    <w:r>
                      <w:rPr>
                        <w:noProof/>
                      </w:rPr>
                      <w:t>L. P. a. J. C. C. Sahin, “How Do Code Refactoring Affect Energy Usage?,” 2019.</w:t>
                    </w:r>
                  </w:p>
                </w:tc>
              </w:tr>
              <w:tr w:rsidR="000042CF" w14:paraId="2E70DA38" w14:textId="77777777">
                <w:trPr>
                  <w:divId w:val="395668020"/>
                  <w:tblCellSpacing w:w="15" w:type="dxa"/>
                </w:trPr>
                <w:tc>
                  <w:tcPr>
                    <w:tcW w:w="50" w:type="pct"/>
                    <w:hideMark/>
                  </w:tcPr>
                  <w:p w14:paraId="2A72C89F" w14:textId="77777777" w:rsidR="000042CF" w:rsidRDefault="000042CF">
                    <w:pPr>
                      <w:pStyle w:val="Bibliography"/>
                      <w:rPr>
                        <w:noProof/>
                      </w:rPr>
                    </w:pPr>
                    <w:r>
                      <w:rPr>
                        <w:noProof/>
                      </w:rPr>
                      <w:t xml:space="preserve">[19] </w:t>
                    </w:r>
                  </w:p>
                </w:tc>
                <w:tc>
                  <w:tcPr>
                    <w:tcW w:w="0" w:type="auto"/>
                    <w:hideMark/>
                  </w:tcPr>
                  <w:p w14:paraId="108737B5" w14:textId="77777777" w:rsidR="000042CF" w:rsidRDefault="000042CF">
                    <w:pPr>
                      <w:pStyle w:val="Bibliography"/>
                      <w:rPr>
                        <w:noProof/>
                      </w:rPr>
                    </w:pPr>
                    <w:r>
                      <w:rPr>
                        <w:noProof/>
                      </w:rPr>
                      <w:t>R. S. F. K. F. C. a. G. A. R. Morales, “Anti-patterns and the energy efficiency of Android applications,” 2019.</w:t>
                    </w:r>
                  </w:p>
                </w:tc>
              </w:tr>
              <w:tr w:rsidR="000042CF" w14:paraId="2DD27B32" w14:textId="77777777">
                <w:trPr>
                  <w:divId w:val="395668020"/>
                  <w:tblCellSpacing w:w="15" w:type="dxa"/>
                </w:trPr>
                <w:tc>
                  <w:tcPr>
                    <w:tcW w:w="50" w:type="pct"/>
                    <w:hideMark/>
                  </w:tcPr>
                  <w:p w14:paraId="3A706A6A" w14:textId="77777777" w:rsidR="000042CF" w:rsidRDefault="000042CF">
                    <w:pPr>
                      <w:pStyle w:val="Bibliography"/>
                      <w:rPr>
                        <w:noProof/>
                      </w:rPr>
                    </w:pPr>
                    <w:r>
                      <w:rPr>
                        <w:noProof/>
                      </w:rPr>
                      <w:t xml:space="preserve">[20] </w:t>
                    </w:r>
                  </w:p>
                </w:tc>
                <w:tc>
                  <w:tcPr>
                    <w:tcW w:w="0" w:type="auto"/>
                    <w:hideMark/>
                  </w:tcPr>
                  <w:p w14:paraId="05AF36B5" w14:textId="77777777" w:rsidR="000042CF" w:rsidRDefault="000042CF">
                    <w:pPr>
                      <w:pStyle w:val="Bibliography"/>
                      <w:rPr>
                        <w:noProof/>
                      </w:rPr>
                    </w:pPr>
                    <w:r>
                      <w:rPr>
                        <w:noProof/>
                      </w:rPr>
                      <w:t xml:space="preserve">A. Hindle, “Green mining: a methodology of relating software change and configuration to power consumption,” </w:t>
                    </w:r>
                    <w:r>
                      <w:rPr>
                        <w:i/>
                        <w:iCs/>
                        <w:noProof/>
                      </w:rPr>
                      <w:t xml:space="preserve">Empirical Software Engineering, </w:t>
                    </w:r>
                    <w:r>
                      <w:rPr>
                        <w:noProof/>
                      </w:rPr>
                      <w:t xml:space="preserve">vol. 20, no. 2, pp. 374-409, 2013. </w:t>
                    </w:r>
                  </w:p>
                </w:tc>
              </w:tr>
              <w:tr w:rsidR="000042CF" w14:paraId="720634DE" w14:textId="77777777">
                <w:trPr>
                  <w:divId w:val="395668020"/>
                  <w:tblCellSpacing w:w="15" w:type="dxa"/>
                </w:trPr>
                <w:tc>
                  <w:tcPr>
                    <w:tcW w:w="50" w:type="pct"/>
                    <w:hideMark/>
                  </w:tcPr>
                  <w:p w14:paraId="7ECD04E7" w14:textId="77777777" w:rsidR="000042CF" w:rsidRDefault="000042CF">
                    <w:pPr>
                      <w:pStyle w:val="Bibliography"/>
                      <w:rPr>
                        <w:noProof/>
                      </w:rPr>
                    </w:pPr>
                    <w:r>
                      <w:rPr>
                        <w:noProof/>
                      </w:rPr>
                      <w:t xml:space="preserve">[21] </w:t>
                    </w:r>
                  </w:p>
                </w:tc>
                <w:tc>
                  <w:tcPr>
                    <w:tcW w:w="0" w:type="auto"/>
                    <w:hideMark/>
                  </w:tcPr>
                  <w:p w14:paraId="1A4206A9" w14:textId="77777777" w:rsidR="000042CF" w:rsidRDefault="000042CF">
                    <w:pPr>
                      <w:pStyle w:val="Bibliography"/>
                      <w:rPr>
                        <w:noProof/>
                      </w:rPr>
                    </w:pPr>
                    <w:r>
                      <w:rPr>
                        <w:noProof/>
                      </w:rPr>
                      <w:t>J. Watts, “We have 12 years to limit climate change catastrophe, warns UN,” The Guardian, 08 10 2018. [Online]. Available: https://www.theguardian.com/environment/2018/oct/08/global-warming-must-not-exceed-15c-warns-landmark-un-report. [Accessed 24 01 2019].</w:t>
                    </w:r>
                  </w:p>
                </w:tc>
              </w:tr>
              <w:tr w:rsidR="000042CF" w14:paraId="716D3BC5" w14:textId="77777777">
                <w:trPr>
                  <w:divId w:val="395668020"/>
                  <w:tblCellSpacing w:w="15" w:type="dxa"/>
                </w:trPr>
                <w:tc>
                  <w:tcPr>
                    <w:tcW w:w="50" w:type="pct"/>
                    <w:hideMark/>
                  </w:tcPr>
                  <w:p w14:paraId="732720AE" w14:textId="77777777" w:rsidR="000042CF" w:rsidRDefault="000042CF">
                    <w:pPr>
                      <w:pStyle w:val="Bibliography"/>
                      <w:rPr>
                        <w:noProof/>
                      </w:rPr>
                    </w:pPr>
                    <w:r>
                      <w:rPr>
                        <w:noProof/>
                      </w:rPr>
                      <w:t xml:space="preserve">[22] </w:t>
                    </w:r>
                  </w:p>
                </w:tc>
                <w:tc>
                  <w:tcPr>
                    <w:tcW w:w="0" w:type="auto"/>
                    <w:hideMark/>
                  </w:tcPr>
                  <w:p w14:paraId="3F1DB31D" w14:textId="77777777" w:rsidR="000042CF" w:rsidRDefault="000042CF">
                    <w:pPr>
                      <w:pStyle w:val="Bibliography"/>
                      <w:rPr>
                        <w:noProof/>
                      </w:rPr>
                    </w:pPr>
                    <w:r>
                      <w:rPr>
                        <w:noProof/>
                      </w:rPr>
                      <w:t>T. A. S. Foundation, “Apache Maven Project,” Apache, 29 01 2019. [Online]. Available: https://maven.apache.org/what-is-maven.html. [Accessed 30 01 2019].</w:t>
                    </w:r>
                  </w:p>
                </w:tc>
              </w:tr>
              <w:tr w:rsidR="000042CF" w14:paraId="15D220B5" w14:textId="77777777">
                <w:trPr>
                  <w:divId w:val="395668020"/>
                  <w:tblCellSpacing w:w="15" w:type="dxa"/>
                </w:trPr>
                <w:tc>
                  <w:tcPr>
                    <w:tcW w:w="50" w:type="pct"/>
                    <w:hideMark/>
                  </w:tcPr>
                  <w:p w14:paraId="069AE56A" w14:textId="77777777" w:rsidR="000042CF" w:rsidRDefault="000042CF">
                    <w:pPr>
                      <w:pStyle w:val="Bibliography"/>
                      <w:rPr>
                        <w:noProof/>
                      </w:rPr>
                    </w:pPr>
                    <w:r>
                      <w:rPr>
                        <w:noProof/>
                      </w:rPr>
                      <w:t xml:space="preserve">[23] </w:t>
                    </w:r>
                  </w:p>
                </w:tc>
                <w:tc>
                  <w:tcPr>
                    <w:tcW w:w="0" w:type="auto"/>
                    <w:hideMark/>
                  </w:tcPr>
                  <w:p w14:paraId="7F5FB5E5" w14:textId="77777777" w:rsidR="000042CF" w:rsidRDefault="000042CF">
                    <w:pPr>
                      <w:pStyle w:val="Bibliography"/>
                      <w:rPr>
                        <w:noProof/>
                      </w:rPr>
                    </w:pPr>
                    <w:r>
                      <w:rPr>
                        <w:noProof/>
                      </w:rPr>
                      <w:t>Android, “Android 9 Pie,” Android, [Online]. Available: https://developer.android.com/about/versions/pie/. [Accessed 24 01 2019].</w:t>
                    </w:r>
                  </w:p>
                </w:tc>
              </w:tr>
              <w:tr w:rsidR="000042CF" w14:paraId="19622A16" w14:textId="77777777">
                <w:trPr>
                  <w:divId w:val="395668020"/>
                  <w:tblCellSpacing w:w="15" w:type="dxa"/>
                </w:trPr>
                <w:tc>
                  <w:tcPr>
                    <w:tcW w:w="50" w:type="pct"/>
                    <w:hideMark/>
                  </w:tcPr>
                  <w:p w14:paraId="393D85D0" w14:textId="77777777" w:rsidR="000042CF" w:rsidRDefault="000042CF">
                    <w:pPr>
                      <w:pStyle w:val="Bibliography"/>
                      <w:rPr>
                        <w:noProof/>
                      </w:rPr>
                    </w:pPr>
                    <w:r>
                      <w:rPr>
                        <w:noProof/>
                      </w:rPr>
                      <w:t xml:space="preserve">[24] </w:t>
                    </w:r>
                  </w:p>
                </w:tc>
                <w:tc>
                  <w:tcPr>
                    <w:tcW w:w="0" w:type="auto"/>
                    <w:hideMark/>
                  </w:tcPr>
                  <w:p w14:paraId="08435009" w14:textId="77777777" w:rsidR="000042CF" w:rsidRDefault="000042CF">
                    <w:pPr>
                      <w:pStyle w:val="Bibliography"/>
                      <w:rPr>
                        <w:noProof/>
                      </w:rPr>
                    </w:pPr>
                    <w:r>
                      <w:rPr>
                        <w:noProof/>
                      </w:rPr>
                      <w:t>Android, “App Manifest Overview,” Android Developers, [Online]. Available: https://developer.android.com/guide/topics/manifest/manifest-intro. [Accessed 24 01 2019].</w:t>
                    </w:r>
                  </w:p>
                </w:tc>
              </w:tr>
              <w:tr w:rsidR="000042CF" w14:paraId="6C09C76C" w14:textId="77777777">
                <w:trPr>
                  <w:divId w:val="395668020"/>
                  <w:tblCellSpacing w:w="15" w:type="dxa"/>
                </w:trPr>
                <w:tc>
                  <w:tcPr>
                    <w:tcW w:w="50" w:type="pct"/>
                    <w:hideMark/>
                  </w:tcPr>
                  <w:p w14:paraId="65F54609" w14:textId="77777777" w:rsidR="000042CF" w:rsidRDefault="000042CF">
                    <w:pPr>
                      <w:pStyle w:val="Bibliography"/>
                      <w:rPr>
                        <w:noProof/>
                      </w:rPr>
                    </w:pPr>
                    <w:r>
                      <w:rPr>
                        <w:noProof/>
                      </w:rPr>
                      <w:t xml:space="preserve">[25] </w:t>
                    </w:r>
                  </w:p>
                </w:tc>
                <w:tc>
                  <w:tcPr>
                    <w:tcW w:w="0" w:type="auto"/>
                    <w:hideMark/>
                  </w:tcPr>
                  <w:p w14:paraId="0D8CC261" w14:textId="77777777" w:rsidR="000042CF" w:rsidRDefault="000042CF">
                    <w:pPr>
                      <w:pStyle w:val="Bibliography"/>
                      <w:rPr>
                        <w:noProof/>
                      </w:rPr>
                    </w:pPr>
                    <w:r>
                      <w:rPr>
                        <w:noProof/>
                      </w:rPr>
                      <w:t xml:space="preserve">J. G. a. C. B Evans, Optimizing Java, O'Reilly Media, 2018. </w:t>
                    </w:r>
                  </w:p>
                </w:tc>
              </w:tr>
              <w:tr w:rsidR="000042CF" w14:paraId="156E8244" w14:textId="77777777">
                <w:trPr>
                  <w:divId w:val="395668020"/>
                  <w:tblCellSpacing w:w="15" w:type="dxa"/>
                </w:trPr>
                <w:tc>
                  <w:tcPr>
                    <w:tcW w:w="50" w:type="pct"/>
                    <w:hideMark/>
                  </w:tcPr>
                  <w:p w14:paraId="4E345F50" w14:textId="77777777" w:rsidR="000042CF" w:rsidRDefault="000042CF">
                    <w:pPr>
                      <w:pStyle w:val="Bibliography"/>
                      <w:rPr>
                        <w:noProof/>
                      </w:rPr>
                    </w:pPr>
                    <w:r>
                      <w:rPr>
                        <w:noProof/>
                      </w:rPr>
                      <w:t xml:space="preserve">[26] </w:t>
                    </w:r>
                  </w:p>
                </w:tc>
                <w:tc>
                  <w:tcPr>
                    <w:tcW w:w="0" w:type="auto"/>
                    <w:hideMark/>
                  </w:tcPr>
                  <w:p w14:paraId="4A395B40" w14:textId="77777777" w:rsidR="000042CF" w:rsidRDefault="000042CF">
                    <w:pPr>
                      <w:pStyle w:val="Bibliography"/>
                      <w:rPr>
                        <w:noProof/>
                      </w:rPr>
                    </w:pPr>
                    <w:r>
                      <w:rPr>
                        <w:noProof/>
                      </w:rPr>
                      <w:t xml:space="preserve">M. Negnevitsky, Artificial Intelligence, Harlow: Addison-Wesley/Pearson, 2011. </w:t>
                    </w:r>
                  </w:p>
                </w:tc>
              </w:tr>
              <w:tr w:rsidR="000042CF" w14:paraId="1C01C9EF" w14:textId="77777777">
                <w:trPr>
                  <w:divId w:val="395668020"/>
                  <w:tblCellSpacing w:w="15" w:type="dxa"/>
                </w:trPr>
                <w:tc>
                  <w:tcPr>
                    <w:tcW w:w="50" w:type="pct"/>
                    <w:hideMark/>
                  </w:tcPr>
                  <w:p w14:paraId="4B882047" w14:textId="77777777" w:rsidR="000042CF" w:rsidRDefault="000042CF">
                    <w:pPr>
                      <w:pStyle w:val="Bibliography"/>
                      <w:rPr>
                        <w:noProof/>
                      </w:rPr>
                    </w:pPr>
                    <w:r>
                      <w:rPr>
                        <w:noProof/>
                      </w:rPr>
                      <w:t xml:space="preserve">[27] </w:t>
                    </w:r>
                  </w:p>
                </w:tc>
                <w:tc>
                  <w:tcPr>
                    <w:tcW w:w="0" w:type="auto"/>
                    <w:hideMark/>
                  </w:tcPr>
                  <w:p w14:paraId="404B18C3" w14:textId="77777777" w:rsidR="000042CF" w:rsidRDefault="000042CF">
                    <w:pPr>
                      <w:pStyle w:val="Bibliography"/>
                      <w:rPr>
                        <w:noProof/>
                      </w:rPr>
                    </w:pPr>
                    <w:r>
                      <w:rPr>
                        <w:noProof/>
                      </w:rPr>
                      <w:t xml:space="preserve">M. Mitchell, An Introduction to Genetic Algorithms, Cambridge, Mass: MIT Press, 1996. </w:t>
                    </w:r>
                  </w:p>
                </w:tc>
              </w:tr>
              <w:tr w:rsidR="000042CF" w14:paraId="5CFCFEF8" w14:textId="77777777">
                <w:trPr>
                  <w:divId w:val="395668020"/>
                  <w:tblCellSpacing w:w="15" w:type="dxa"/>
                </w:trPr>
                <w:tc>
                  <w:tcPr>
                    <w:tcW w:w="50" w:type="pct"/>
                    <w:hideMark/>
                  </w:tcPr>
                  <w:p w14:paraId="0BAC882E" w14:textId="77777777" w:rsidR="000042CF" w:rsidRDefault="000042CF">
                    <w:pPr>
                      <w:pStyle w:val="Bibliography"/>
                      <w:rPr>
                        <w:noProof/>
                      </w:rPr>
                    </w:pPr>
                    <w:r>
                      <w:rPr>
                        <w:noProof/>
                      </w:rPr>
                      <w:t xml:space="preserve">[28] </w:t>
                    </w:r>
                  </w:p>
                </w:tc>
                <w:tc>
                  <w:tcPr>
                    <w:tcW w:w="0" w:type="auto"/>
                    <w:hideMark/>
                  </w:tcPr>
                  <w:p w14:paraId="74F10295" w14:textId="77777777" w:rsidR="000042CF" w:rsidRDefault="000042CF">
                    <w:pPr>
                      <w:pStyle w:val="Bibliography"/>
                      <w:rPr>
                        <w:noProof/>
                      </w:rPr>
                    </w:pPr>
                    <w:r>
                      <w:rPr>
                        <w:noProof/>
                      </w:rPr>
                      <w:t xml:space="preserve">S. Luke, Essentials of Metaheuristics, Lulu, 2015. </w:t>
                    </w:r>
                  </w:p>
                </w:tc>
              </w:tr>
              <w:tr w:rsidR="000042CF" w14:paraId="5ED0859F" w14:textId="77777777">
                <w:trPr>
                  <w:divId w:val="395668020"/>
                  <w:tblCellSpacing w:w="15" w:type="dxa"/>
                </w:trPr>
                <w:tc>
                  <w:tcPr>
                    <w:tcW w:w="50" w:type="pct"/>
                    <w:hideMark/>
                  </w:tcPr>
                  <w:p w14:paraId="70CE5F36" w14:textId="77777777" w:rsidR="000042CF" w:rsidRDefault="000042CF">
                    <w:pPr>
                      <w:pStyle w:val="Bibliography"/>
                      <w:rPr>
                        <w:noProof/>
                      </w:rPr>
                    </w:pPr>
                    <w:r>
                      <w:rPr>
                        <w:noProof/>
                      </w:rPr>
                      <w:t xml:space="preserve">[29] </w:t>
                    </w:r>
                  </w:p>
                </w:tc>
                <w:tc>
                  <w:tcPr>
                    <w:tcW w:w="0" w:type="auto"/>
                    <w:hideMark/>
                  </w:tcPr>
                  <w:p w14:paraId="382782C5" w14:textId="77777777" w:rsidR="000042CF" w:rsidRDefault="000042CF">
                    <w:pPr>
                      <w:pStyle w:val="Bibliography"/>
                      <w:rPr>
                        <w:noProof/>
                      </w:rPr>
                    </w:pPr>
                    <w:r>
                      <w:rPr>
                        <w:noProof/>
                      </w:rPr>
                      <w:t>E. B. A. B. Z. K. J. S. a. N. V. N. Burles, “Object-Oriented Genetic Improvement for Improved Energy Consumption in Google Guava,” Search-Based Software Engineering , 2015.</w:t>
                    </w:r>
                  </w:p>
                </w:tc>
              </w:tr>
              <w:tr w:rsidR="000042CF" w14:paraId="121EC51B" w14:textId="77777777">
                <w:trPr>
                  <w:divId w:val="395668020"/>
                  <w:tblCellSpacing w:w="15" w:type="dxa"/>
                </w:trPr>
                <w:tc>
                  <w:tcPr>
                    <w:tcW w:w="50" w:type="pct"/>
                    <w:hideMark/>
                  </w:tcPr>
                  <w:p w14:paraId="00A31E99" w14:textId="77777777" w:rsidR="000042CF" w:rsidRDefault="000042CF">
                    <w:pPr>
                      <w:pStyle w:val="Bibliography"/>
                      <w:rPr>
                        <w:noProof/>
                      </w:rPr>
                    </w:pPr>
                    <w:r>
                      <w:rPr>
                        <w:noProof/>
                      </w:rPr>
                      <w:t xml:space="preserve">[30] </w:t>
                    </w:r>
                  </w:p>
                </w:tc>
                <w:tc>
                  <w:tcPr>
                    <w:tcW w:w="0" w:type="auto"/>
                    <w:hideMark/>
                  </w:tcPr>
                  <w:p w14:paraId="0CD99466" w14:textId="77777777" w:rsidR="000042CF" w:rsidRDefault="000042CF">
                    <w:pPr>
                      <w:pStyle w:val="Bibliography"/>
                      <w:rPr>
                        <w:noProof/>
                      </w:rPr>
                    </w:pPr>
                    <w:r>
                      <w:rPr>
                        <w:noProof/>
                      </w:rPr>
                      <w:t>E. B. B. B. a. K. S. N. Burles, “Specialising Guava's Cache to Reduce Energy Consumption,” 2018.</w:t>
                    </w:r>
                  </w:p>
                </w:tc>
              </w:tr>
              <w:tr w:rsidR="000042CF" w14:paraId="2FB0D8CE" w14:textId="77777777">
                <w:trPr>
                  <w:divId w:val="395668020"/>
                  <w:tblCellSpacing w:w="15" w:type="dxa"/>
                </w:trPr>
                <w:tc>
                  <w:tcPr>
                    <w:tcW w:w="50" w:type="pct"/>
                    <w:hideMark/>
                  </w:tcPr>
                  <w:p w14:paraId="417C56B1" w14:textId="77777777" w:rsidR="000042CF" w:rsidRDefault="000042CF">
                    <w:pPr>
                      <w:pStyle w:val="Bibliography"/>
                      <w:rPr>
                        <w:noProof/>
                      </w:rPr>
                    </w:pPr>
                    <w:r>
                      <w:rPr>
                        <w:noProof/>
                      </w:rPr>
                      <w:t xml:space="preserve">[31] </w:t>
                    </w:r>
                  </w:p>
                </w:tc>
                <w:tc>
                  <w:tcPr>
                    <w:tcW w:w="0" w:type="auto"/>
                    <w:hideMark/>
                  </w:tcPr>
                  <w:p w14:paraId="5A169722" w14:textId="77777777" w:rsidR="000042CF" w:rsidRDefault="000042CF">
                    <w:pPr>
                      <w:pStyle w:val="Bibliography"/>
                      <w:rPr>
                        <w:noProof/>
                      </w:rPr>
                    </w:pPr>
                    <w:r>
                      <w:rPr>
                        <w:noProof/>
                      </w:rPr>
                      <w:t xml:space="preserve">W. B. L. a. J. P. Petke, “Software is not fragile,” </w:t>
                    </w:r>
                    <w:r>
                      <w:rPr>
                        <w:i/>
                        <w:iCs/>
                        <w:noProof/>
                      </w:rPr>
                      <w:t xml:space="preserve">First Complex Systems Digital Campus World E-Conference 2015, </w:t>
                    </w:r>
                    <w:r>
                      <w:rPr>
                        <w:noProof/>
                      </w:rPr>
                      <w:t xml:space="preserve">pp. 203-211, 2017. </w:t>
                    </w:r>
                  </w:p>
                </w:tc>
              </w:tr>
              <w:tr w:rsidR="000042CF" w14:paraId="4F8714FC" w14:textId="77777777">
                <w:trPr>
                  <w:divId w:val="395668020"/>
                  <w:tblCellSpacing w:w="15" w:type="dxa"/>
                </w:trPr>
                <w:tc>
                  <w:tcPr>
                    <w:tcW w:w="50" w:type="pct"/>
                    <w:hideMark/>
                  </w:tcPr>
                  <w:p w14:paraId="2E7A2E6E" w14:textId="77777777" w:rsidR="000042CF" w:rsidRDefault="000042CF">
                    <w:pPr>
                      <w:pStyle w:val="Bibliography"/>
                      <w:rPr>
                        <w:noProof/>
                      </w:rPr>
                    </w:pPr>
                    <w:r>
                      <w:rPr>
                        <w:noProof/>
                      </w:rPr>
                      <w:t xml:space="preserve">[32] </w:t>
                    </w:r>
                  </w:p>
                </w:tc>
                <w:tc>
                  <w:tcPr>
                    <w:tcW w:w="0" w:type="auto"/>
                    <w:hideMark/>
                  </w:tcPr>
                  <w:p w14:paraId="2053F267" w14:textId="77777777" w:rsidR="000042CF" w:rsidRDefault="000042CF">
                    <w:pPr>
                      <w:pStyle w:val="Bibliography"/>
                      <w:rPr>
                        <w:noProof/>
                      </w:rPr>
                    </w:pPr>
                    <w:r>
                      <w:rPr>
                        <w:noProof/>
                      </w:rPr>
                      <w:t>Oracle, “The Java Tutorials,” Java Documentation, [Online]. Available: https://docs.oracle.com/javase/tutorial/java/javaOO/lambdaexpressions.html. [Accessed 24 01 2019].</w:t>
                    </w:r>
                  </w:p>
                </w:tc>
              </w:tr>
            </w:tbl>
            <w:p w14:paraId="0C3CF0E6" w14:textId="77777777" w:rsidR="000042CF" w:rsidRDefault="000042CF">
              <w:pPr>
                <w:divId w:val="395668020"/>
                <w:rPr>
                  <w:noProof/>
                </w:rPr>
              </w:pPr>
            </w:p>
            <w:p w14:paraId="20AA83F3" w14:textId="6E464A6D" w:rsidR="00A54259" w:rsidRDefault="00A54259" w:rsidP="003044B5">
              <w:r>
                <w:rPr>
                  <w:b/>
                  <w:bCs/>
                  <w:noProof/>
                </w:rPr>
                <w:fldChar w:fldCharType="end"/>
              </w:r>
            </w:p>
          </w:sdtContent>
        </w:sdt>
      </w:sdtContent>
    </w:sdt>
    <w:p w14:paraId="53130ED8" w14:textId="64B5A66E" w:rsidR="00A54259" w:rsidRPr="001765A6" w:rsidRDefault="00A54259" w:rsidP="00A54259">
      <w:pPr>
        <w:pStyle w:val="Reference"/>
        <w:numPr>
          <w:ilvl w:val="0"/>
          <w:numId w:val="0"/>
        </w:numPr>
      </w:pPr>
    </w:p>
    <w:p w14:paraId="20E1B129" w14:textId="77777777" w:rsidR="00CB76FF" w:rsidRPr="001765A6" w:rsidRDefault="00946A62">
      <w:pPr>
        <w:pStyle w:val="Unnumbered1"/>
      </w:pPr>
      <w:bookmarkStart w:id="2340" w:name="_Toc15893776"/>
      <w:bookmarkStart w:id="2341" w:name="_Toc536713267"/>
      <w:r w:rsidRPr="001765A6">
        <w:lastRenderedPageBreak/>
        <w:t>Appendix 1</w:t>
      </w:r>
      <w:bookmarkEnd w:id="2340"/>
      <w:bookmarkEnd w:id="2341"/>
    </w:p>
    <w:p w14:paraId="0D563D0D" w14:textId="77777777" w:rsidR="00CB76FF" w:rsidRPr="001765A6" w:rsidRDefault="00946A62">
      <w:pPr>
        <w:pStyle w:val="BodyFirst"/>
      </w:pPr>
      <w:r w:rsidRPr="001765A6">
        <w:t>You may have one or more appendices containing detail, bulky or reference material that is relevant though supplementary to the main text: perhaps additional specifications, tables or diagrams that would distract the reader is placed in the main part of the dissertation. Make sure that you place appropriate cross-references in the main text to direct the reader to the relevant appendices.</w:t>
      </w:r>
    </w:p>
    <w:p w14:paraId="4070D651" w14:textId="77777777" w:rsidR="00CB76FF" w:rsidRPr="001765A6" w:rsidRDefault="00946A62">
      <w:pPr>
        <w:pStyle w:val="BodyText"/>
      </w:pPr>
      <w:r w:rsidRPr="001765A6">
        <w:rPr>
          <w:i/>
        </w:rPr>
        <w:t xml:space="preserve">Note that you </w:t>
      </w:r>
      <w:r w:rsidR="008B6757">
        <w:rPr>
          <w:i/>
        </w:rPr>
        <w:t>must</w:t>
      </w:r>
      <w:r w:rsidRPr="001765A6">
        <w:rPr>
          <w:i/>
        </w:rPr>
        <w:t xml:space="preserve"> </w:t>
      </w:r>
      <w:r w:rsidRPr="001765A6">
        <w:rPr>
          <w:b/>
          <w:i/>
          <w:sz w:val="28"/>
        </w:rPr>
        <w:t>not</w:t>
      </w:r>
      <w:r w:rsidRPr="001765A6">
        <w:rPr>
          <w:i/>
        </w:rPr>
        <w:t xml:space="preserve"> include your program listings as an appendix or appendices</w:t>
      </w:r>
      <w:r w:rsidRPr="001765A6">
        <w:t xml:space="preserve">. You should submit </w:t>
      </w:r>
      <w:r w:rsidR="008B6757">
        <w:t xml:space="preserve">such material to the project </w:t>
      </w:r>
      <w:r w:rsidR="008B6757">
        <w:rPr>
          <w:i/>
        </w:rPr>
        <w:t>digital repository</w:t>
      </w:r>
      <w:r w:rsidRPr="001765A6">
        <w:t>.</w:t>
      </w:r>
    </w:p>
    <w:p w14:paraId="43DABCEA" w14:textId="77777777" w:rsidR="00087DB3" w:rsidRPr="001765A6" w:rsidRDefault="00946A62" w:rsidP="00087DB3">
      <w:pPr>
        <w:pStyle w:val="Unnumbered1"/>
      </w:pPr>
      <w:bookmarkStart w:id="2342" w:name="_Toc536713268"/>
      <w:r w:rsidRPr="001765A6">
        <w:lastRenderedPageBreak/>
        <w:t>Appendix 2 – User guide</w:t>
      </w:r>
      <w:bookmarkEnd w:id="2342"/>
    </w:p>
    <w:p w14:paraId="398E2E88" w14:textId="77777777" w:rsidR="00087DB3" w:rsidRPr="001765A6" w:rsidRDefault="00946A62" w:rsidP="00087DB3">
      <w:pPr>
        <w:pStyle w:val="BodyFirst"/>
      </w:pPr>
      <w:r w:rsidRPr="001765A6">
        <w:t xml:space="preserve">If you produced software that is intended for others to use, or that others may wish to extend/improve, then </w:t>
      </w:r>
      <w:r w:rsidR="008B6757">
        <w:t xml:space="preserve">it is advisable to include </w:t>
      </w:r>
      <w:r w:rsidRPr="001765A6">
        <w:t>user guide and installation guide appendices.</w:t>
      </w:r>
    </w:p>
    <w:p w14:paraId="1E9BE2DD" w14:textId="77777777" w:rsidR="00087DB3" w:rsidRPr="001765A6" w:rsidRDefault="00946A62" w:rsidP="00087DB3">
      <w:pPr>
        <w:pStyle w:val="Unnumbered1"/>
      </w:pPr>
      <w:bookmarkStart w:id="2343" w:name="_Toc536713269"/>
      <w:r w:rsidRPr="001765A6">
        <w:lastRenderedPageBreak/>
        <w:t xml:space="preserve">Appendix 3 </w:t>
      </w:r>
      <w:r w:rsidR="00195CA6" w:rsidRPr="001765A6">
        <w:t>–</w:t>
      </w:r>
      <w:r w:rsidRPr="001765A6">
        <w:t xml:space="preserve"> Installation guide</w:t>
      </w:r>
      <w:bookmarkEnd w:id="2343"/>
    </w:p>
    <w:p w14:paraId="5D5AE863" w14:textId="77777777" w:rsidR="00087DB3" w:rsidRPr="001765A6" w:rsidRDefault="00946A62" w:rsidP="00087DB3">
      <w:pPr>
        <w:pStyle w:val="BodyFirst"/>
      </w:pPr>
      <w:r w:rsidRPr="001765A6">
        <w:t>If you produced software that is intended for others to use, or that others may wish to ex</w:t>
      </w:r>
      <w:r w:rsidR="008B6757">
        <w:t>tend/improve</w:t>
      </w:r>
      <w:r w:rsidR="008B6757" w:rsidRPr="001765A6">
        <w:t xml:space="preserve">, then </w:t>
      </w:r>
      <w:r w:rsidR="008B6757">
        <w:t xml:space="preserve">it is advisable to include </w:t>
      </w:r>
      <w:r w:rsidR="008B6757" w:rsidRPr="001765A6">
        <w:t>user guide and installation guide appendices.</w:t>
      </w:r>
    </w:p>
    <w:p w14:paraId="03920F56" w14:textId="77777777" w:rsidR="00087DB3" w:rsidRPr="001765A6" w:rsidRDefault="00087DB3" w:rsidP="00087DB3">
      <w:pPr>
        <w:pStyle w:val="BodyFirst"/>
      </w:pPr>
    </w:p>
    <w:sectPr w:rsidR="00087DB3" w:rsidRPr="001765A6" w:rsidSect="009E2B48">
      <w:type w:val="continuous"/>
      <w:pgSz w:w="11906" w:h="16838" w:code="9"/>
      <w:pgMar w:top="1440" w:right="1841" w:bottom="1440" w:left="1701"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Alexander Brownlee" w:date="2019-01-31T10:42:00Z" w:initials="AB">
    <w:p w14:paraId="420A1C67" w14:textId="1D2CBAD8" w:rsidR="009D39BD" w:rsidRDefault="009D39BD">
      <w:pPr>
        <w:pStyle w:val="CommentText"/>
      </w:pPr>
      <w:r>
        <w:rPr>
          <w:rStyle w:val="CommentReference"/>
        </w:rPr>
        <w:annotationRef/>
      </w:r>
      <w:r>
        <w:t>I think the environmental concern is less important for mobiles than just keeping the device running longer. However, if we can save energy on mobile, we can apply similar techniques to large-scale data centres – where there would be a big environmental benefit.</w:t>
      </w:r>
    </w:p>
  </w:comment>
  <w:comment w:id="18" w:author="Alexander Brownlee" w:date="2019-01-31T10:45:00Z" w:initials="AB">
    <w:p w14:paraId="6358A2F8" w14:textId="32BB9DB9" w:rsidR="009D39BD" w:rsidRDefault="009D39BD">
      <w:pPr>
        <w:pStyle w:val="CommentText"/>
      </w:pPr>
      <w:r>
        <w:rPr>
          <w:rStyle w:val="CommentReference"/>
        </w:rPr>
        <w:annotationRef/>
      </w:r>
      <w:r>
        <w:t>If you’ve rewritten much of it in your own words you could say “based on” instead</w:t>
      </w:r>
    </w:p>
  </w:comment>
  <w:comment w:id="697" w:author="Alexander Brownlee" w:date="2019-01-31T11:44:00Z" w:initials="AB">
    <w:p w14:paraId="6EDBE07F" w14:textId="2A8FACF7" w:rsidR="009D39BD" w:rsidRDefault="009D39BD">
      <w:pPr>
        <w:pStyle w:val="CommentText"/>
      </w:pPr>
      <w:r>
        <w:rPr>
          <w:rStyle w:val="CommentReference"/>
        </w:rPr>
        <w:annotationRef/>
      </w:r>
      <w:r>
        <w:t xml:space="preserve">I don’t see this figure in the </w:t>
      </w:r>
      <w:proofErr w:type="spellStart"/>
      <w:r>
        <w:t>Petke</w:t>
      </w:r>
      <w:proofErr w:type="spellEnd"/>
      <w:r>
        <w:t xml:space="preserve"> et al survey – it seems out of line with the 3132 above as well?</w:t>
      </w:r>
    </w:p>
  </w:comment>
  <w:comment w:id="734" w:author="Anna Rasburn" w:date="2019-01-07T20:12:00Z" w:initials="AR">
    <w:p w14:paraId="21C84365" w14:textId="3D0A4D17" w:rsidR="009D39BD" w:rsidRDefault="009D39BD">
      <w:pPr>
        <w:pStyle w:val="CommentText"/>
      </w:pPr>
      <w:r>
        <w:rPr>
          <w:rStyle w:val="CommentReference"/>
        </w:rPr>
        <w:annotationRef/>
      </w:r>
      <w:r>
        <w:t>Key information – such as what? What information might they have had which would have helped this (your) study</w:t>
      </w:r>
    </w:p>
  </w:comment>
  <w:comment w:id="744" w:author="Anna Rasburn" w:date="2019-01-07T20:15:00Z" w:initials="AR">
    <w:p w14:paraId="4F3C4A37" w14:textId="32B4A19A" w:rsidR="009D39BD" w:rsidRDefault="009D39BD">
      <w:pPr>
        <w:pStyle w:val="CommentText"/>
      </w:pPr>
      <w:r>
        <w:rPr>
          <w:rStyle w:val="CommentReference"/>
        </w:rPr>
        <w:annotationRef/>
      </w:r>
      <w:r>
        <w:t>In the diagram, the original code is selected twice? Is it being included in the fitness stage to that it can be compared with the modified code at the fitness stage.</w:t>
      </w:r>
    </w:p>
  </w:comment>
  <w:comment w:id="813" w:author="Anna Rasburn" w:date="2019-01-07T20:34:00Z" w:initials="AR">
    <w:p w14:paraId="0EDBEC2E" w14:textId="40ECCBAF" w:rsidR="009D39BD" w:rsidRDefault="009D39BD">
      <w:pPr>
        <w:pStyle w:val="CommentText"/>
      </w:pPr>
      <w:r>
        <w:rPr>
          <w:rStyle w:val="CommentReference"/>
        </w:rPr>
        <w:annotationRef/>
      </w:r>
      <w:r>
        <w:t>Good one</w:t>
      </w:r>
    </w:p>
  </w:comment>
  <w:comment w:id="954" w:author="Anna Rasburn" w:date="2019-01-08T21:53:00Z" w:initials="AR">
    <w:p w14:paraId="0AFD926C" w14:textId="77777777" w:rsidR="009D39BD" w:rsidRDefault="009D39BD">
      <w:pPr>
        <w:pStyle w:val="CommentText"/>
      </w:pPr>
      <w:r>
        <w:rPr>
          <w:rStyle w:val="CommentReference"/>
        </w:rPr>
        <w:annotationRef/>
      </w:r>
      <w:r>
        <w:t>Whose knowledge? How is the new knowledge assimilated into the program ? The JVM and compiler?</w:t>
      </w:r>
    </w:p>
    <w:p w14:paraId="4D8DD350" w14:textId="4004960F" w:rsidR="009D39BD" w:rsidRDefault="009D39BD">
      <w:pPr>
        <w:pStyle w:val="CommentText"/>
      </w:pPr>
    </w:p>
  </w:comment>
  <w:comment w:id="955" w:author="Anna Rasburn" w:date="2019-01-08T21:53:00Z" w:initials="AR">
    <w:p w14:paraId="4BEEA753" w14:textId="60865229" w:rsidR="009D39BD" w:rsidRDefault="009D39BD">
      <w:pPr>
        <w:pStyle w:val="CommentText"/>
      </w:pPr>
      <w:r>
        <w:rPr>
          <w:rStyle w:val="CommentReference"/>
        </w:rPr>
        <w:annotationRef/>
      </w:r>
      <w:r>
        <w:t>E program.</w:t>
      </w:r>
    </w:p>
  </w:comment>
  <w:comment w:id="956" w:author="Anna Rasburn" w:date="2019-01-08T21:53:00Z" w:initials="AR">
    <w:p w14:paraId="20541E60" w14:textId="561E00D8" w:rsidR="009D39BD" w:rsidRDefault="009D39BD">
      <w:pPr>
        <w:pStyle w:val="CommentText"/>
      </w:pPr>
      <w:r>
        <w:rPr>
          <w:rStyle w:val="CommentReference"/>
        </w:rPr>
        <w:annotationRef/>
      </w:r>
    </w:p>
  </w:comment>
  <w:comment w:id="993" w:author="Anna Rasburn" w:date="2019-01-09T22:19:00Z" w:initials="AR">
    <w:p w14:paraId="30B77FA8" w14:textId="3A487C56" w:rsidR="009D39BD" w:rsidRDefault="009D39BD">
      <w:pPr>
        <w:pStyle w:val="CommentText"/>
      </w:pPr>
      <w:r>
        <w:rPr>
          <w:rStyle w:val="CommentReference"/>
        </w:rPr>
        <w:annotationRef/>
      </w:r>
      <w:r>
        <w:t>What is Triangle? It was mentioned above also but not really explained. Will your assessors know what it is? Perhaps a glossary is needed.</w:t>
      </w:r>
    </w:p>
  </w:comment>
  <w:comment w:id="1011" w:author="Anna Rasburn" w:date="2019-01-09T22:44:00Z" w:initials="AR">
    <w:p w14:paraId="364E767C" w14:textId="1D6C98F1" w:rsidR="009D39BD" w:rsidRDefault="009D39BD">
      <w:pPr>
        <w:pStyle w:val="CommentText"/>
      </w:pPr>
      <w:r>
        <w:rPr>
          <w:rStyle w:val="CommentReference"/>
        </w:rPr>
        <w:annotationRef/>
      </w:r>
      <w:r>
        <w:t>“Local Search” doesn’t feature in Figure 3</w:t>
      </w:r>
    </w:p>
  </w:comment>
  <w:comment w:id="1035" w:author="Anna Rasburn" w:date="2019-01-09T22:59:00Z" w:initials="AR">
    <w:p w14:paraId="028F7B81" w14:textId="49CE08BC" w:rsidR="009D39BD" w:rsidRDefault="009D39BD">
      <w:pPr>
        <w:pStyle w:val="CommentText"/>
      </w:pPr>
      <w:r>
        <w:rPr>
          <w:rStyle w:val="CommentReference"/>
        </w:rPr>
        <w:annotationRef/>
      </w:r>
      <w:r>
        <w:t>Is it only the fittest function which passes the unit tests? Would other functions pass the tests which were fitter than the original code.</w:t>
      </w:r>
    </w:p>
  </w:comment>
  <w:comment w:id="1236" w:author="Anna Rasburn" w:date="2019-01-11T19:51:00Z" w:initials="AR">
    <w:p w14:paraId="5C8889D4" w14:textId="43E3750B" w:rsidR="009D39BD" w:rsidRDefault="009D39BD">
      <w:pPr>
        <w:pStyle w:val="CommentText"/>
      </w:pPr>
      <w:r>
        <w:rPr>
          <w:rStyle w:val="CommentReference"/>
        </w:rPr>
        <w:annotationRef/>
      </w:r>
      <w:r>
        <w:t>Which means ?</w:t>
      </w:r>
    </w:p>
  </w:comment>
  <w:comment w:id="1287" w:author="Anna Rasburn" w:date="2019-01-11T19:54:00Z" w:initials="AR">
    <w:p w14:paraId="1DDC82B4" w14:textId="2534AFEA" w:rsidR="009D39BD" w:rsidRDefault="009D39BD">
      <w:pPr>
        <w:pStyle w:val="CommentText"/>
      </w:pPr>
      <w:r>
        <w:rPr>
          <w:rStyle w:val="CommentReference"/>
        </w:rPr>
        <w:annotationRef/>
      </w:r>
      <w:r>
        <w:t>Whenever possible, avoid using “and so on”, “and the like”, “..etc” in formal writing..</w:t>
      </w:r>
    </w:p>
  </w:comment>
  <w:comment w:id="1293" w:author="Anna Rasburn" w:date="2019-01-11T19:57:00Z" w:initials="AR">
    <w:p w14:paraId="68F1FBEA" w14:textId="6EEB2E76" w:rsidR="009D39BD" w:rsidRDefault="009D39BD">
      <w:pPr>
        <w:pStyle w:val="CommentText"/>
      </w:pPr>
      <w:r>
        <w:rPr>
          <w:rStyle w:val="CommentReference"/>
        </w:rPr>
        <w:annotationRef/>
      </w:r>
      <w:r>
        <w:t>?</w:t>
      </w:r>
    </w:p>
  </w:comment>
  <w:comment w:id="1379" w:author="Anna Rasburn" w:date="2019-01-11T20:11:00Z" w:initials="AR">
    <w:p w14:paraId="72BFEF29" w14:textId="32E18F25" w:rsidR="009D39BD" w:rsidRDefault="009D39BD">
      <w:pPr>
        <w:pStyle w:val="CommentText"/>
      </w:pPr>
      <w:r>
        <w:rPr>
          <w:rStyle w:val="CommentReference"/>
        </w:rPr>
        <w:annotationRef/>
      </w:r>
      <w:r>
        <w:t>Good paragraph this – I can understand it straight away.</w:t>
      </w:r>
    </w:p>
  </w:comment>
  <w:comment w:id="1410" w:author="Anna Rasburn" w:date="2019-01-11T20:21:00Z" w:initials="AR">
    <w:p w14:paraId="247D48D6" w14:textId="2812A4E0" w:rsidR="009D39BD" w:rsidRDefault="009D39BD">
      <w:pPr>
        <w:pStyle w:val="CommentText"/>
      </w:pPr>
      <w:r>
        <w:rPr>
          <w:rStyle w:val="CommentReference"/>
        </w:rPr>
        <w:annotationRef/>
      </w:r>
      <w:r>
        <w:t>I don’t understand this very well. Are you saying that this framework does not automatically implement improvements and therefore it is up to the developer to use the information appropriately.</w:t>
      </w:r>
    </w:p>
  </w:comment>
  <w:comment w:id="1411" w:author="Anna Rasburn" w:date="2019-01-11T20:22:00Z" w:initials="AR">
    <w:p w14:paraId="1FE01272" w14:textId="1A4E3EE8" w:rsidR="009D39BD" w:rsidRDefault="009D39BD">
      <w:pPr>
        <w:pStyle w:val="CommentText"/>
      </w:pPr>
      <w:r>
        <w:rPr>
          <w:rStyle w:val="CommentReference"/>
        </w:rPr>
        <w:annotationRef/>
      </w:r>
      <w:r>
        <w:t xml:space="preserve"> Developer to use </w:t>
      </w:r>
      <w:proofErr w:type="spellStart"/>
      <w:r>
        <w:t>th</w:t>
      </w:r>
      <w:proofErr w:type="spellEnd"/>
    </w:p>
  </w:comment>
  <w:comment w:id="1412" w:author="Anna Rasburn" w:date="2019-01-11T20:22:00Z" w:initials="AR">
    <w:p w14:paraId="46D002ED" w14:textId="402BBF40" w:rsidR="009D39BD" w:rsidRDefault="009D39BD">
      <w:pPr>
        <w:pStyle w:val="CommentText"/>
      </w:pPr>
      <w:r>
        <w:rPr>
          <w:rStyle w:val="CommentReference"/>
        </w:rPr>
        <w:annotationRef/>
      </w:r>
      <w:r>
        <w:t>E information</w:t>
      </w:r>
    </w:p>
  </w:comment>
  <w:comment w:id="1479" w:author="Anna Rasburn" w:date="2019-01-11T20:31:00Z" w:initials="AR">
    <w:p w14:paraId="0E0940EC" w14:textId="2F33C469" w:rsidR="009D39BD" w:rsidRDefault="009D39BD">
      <w:pPr>
        <w:pStyle w:val="CommentText"/>
      </w:pPr>
      <w:r>
        <w:rPr>
          <w:rStyle w:val="CommentReference"/>
        </w:rPr>
        <w:annotationRef/>
      </w:r>
      <w:r>
        <w:t>Try and avoid going, “..which…which…which..”</w:t>
      </w:r>
    </w:p>
  </w:comment>
  <w:comment w:id="1560" w:author="Alexander Brownlee" w:date="2019-01-31T11:00:00Z" w:initials="AB">
    <w:p w14:paraId="2D886121" w14:textId="77777777" w:rsidR="009D39BD" w:rsidRDefault="009D39BD" w:rsidP="0039442D">
      <w:pPr>
        <w:pStyle w:val="CommentText"/>
      </w:pPr>
      <w:r>
        <w:rPr>
          <w:rStyle w:val="CommentReference"/>
        </w:rPr>
        <w:annotationRef/>
      </w:r>
      <w:r>
        <w:t>Your call, but I think section 1.1 is a bit long. Ideally you’d talk in general about how GI has found some success (with a couple of citations) and how this project is investigating ways to make it better – 3-4 paragraphs at most. What you have is very good – but possibly better suited to the later “methodology” section.</w:t>
      </w:r>
    </w:p>
  </w:comment>
  <w:comment w:id="1561" w:author="Alexander Brownlee" w:date="2019-01-31T10:47:00Z" w:initials="AB">
    <w:p w14:paraId="6402EA2E" w14:textId="77777777" w:rsidR="009D39BD" w:rsidRDefault="009D39BD" w:rsidP="0039442D">
      <w:pPr>
        <w:pStyle w:val="CommentText"/>
      </w:pPr>
      <w:r>
        <w:rPr>
          <w:rStyle w:val="CommentReference"/>
        </w:rPr>
        <w:annotationRef/>
      </w:r>
      <w:r>
        <w:t xml:space="preserve">I think you want an extra sentence as a lead in here, so you don’t start with work other people did. </w:t>
      </w:r>
      <w:proofErr w:type="spellStart"/>
      <w:r>
        <w:t>Soemthing</w:t>
      </w:r>
      <w:proofErr w:type="spellEnd"/>
      <w:r>
        <w:t xml:space="preserve"> like “This work explores the application of search methods to reducing the energy consumption of software. It extends existing work in a current hot topic of research among the AI and software engineering communities.” Then on to “a large proportion..”</w:t>
      </w:r>
    </w:p>
  </w:comment>
  <w:comment w:id="1606" w:author="Alexander Brownlee" w:date="2019-01-31T10:53:00Z" w:initials="AB">
    <w:p w14:paraId="5EDED395" w14:textId="77777777" w:rsidR="009D39BD" w:rsidRDefault="009D39BD" w:rsidP="0039442D">
      <w:pPr>
        <w:pStyle w:val="CommentText"/>
      </w:pPr>
      <w:r>
        <w:rPr>
          <w:rStyle w:val="CommentReference"/>
        </w:rPr>
        <w:annotationRef/>
      </w:r>
      <w:r>
        <w:t>Usually not true – we make new solutions, sometimes they are good , sometimes bad: selection in the next generation decides what to keep: so I’ve suggested a change along those lines</w:t>
      </w:r>
    </w:p>
  </w:comment>
  <w:comment w:id="1645" w:author="Alexander Brownlee" w:date="2019-01-31T10:56:00Z" w:initials="AB">
    <w:p w14:paraId="2567D20C" w14:textId="77777777" w:rsidR="009D39BD" w:rsidRDefault="009D39BD" w:rsidP="0039442D">
      <w:pPr>
        <w:pStyle w:val="CommentText"/>
      </w:pPr>
      <w:r>
        <w:rPr>
          <w:rStyle w:val="CommentReference"/>
        </w:rPr>
        <w:annotationRef/>
      </w:r>
      <w:r>
        <w:t>This paragraph is a good description!</w:t>
      </w:r>
    </w:p>
  </w:comment>
  <w:comment w:id="1661" w:author="Anna Rasburn" w:date="2019-01-06T19:12:00Z" w:initials="AR">
    <w:p w14:paraId="1AF1E4D0" w14:textId="77777777" w:rsidR="009D39BD" w:rsidRDefault="009D39BD" w:rsidP="0039442D">
      <w:pPr>
        <w:pStyle w:val="CommentText"/>
      </w:pPr>
      <w:r>
        <w:rPr>
          <w:rStyle w:val="CommentReference"/>
        </w:rPr>
        <w:annotationRef/>
      </w:r>
      <w:r>
        <w:t>It doesn’t at the moment. Dad 6/1/2019. Need a table added showing the weights of the fitness measurements</w:t>
      </w:r>
    </w:p>
  </w:comment>
  <w:comment w:id="1662" w:author="Alexander Brownlee" w:date="2019-01-31T10:58:00Z" w:initials="AB">
    <w:p w14:paraId="4CE3B9DB" w14:textId="77777777" w:rsidR="009D39BD" w:rsidRDefault="009D39BD" w:rsidP="0039442D">
      <w:pPr>
        <w:pStyle w:val="CommentText"/>
      </w:pPr>
      <w:r>
        <w:rPr>
          <w:rStyle w:val="CommentReference"/>
        </w:rPr>
        <w:annotationRef/>
      </w:r>
      <w:r>
        <w:t>You might also note the “lexicographical” ordering here – i.e. we compare on unit tests first, than break ties using energy</w:t>
      </w:r>
    </w:p>
  </w:comment>
  <w:comment w:id="1767" w:author="Alexander Brownlee" w:date="2019-01-31T12:00:00Z" w:initials="AB">
    <w:p w14:paraId="3151C196" w14:textId="4DB61C36" w:rsidR="009D39BD" w:rsidRDefault="009D39BD">
      <w:pPr>
        <w:pStyle w:val="CommentText"/>
      </w:pPr>
      <w:r>
        <w:rPr>
          <w:rStyle w:val="CommentReference"/>
        </w:rPr>
        <w:annotationRef/>
      </w:r>
      <w:r>
        <w:t>You’ll want to give reasons why you did both. I’d say that replicating Gin was about learning the techniques and what’s possible; then your own implementation was to give freedom to try new ideas.</w:t>
      </w:r>
    </w:p>
  </w:comment>
  <w:comment w:id="1792" w:author="Alexander Brownlee" w:date="2019-01-31T11:47:00Z" w:initials="AB">
    <w:p w14:paraId="537627C8" w14:textId="77777777" w:rsidR="009D39BD" w:rsidRDefault="009D39BD" w:rsidP="007D7D57">
      <w:pPr>
        <w:pStyle w:val="CommentText"/>
      </w:pPr>
      <w:r>
        <w:rPr>
          <w:rStyle w:val="CommentReference"/>
        </w:rPr>
        <w:annotationRef/>
      </w:r>
      <w:r>
        <w:t>Move this to your methodology section: it’s part of your experimentation, a target for improvement, rather than state of the art in GI</w:t>
      </w:r>
    </w:p>
  </w:comment>
  <w:comment w:id="1906" w:author="Alexander Brownlee" w:date="2019-01-31T12:01:00Z" w:initials="AB">
    <w:p w14:paraId="5E65192F" w14:textId="18EDEF7D" w:rsidR="009D39BD" w:rsidRDefault="009D39BD">
      <w:pPr>
        <w:pStyle w:val="CommentText"/>
      </w:pPr>
      <w:r>
        <w:rPr>
          <w:rStyle w:val="CommentReference"/>
        </w:rPr>
        <w:annotationRef/>
      </w:r>
      <w:r>
        <w:t xml:space="preserve">Just snippets please! Much more than 10-20 lines is too much unless </w:t>
      </w:r>
      <w:proofErr w:type="spellStart"/>
      <w:r>
        <w:t>its</w:t>
      </w:r>
      <w:proofErr w:type="spellEnd"/>
      <w:r>
        <w:t xml:space="preserve"> for the one really important thing you need to cover.</w:t>
      </w:r>
    </w:p>
  </w:comment>
  <w:comment w:id="2131" w:author="Alexander Brownlee" w:date="2019-01-31T12:04:00Z" w:initials="AB">
    <w:p w14:paraId="4AD4738E" w14:textId="1835DBA3" w:rsidR="009D39BD" w:rsidRDefault="009D39BD">
      <w:pPr>
        <w:pStyle w:val="CommentText"/>
      </w:pPr>
      <w:r>
        <w:rPr>
          <w:rStyle w:val="CommentReference"/>
        </w:rPr>
        <w:annotationRef/>
      </w:r>
      <w:r>
        <w:t>Looking good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20A1C67" w15:done="0"/>
  <w15:commentEx w15:paraId="6358A2F8" w15:done="0"/>
  <w15:commentEx w15:paraId="6EDBE07F" w15:done="0"/>
  <w15:commentEx w15:paraId="21C84365" w15:done="0"/>
  <w15:commentEx w15:paraId="4F3C4A37" w15:done="0"/>
  <w15:commentEx w15:paraId="0EDBEC2E" w15:done="0"/>
  <w15:commentEx w15:paraId="4D8DD350" w15:done="0"/>
  <w15:commentEx w15:paraId="4BEEA753" w15:paraIdParent="4D8DD350" w15:done="0"/>
  <w15:commentEx w15:paraId="20541E60" w15:paraIdParent="4D8DD350" w15:done="0"/>
  <w15:commentEx w15:paraId="30B77FA8" w15:done="0"/>
  <w15:commentEx w15:paraId="364E767C" w15:done="0"/>
  <w15:commentEx w15:paraId="028F7B81" w15:done="0"/>
  <w15:commentEx w15:paraId="5C8889D4" w15:done="0"/>
  <w15:commentEx w15:paraId="1DDC82B4" w15:done="0"/>
  <w15:commentEx w15:paraId="68F1FBEA" w15:done="0"/>
  <w15:commentEx w15:paraId="72BFEF29" w15:done="0"/>
  <w15:commentEx w15:paraId="247D48D6" w15:done="0"/>
  <w15:commentEx w15:paraId="1FE01272" w15:paraIdParent="247D48D6" w15:done="0"/>
  <w15:commentEx w15:paraId="46D002ED" w15:paraIdParent="247D48D6" w15:done="0"/>
  <w15:commentEx w15:paraId="0E0940EC" w15:done="0"/>
  <w15:commentEx w15:paraId="2D886121" w15:done="0"/>
  <w15:commentEx w15:paraId="6402EA2E" w15:done="0"/>
  <w15:commentEx w15:paraId="5EDED395" w15:done="0"/>
  <w15:commentEx w15:paraId="2567D20C" w15:done="0"/>
  <w15:commentEx w15:paraId="1AF1E4D0" w15:done="0"/>
  <w15:commentEx w15:paraId="4CE3B9DB" w15:done="0"/>
  <w15:commentEx w15:paraId="3151C196" w15:done="0"/>
  <w15:commentEx w15:paraId="537627C8" w15:done="1"/>
  <w15:commentEx w15:paraId="5E65192F" w15:done="0"/>
  <w15:commentEx w15:paraId="4AD4738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20A1C67" w16cid:durableId="1FFD4F8B"/>
  <w16cid:commentId w16cid:paraId="6358A2F8" w16cid:durableId="1FFD503F"/>
  <w16cid:commentId w16cid:paraId="6EDBE07F" w16cid:durableId="1FFD5E1B"/>
  <w16cid:commentId w16cid:paraId="21C84365" w16cid:durableId="1FDE3143"/>
  <w16cid:commentId w16cid:paraId="4F3C4A37" w16cid:durableId="1FDE31F4"/>
  <w16cid:commentId w16cid:paraId="0EDBEC2E" w16cid:durableId="1FDE3667"/>
  <w16cid:commentId w16cid:paraId="4D8DD350" w16cid:durableId="1FDF9A4C"/>
  <w16cid:commentId w16cid:paraId="4BEEA753" w16cid:durableId="1FDF9A6E"/>
  <w16cid:commentId w16cid:paraId="20541E60" w16cid:durableId="1FDF9A73"/>
  <w16cid:commentId w16cid:paraId="30B77FA8" w16cid:durableId="1FFA0FF9"/>
  <w16cid:commentId w16cid:paraId="364E767C" w16cid:durableId="1FE0F7CD"/>
  <w16cid:commentId w16cid:paraId="028F7B81" w16cid:durableId="1FE0FB48"/>
  <w16cid:commentId w16cid:paraId="5C8889D4" w16cid:durableId="1FE37244"/>
  <w16cid:commentId w16cid:paraId="1DDC82B4" w16cid:durableId="1FE37307"/>
  <w16cid:commentId w16cid:paraId="68F1FBEA" w16cid:durableId="1FE373C5"/>
  <w16cid:commentId w16cid:paraId="72BFEF29" w16cid:durableId="1FE376F7"/>
  <w16cid:commentId w16cid:paraId="247D48D6" w16cid:durableId="1FE37941"/>
  <w16cid:commentId w16cid:paraId="1FE01272" w16cid:durableId="1FE3799E"/>
  <w16cid:commentId w16cid:paraId="46D002ED" w16cid:durableId="1FE379A2"/>
  <w16cid:commentId w16cid:paraId="0E0940EC" w16cid:durableId="1FE37BAC"/>
  <w16cid:commentId w16cid:paraId="2D886121" w16cid:durableId="1FFD53BB"/>
  <w16cid:commentId w16cid:paraId="6402EA2E" w16cid:durableId="1FFD50D2"/>
  <w16cid:commentId w16cid:paraId="5EDED395" w16cid:durableId="1FFD5241"/>
  <w16cid:commentId w16cid:paraId="2567D20C" w16cid:durableId="1FFD52E9"/>
  <w16cid:commentId w16cid:paraId="1AF1E4D0" w16cid:durableId="1FDCD1AA"/>
  <w16cid:commentId w16cid:paraId="4CE3B9DB" w16cid:durableId="1FFD5361"/>
  <w16cid:commentId w16cid:paraId="3151C196" w16cid:durableId="1FFD61D6"/>
  <w16cid:commentId w16cid:paraId="537627C8" w16cid:durableId="1FFD5EDC"/>
  <w16cid:commentId w16cid:paraId="5E65192F" w16cid:durableId="1FFD6225"/>
  <w16cid:commentId w16cid:paraId="4AD4738E" w16cid:durableId="1FFD62C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FBDED7" w14:textId="77777777" w:rsidR="00371A1E" w:rsidRDefault="00371A1E">
      <w:r>
        <w:separator/>
      </w:r>
    </w:p>
  </w:endnote>
  <w:endnote w:type="continuationSeparator" w:id="0">
    <w:p w14:paraId="6CB8AA64" w14:textId="77777777" w:rsidR="00371A1E" w:rsidRDefault="00371A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TimesNewRomanPSMT">
    <w:altName w:val="Times New Roman"/>
    <w:panose1 w:val="020B0604020202020204"/>
    <w:charset w:val="00"/>
    <w:family w:val="roman"/>
    <w:notTrueType/>
    <w:pitch w:val="default"/>
  </w:font>
  <w:font w:name="Consolas">
    <w:panose1 w:val="020B0609020204030204"/>
    <w:charset w:val="00"/>
    <w:family w:val="modern"/>
    <w:pitch w:val="fixed"/>
    <w:sig w:usb0="E10006FF" w:usb1="4000FCFF" w:usb2="00000009" w:usb3="00000000" w:csb0="000001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9BA1A7" w14:textId="77777777" w:rsidR="009D39BD" w:rsidRPr="001765A6" w:rsidRDefault="009D39BD">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2EE411" w14:textId="77777777" w:rsidR="009D39BD" w:rsidRPr="001765A6" w:rsidRDefault="009D39BD">
    <w:pPr>
      <w:pStyle w:val="Footer"/>
      <w:jc w:val="center"/>
    </w:pPr>
    <w:r w:rsidRPr="001765A6">
      <w:rPr>
        <w:snapToGrid w:val="0"/>
        <w:lang w:eastAsia="en-US"/>
      </w:rPr>
      <w:t xml:space="preserve">- </w:t>
    </w:r>
    <w:r w:rsidRPr="001765A6">
      <w:rPr>
        <w:snapToGrid w:val="0"/>
        <w:lang w:eastAsia="en-US"/>
      </w:rPr>
      <w:fldChar w:fldCharType="begin"/>
    </w:r>
    <w:r w:rsidRPr="001765A6">
      <w:rPr>
        <w:snapToGrid w:val="0"/>
        <w:lang w:eastAsia="en-US"/>
      </w:rPr>
      <w:instrText xml:space="preserve"> PAGE </w:instrText>
    </w:r>
    <w:r w:rsidRPr="001765A6">
      <w:rPr>
        <w:snapToGrid w:val="0"/>
        <w:lang w:eastAsia="en-US"/>
      </w:rPr>
      <w:fldChar w:fldCharType="separate"/>
    </w:r>
    <w:r>
      <w:rPr>
        <w:noProof/>
        <w:snapToGrid w:val="0"/>
        <w:lang w:eastAsia="en-US"/>
      </w:rPr>
      <w:t>9</w:t>
    </w:r>
    <w:r w:rsidRPr="001765A6">
      <w:rPr>
        <w:snapToGrid w:val="0"/>
        <w:lang w:eastAsia="en-US"/>
      </w:rPr>
      <w:fldChar w:fldCharType="end"/>
    </w:r>
    <w:bookmarkStart w:id="41" w:name="_Toc536543202"/>
    <w:bookmarkStart w:id="42" w:name="_Toc536543431"/>
    <w:bookmarkStart w:id="43" w:name="_Toc15893757"/>
    <w:r w:rsidRPr="001765A6">
      <w:rPr>
        <w:snapToGrid w:val="0"/>
        <w:lang w:eastAsia="en-US"/>
      </w:rPr>
      <w:t xml:space="preserve"> -</w:t>
    </w:r>
    <w:bookmarkEnd w:id="41"/>
    <w:bookmarkEnd w:id="42"/>
    <w:bookmarkEnd w:id="43"/>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954858" w14:textId="77777777" w:rsidR="00371A1E" w:rsidRDefault="00371A1E">
      <w:r>
        <w:separator/>
      </w:r>
    </w:p>
  </w:footnote>
  <w:footnote w:type="continuationSeparator" w:id="0">
    <w:p w14:paraId="53AE16E2" w14:textId="77777777" w:rsidR="00371A1E" w:rsidRDefault="00371A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823CA8"/>
    <w:multiLevelType w:val="singleLevel"/>
    <w:tmpl w:val="3C305B3C"/>
    <w:lvl w:ilvl="0">
      <w:start w:val="1"/>
      <w:numFmt w:val="decimal"/>
      <w:pStyle w:val="Reference"/>
      <w:lvlText w:val="[%1]"/>
      <w:lvlJc w:val="left"/>
      <w:pPr>
        <w:tabs>
          <w:tab w:val="num" w:pos="360"/>
        </w:tabs>
        <w:ind w:left="360" w:hanging="360"/>
      </w:pPr>
    </w:lvl>
  </w:abstractNum>
  <w:abstractNum w:abstractNumId="1" w15:restartNumberingAfterBreak="0">
    <w:nsid w:val="252955DB"/>
    <w:multiLevelType w:val="multilevel"/>
    <w:tmpl w:val="493628E6"/>
    <w:lvl w:ilvl="0">
      <w:start w:val="1"/>
      <w:numFmt w:val="decimal"/>
      <w:pStyle w:val="Figure"/>
      <w:lvlText w:val="Figure %1."/>
      <w:lvlJc w:val="left"/>
      <w:pPr>
        <w:tabs>
          <w:tab w:val="num" w:pos="1440"/>
        </w:tabs>
        <w:ind w:left="567" w:hanging="567"/>
      </w:pPr>
      <w:rPr>
        <w:rFonts w:ascii="Times New Roman" w:hAnsi="Times New Roman" w:hint="default"/>
        <w:b/>
        <w:i w:val="0"/>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 w15:restartNumberingAfterBreak="0">
    <w:nsid w:val="31B52D26"/>
    <w:multiLevelType w:val="multilevel"/>
    <w:tmpl w:val="625AB02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ascii="Times New Roman" w:hAnsi="Times New Roman" w:hint="default"/>
        <w:b/>
        <w:i w:val="0"/>
        <w:sz w:val="24"/>
      </w:rPr>
    </w:lvl>
    <w:lvl w:ilvl="2">
      <w:start w:val="1"/>
      <w:numFmt w:val="decimal"/>
      <w:pStyle w:val="Heading3"/>
      <w:lvlText w:val="%1.%2.%3"/>
      <w:lvlJc w:val="left"/>
      <w:pPr>
        <w:tabs>
          <w:tab w:val="num" w:pos="720"/>
        </w:tabs>
        <w:ind w:left="720" w:hanging="720"/>
      </w:pPr>
      <w:rPr>
        <w:rFonts w:ascii="Times New Roman" w:hAnsi="Times New Roman" w:hint="default"/>
        <w:b/>
        <w:i w:val="0"/>
        <w:sz w:val="22"/>
      </w:rPr>
    </w:lvl>
    <w:lvl w:ilvl="3">
      <w:start w:val="1"/>
      <w:numFmt w:val="decimal"/>
      <w:pStyle w:val="Heading4"/>
      <w:lvlText w:val="%1.%2.%3.%4"/>
      <w:lvlJc w:val="left"/>
      <w:pPr>
        <w:tabs>
          <w:tab w:val="num" w:pos="1080"/>
        </w:tabs>
        <w:ind w:left="879" w:hanging="879"/>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 w15:restartNumberingAfterBreak="0">
    <w:nsid w:val="35577E94"/>
    <w:multiLevelType w:val="hybridMultilevel"/>
    <w:tmpl w:val="A76EB6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6645BD"/>
    <w:multiLevelType w:val="hybridMultilevel"/>
    <w:tmpl w:val="4DEE2C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AC55258"/>
    <w:multiLevelType w:val="singleLevel"/>
    <w:tmpl w:val="4C282C46"/>
    <w:lvl w:ilvl="0">
      <w:start w:val="1"/>
      <w:numFmt w:val="bullet"/>
      <w:pStyle w:val="ListBullet"/>
      <w:lvlText w:val=""/>
      <w:lvlJc w:val="left"/>
      <w:pPr>
        <w:tabs>
          <w:tab w:val="num" w:pos="644"/>
        </w:tabs>
        <w:ind w:left="624" w:hanging="340"/>
      </w:pPr>
      <w:rPr>
        <w:rFonts w:ascii="Symbol" w:hAnsi="Symbol" w:hint="default"/>
      </w:rPr>
    </w:lvl>
  </w:abstractNum>
  <w:abstractNum w:abstractNumId="6" w15:restartNumberingAfterBreak="0">
    <w:nsid w:val="3CA264B1"/>
    <w:multiLevelType w:val="hybridMultilevel"/>
    <w:tmpl w:val="3924A966"/>
    <w:lvl w:ilvl="0" w:tplc="09EAD740">
      <w:start w:val="1"/>
      <w:numFmt w:val="decimal"/>
      <w:lvlText w:val="%1."/>
      <w:lvlJc w:val="left"/>
      <w:pPr>
        <w:ind w:left="720" w:hanging="360"/>
      </w:pPr>
    </w:lvl>
    <w:lvl w:ilvl="1" w:tplc="4F18E5D2" w:tentative="1">
      <w:start w:val="1"/>
      <w:numFmt w:val="lowerLetter"/>
      <w:lvlText w:val="%2."/>
      <w:lvlJc w:val="left"/>
      <w:pPr>
        <w:ind w:left="1440" w:hanging="360"/>
      </w:pPr>
    </w:lvl>
    <w:lvl w:ilvl="2" w:tplc="563C945E" w:tentative="1">
      <w:start w:val="1"/>
      <w:numFmt w:val="lowerRoman"/>
      <w:lvlText w:val="%3."/>
      <w:lvlJc w:val="right"/>
      <w:pPr>
        <w:ind w:left="2160" w:hanging="180"/>
      </w:pPr>
    </w:lvl>
    <w:lvl w:ilvl="3" w:tplc="531E2A0A" w:tentative="1">
      <w:start w:val="1"/>
      <w:numFmt w:val="decimal"/>
      <w:lvlText w:val="%4."/>
      <w:lvlJc w:val="left"/>
      <w:pPr>
        <w:ind w:left="2880" w:hanging="360"/>
      </w:pPr>
    </w:lvl>
    <w:lvl w:ilvl="4" w:tplc="2C8C3CE2" w:tentative="1">
      <w:start w:val="1"/>
      <w:numFmt w:val="lowerLetter"/>
      <w:lvlText w:val="%5."/>
      <w:lvlJc w:val="left"/>
      <w:pPr>
        <w:ind w:left="3600" w:hanging="360"/>
      </w:pPr>
    </w:lvl>
    <w:lvl w:ilvl="5" w:tplc="2558222C" w:tentative="1">
      <w:start w:val="1"/>
      <w:numFmt w:val="lowerRoman"/>
      <w:lvlText w:val="%6."/>
      <w:lvlJc w:val="right"/>
      <w:pPr>
        <w:ind w:left="4320" w:hanging="180"/>
      </w:pPr>
    </w:lvl>
    <w:lvl w:ilvl="6" w:tplc="74044CAE" w:tentative="1">
      <w:start w:val="1"/>
      <w:numFmt w:val="decimal"/>
      <w:lvlText w:val="%7."/>
      <w:lvlJc w:val="left"/>
      <w:pPr>
        <w:ind w:left="5040" w:hanging="360"/>
      </w:pPr>
    </w:lvl>
    <w:lvl w:ilvl="7" w:tplc="0E507246" w:tentative="1">
      <w:start w:val="1"/>
      <w:numFmt w:val="lowerLetter"/>
      <w:lvlText w:val="%8."/>
      <w:lvlJc w:val="left"/>
      <w:pPr>
        <w:ind w:left="5760" w:hanging="360"/>
      </w:pPr>
    </w:lvl>
    <w:lvl w:ilvl="8" w:tplc="8076ADD8" w:tentative="1">
      <w:start w:val="1"/>
      <w:numFmt w:val="lowerRoman"/>
      <w:lvlText w:val="%9."/>
      <w:lvlJc w:val="right"/>
      <w:pPr>
        <w:ind w:left="6480" w:hanging="180"/>
      </w:pPr>
    </w:lvl>
  </w:abstractNum>
  <w:abstractNum w:abstractNumId="7" w15:restartNumberingAfterBreak="0">
    <w:nsid w:val="40816316"/>
    <w:multiLevelType w:val="hybridMultilevel"/>
    <w:tmpl w:val="1760FF24"/>
    <w:lvl w:ilvl="0" w:tplc="027CC874">
      <w:start w:val="1"/>
      <w:numFmt w:val="bullet"/>
      <w:lvlText w:val=""/>
      <w:lvlJc w:val="left"/>
      <w:pPr>
        <w:tabs>
          <w:tab w:val="num" w:pos="720"/>
        </w:tabs>
        <w:ind w:left="720" w:hanging="360"/>
      </w:pPr>
      <w:rPr>
        <w:rFonts w:ascii="Symbol" w:hAnsi="Symbol" w:hint="default"/>
      </w:rPr>
    </w:lvl>
    <w:lvl w:ilvl="1" w:tplc="B66AAA0C" w:tentative="1">
      <w:start w:val="1"/>
      <w:numFmt w:val="bullet"/>
      <w:lvlText w:val="o"/>
      <w:lvlJc w:val="left"/>
      <w:pPr>
        <w:tabs>
          <w:tab w:val="num" w:pos="1440"/>
        </w:tabs>
        <w:ind w:left="1440" w:hanging="360"/>
      </w:pPr>
      <w:rPr>
        <w:rFonts w:ascii="Courier New" w:hAnsi="Courier New" w:cs="Courier New" w:hint="default"/>
      </w:rPr>
    </w:lvl>
    <w:lvl w:ilvl="2" w:tplc="26B434CE" w:tentative="1">
      <w:start w:val="1"/>
      <w:numFmt w:val="bullet"/>
      <w:lvlText w:val=""/>
      <w:lvlJc w:val="left"/>
      <w:pPr>
        <w:tabs>
          <w:tab w:val="num" w:pos="2160"/>
        </w:tabs>
        <w:ind w:left="2160" w:hanging="360"/>
      </w:pPr>
      <w:rPr>
        <w:rFonts w:ascii="Wingdings" w:hAnsi="Wingdings" w:hint="default"/>
      </w:rPr>
    </w:lvl>
    <w:lvl w:ilvl="3" w:tplc="30BE53B8" w:tentative="1">
      <w:start w:val="1"/>
      <w:numFmt w:val="bullet"/>
      <w:lvlText w:val=""/>
      <w:lvlJc w:val="left"/>
      <w:pPr>
        <w:tabs>
          <w:tab w:val="num" w:pos="2880"/>
        </w:tabs>
        <w:ind w:left="2880" w:hanging="360"/>
      </w:pPr>
      <w:rPr>
        <w:rFonts w:ascii="Symbol" w:hAnsi="Symbol" w:hint="default"/>
      </w:rPr>
    </w:lvl>
    <w:lvl w:ilvl="4" w:tplc="47CCAEE8" w:tentative="1">
      <w:start w:val="1"/>
      <w:numFmt w:val="bullet"/>
      <w:lvlText w:val="o"/>
      <w:lvlJc w:val="left"/>
      <w:pPr>
        <w:tabs>
          <w:tab w:val="num" w:pos="3600"/>
        </w:tabs>
        <w:ind w:left="3600" w:hanging="360"/>
      </w:pPr>
      <w:rPr>
        <w:rFonts w:ascii="Courier New" w:hAnsi="Courier New" w:cs="Courier New" w:hint="default"/>
      </w:rPr>
    </w:lvl>
    <w:lvl w:ilvl="5" w:tplc="9D80D772" w:tentative="1">
      <w:start w:val="1"/>
      <w:numFmt w:val="bullet"/>
      <w:lvlText w:val=""/>
      <w:lvlJc w:val="left"/>
      <w:pPr>
        <w:tabs>
          <w:tab w:val="num" w:pos="4320"/>
        </w:tabs>
        <w:ind w:left="4320" w:hanging="360"/>
      </w:pPr>
      <w:rPr>
        <w:rFonts w:ascii="Wingdings" w:hAnsi="Wingdings" w:hint="default"/>
      </w:rPr>
    </w:lvl>
    <w:lvl w:ilvl="6" w:tplc="C6CE65AE" w:tentative="1">
      <w:start w:val="1"/>
      <w:numFmt w:val="bullet"/>
      <w:lvlText w:val=""/>
      <w:lvlJc w:val="left"/>
      <w:pPr>
        <w:tabs>
          <w:tab w:val="num" w:pos="5040"/>
        </w:tabs>
        <w:ind w:left="5040" w:hanging="360"/>
      </w:pPr>
      <w:rPr>
        <w:rFonts w:ascii="Symbol" w:hAnsi="Symbol" w:hint="default"/>
      </w:rPr>
    </w:lvl>
    <w:lvl w:ilvl="7" w:tplc="5A2CC16A" w:tentative="1">
      <w:start w:val="1"/>
      <w:numFmt w:val="bullet"/>
      <w:lvlText w:val="o"/>
      <w:lvlJc w:val="left"/>
      <w:pPr>
        <w:tabs>
          <w:tab w:val="num" w:pos="5760"/>
        </w:tabs>
        <w:ind w:left="5760" w:hanging="360"/>
      </w:pPr>
      <w:rPr>
        <w:rFonts w:ascii="Courier New" w:hAnsi="Courier New" w:cs="Courier New" w:hint="default"/>
      </w:rPr>
    </w:lvl>
    <w:lvl w:ilvl="8" w:tplc="8698F96C"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1784C59"/>
    <w:multiLevelType w:val="multilevel"/>
    <w:tmpl w:val="67F8F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4F9715E"/>
    <w:multiLevelType w:val="hybridMultilevel"/>
    <w:tmpl w:val="CE72678C"/>
    <w:lvl w:ilvl="0" w:tplc="65F619C2">
      <w:start w:val="1"/>
      <w:numFmt w:val="decimal"/>
      <w:lvlText w:val="%1."/>
      <w:lvlJc w:val="left"/>
      <w:pPr>
        <w:ind w:left="720" w:hanging="360"/>
      </w:pPr>
    </w:lvl>
    <w:lvl w:ilvl="1" w:tplc="77FEE73A" w:tentative="1">
      <w:start w:val="1"/>
      <w:numFmt w:val="lowerLetter"/>
      <w:lvlText w:val="%2."/>
      <w:lvlJc w:val="left"/>
      <w:pPr>
        <w:ind w:left="1440" w:hanging="360"/>
      </w:pPr>
    </w:lvl>
    <w:lvl w:ilvl="2" w:tplc="3A3A56DA" w:tentative="1">
      <w:start w:val="1"/>
      <w:numFmt w:val="lowerRoman"/>
      <w:lvlText w:val="%3."/>
      <w:lvlJc w:val="right"/>
      <w:pPr>
        <w:ind w:left="2160" w:hanging="180"/>
      </w:pPr>
    </w:lvl>
    <w:lvl w:ilvl="3" w:tplc="3A0EB5A6" w:tentative="1">
      <w:start w:val="1"/>
      <w:numFmt w:val="decimal"/>
      <w:lvlText w:val="%4."/>
      <w:lvlJc w:val="left"/>
      <w:pPr>
        <w:ind w:left="2880" w:hanging="360"/>
      </w:pPr>
    </w:lvl>
    <w:lvl w:ilvl="4" w:tplc="3B6E645E" w:tentative="1">
      <w:start w:val="1"/>
      <w:numFmt w:val="lowerLetter"/>
      <w:lvlText w:val="%5."/>
      <w:lvlJc w:val="left"/>
      <w:pPr>
        <w:ind w:left="3600" w:hanging="360"/>
      </w:pPr>
    </w:lvl>
    <w:lvl w:ilvl="5" w:tplc="F13C27CE" w:tentative="1">
      <w:start w:val="1"/>
      <w:numFmt w:val="lowerRoman"/>
      <w:lvlText w:val="%6."/>
      <w:lvlJc w:val="right"/>
      <w:pPr>
        <w:ind w:left="4320" w:hanging="180"/>
      </w:pPr>
    </w:lvl>
    <w:lvl w:ilvl="6" w:tplc="538813D2" w:tentative="1">
      <w:start w:val="1"/>
      <w:numFmt w:val="decimal"/>
      <w:lvlText w:val="%7."/>
      <w:lvlJc w:val="left"/>
      <w:pPr>
        <w:ind w:left="5040" w:hanging="360"/>
      </w:pPr>
    </w:lvl>
    <w:lvl w:ilvl="7" w:tplc="A0B26B74" w:tentative="1">
      <w:start w:val="1"/>
      <w:numFmt w:val="lowerLetter"/>
      <w:lvlText w:val="%8."/>
      <w:lvlJc w:val="left"/>
      <w:pPr>
        <w:ind w:left="5760" w:hanging="360"/>
      </w:pPr>
    </w:lvl>
    <w:lvl w:ilvl="8" w:tplc="B0346D34" w:tentative="1">
      <w:start w:val="1"/>
      <w:numFmt w:val="lowerRoman"/>
      <w:lvlText w:val="%9."/>
      <w:lvlJc w:val="right"/>
      <w:pPr>
        <w:ind w:left="6480" w:hanging="180"/>
      </w:pPr>
    </w:lvl>
  </w:abstractNum>
  <w:num w:numId="1">
    <w:abstractNumId w:val="0"/>
  </w:num>
  <w:num w:numId="2">
    <w:abstractNumId w:val="5"/>
  </w:num>
  <w:num w:numId="3">
    <w:abstractNumId w:val="1"/>
  </w:num>
  <w:num w:numId="4">
    <w:abstractNumId w:val="2"/>
  </w:num>
  <w:num w:numId="5">
    <w:abstractNumId w:val="7"/>
  </w:num>
  <w:num w:numId="6">
    <w:abstractNumId w:val="6"/>
  </w:num>
  <w:num w:numId="7">
    <w:abstractNumId w:val="8"/>
  </w:num>
  <w:num w:numId="8">
    <w:abstractNumId w:val="9"/>
  </w:num>
  <w:num w:numId="9">
    <w:abstractNumId w:val="4"/>
  </w:num>
  <w:num w:numId="10">
    <w:abstractNumId w:val="3"/>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na Rasburn">
    <w15:presenceInfo w15:providerId="AD" w15:userId="S::arasburn@csumb.edu::1699a61a-db2a-4a06-a864-efa6645f62f7"/>
  </w15:person>
  <w15:person w15:author="Alexander Brownlee">
    <w15:presenceInfo w15:providerId="None" w15:userId="Alexander Brownlee"/>
  </w15:person>
  <w15:person w15:author="Anna Rasburn [2]">
    <w15:presenceInfo w15:providerId="Windows Live" w15:userId="241afc47da6fe15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embedSystemFonts/>
  <w:proofState w:spelling="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autoHyphenation/>
  <w:consecutiveHyphenLimit w:val="1"/>
  <w:hyphenationZone w:val="357"/>
  <w:drawingGridHorizontalSpacing w:val="181"/>
  <w:drawingGridVerticalSpacing w:val="181"/>
  <w:displayHorizontalDrawingGridEvery w:val="0"/>
  <w:displayVerticalDrawingGridEvery w:val="0"/>
  <w:doNotUseMarginsForDrawingGridOrigin/>
  <w:drawingGridVerticalOrigin w:val="198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4C29"/>
    <w:rsid w:val="000042CF"/>
    <w:rsid w:val="0001238E"/>
    <w:rsid w:val="00024130"/>
    <w:rsid w:val="000366F2"/>
    <w:rsid w:val="000424C0"/>
    <w:rsid w:val="00042740"/>
    <w:rsid w:val="000468ED"/>
    <w:rsid w:val="00087DB3"/>
    <w:rsid w:val="00095224"/>
    <w:rsid w:val="000A0340"/>
    <w:rsid w:val="000A1B66"/>
    <w:rsid w:val="000A3BFF"/>
    <w:rsid w:val="000A57A9"/>
    <w:rsid w:val="000B35F8"/>
    <w:rsid w:val="000B4183"/>
    <w:rsid w:val="000C333D"/>
    <w:rsid w:val="000E3A9D"/>
    <w:rsid w:val="000F28AF"/>
    <w:rsid w:val="00123D7F"/>
    <w:rsid w:val="00125D9C"/>
    <w:rsid w:val="001308B0"/>
    <w:rsid w:val="00147FF3"/>
    <w:rsid w:val="0016490D"/>
    <w:rsid w:val="001765A6"/>
    <w:rsid w:val="00190CFB"/>
    <w:rsid w:val="00194116"/>
    <w:rsid w:val="00195CA6"/>
    <w:rsid w:val="001B551F"/>
    <w:rsid w:val="001D551B"/>
    <w:rsid w:val="001E19F8"/>
    <w:rsid w:val="001F5944"/>
    <w:rsid w:val="0020285E"/>
    <w:rsid w:val="00202EEC"/>
    <w:rsid w:val="00204821"/>
    <w:rsid w:val="0021114B"/>
    <w:rsid w:val="00232F10"/>
    <w:rsid w:val="00240B34"/>
    <w:rsid w:val="00253497"/>
    <w:rsid w:val="00255EBD"/>
    <w:rsid w:val="0025696F"/>
    <w:rsid w:val="0028023E"/>
    <w:rsid w:val="00280CC4"/>
    <w:rsid w:val="0029042A"/>
    <w:rsid w:val="002925D3"/>
    <w:rsid w:val="00295DAB"/>
    <w:rsid w:val="002B5F69"/>
    <w:rsid w:val="002B76F1"/>
    <w:rsid w:val="002C6DDF"/>
    <w:rsid w:val="002D2A38"/>
    <w:rsid w:val="002E7779"/>
    <w:rsid w:val="003044B5"/>
    <w:rsid w:val="00304C5F"/>
    <w:rsid w:val="00304E7A"/>
    <w:rsid w:val="00313FEF"/>
    <w:rsid w:val="00322831"/>
    <w:rsid w:val="003331E3"/>
    <w:rsid w:val="0033511D"/>
    <w:rsid w:val="0033544F"/>
    <w:rsid w:val="00335E1F"/>
    <w:rsid w:val="00337824"/>
    <w:rsid w:val="00355182"/>
    <w:rsid w:val="00356EF6"/>
    <w:rsid w:val="00361902"/>
    <w:rsid w:val="00362B43"/>
    <w:rsid w:val="003658EF"/>
    <w:rsid w:val="00371A1E"/>
    <w:rsid w:val="00382556"/>
    <w:rsid w:val="00393083"/>
    <w:rsid w:val="0039442D"/>
    <w:rsid w:val="003A0614"/>
    <w:rsid w:val="003A3D10"/>
    <w:rsid w:val="003A5972"/>
    <w:rsid w:val="003B212D"/>
    <w:rsid w:val="003B37DE"/>
    <w:rsid w:val="003C532E"/>
    <w:rsid w:val="003C5B92"/>
    <w:rsid w:val="003C7BE5"/>
    <w:rsid w:val="003D2B04"/>
    <w:rsid w:val="003D315F"/>
    <w:rsid w:val="003E5179"/>
    <w:rsid w:val="003E6A86"/>
    <w:rsid w:val="003F3294"/>
    <w:rsid w:val="003F4725"/>
    <w:rsid w:val="003F78B0"/>
    <w:rsid w:val="004228F3"/>
    <w:rsid w:val="0042400A"/>
    <w:rsid w:val="00424334"/>
    <w:rsid w:val="00425538"/>
    <w:rsid w:val="00436D03"/>
    <w:rsid w:val="00437244"/>
    <w:rsid w:val="0044340D"/>
    <w:rsid w:val="00481683"/>
    <w:rsid w:val="00481D07"/>
    <w:rsid w:val="00484C29"/>
    <w:rsid w:val="004C6479"/>
    <w:rsid w:val="004D0B41"/>
    <w:rsid w:val="005024AB"/>
    <w:rsid w:val="005070D7"/>
    <w:rsid w:val="0051315B"/>
    <w:rsid w:val="00513273"/>
    <w:rsid w:val="00514D61"/>
    <w:rsid w:val="0051547B"/>
    <w:rsid w:val="00516E97"/>
    <w:rsid w:val="00542576"/>
    <w:rsid w:val="0054602C"/>
    <w:rsid w:val="0054707E"/>
    <w:rsid w:val="00554B20"/>
    <w:rsid w:val="00555C9E"/>
    <w:rsid w:val="0055603C"/>
    <w:rsid w:val="005769F8"/>
    <w:rsid w:val="00582BF9"/>
    <w:rsid w:val="005877A7"/>
    <w:rsid w:val="005C0C16"/>
    <w:rsid w:val="005D1CAA"/>
    <w:rsid w:val="005D7620"/>
    <w:rsid w:val="005F33F8"/>
    <w:rsid w:val="00600DD5"/>
    <w:rsid w:val="00607219"/>
    <w:rsid w:val="00610EEE"/>
    <w:rsid w:val="0061419C"/>
    <w:rsid w:val="0062315E"/>
    <w:rsid w:val="006251B0"/>
    <w:rsid w:val="00626849"/>
    <w:rsid w:val="0063520A"/>
    <w:rsid w:val="00641C9B"/>
    <w:rsid w:val="006569A9"/>
    <w:rsid w:val="00673C12"/>
    <w:rsid w:val="006835DD"/>
    <w:rsid w:val="0069211E"/>
    <w:rsid w:val="0069684C"/>
    <w:rsid w:val="0069692E"/>
    <w:rsid w:val="006C400C"/>
    <w:rsid w:val="006C6BBD"/>
    <w:rsid w:val="006E03E6"/>
    <w:rsid w:val="006E15B2"/>
    <w:rsid w:val="006E1A48"/>
    <w:rsid w:val="006F0517"/>
    <w:rsid w:val="006F1AE4"/>
    <w:rsid w:val="006F6C0A"/>
    <w:rsid w:val="00704295"/>
    <w:rsid w:val="007055FA"/>
    <w:rsid w:val="007066B6"/>
    <w:rsid w:val="00736FB7"/>
    <w:rsid w:val="00747AEC"/>
    <w:rsid w:val="00751724"/>
    <w:rsid w:val="00764DB0"/>
    <w:rsid w:val="00774DCE"/>
    <w:rsid w:val="00775CF2"/>
    <w:rsid w:val="00793856"/>
    <w:rsid w:val="007A391A"/>
    <w:rsid w:val="007B052B"/>
    <w:rsid w:val="007B099E"/>
    <w:rsid w:val="007C32F5"/>
    <w:rsid w:val="007C4D37"/>
    <w:rsid w:val="007D0361"/>
    <w:rsid w:val="007D04E9"/>
    <w:rsid w:val="007D46CB"/>
    <w:rsid w:val="007D7D57"/>
    <w:rsid w:val="007E2442"/>
    <w:rsid w:val="007E5B4D"/>
    <w:rsid w:val="007E6617"/>
    <w:rsid w:val="007F4516"/>
    <w:rsid w:val="00800A49"/>
    <w:rsid w:val="0081091B"/>
    <w:rsid w:val="008125E3"/>
    <w:rsid w:val="0081384F"/>
    <w:rsid w:val="00816381"/>
    <w:rsid w:val="00816DDB"/>
    <w:rsid w:val="00820B55"/>
    <w:rsid w:val="00825AE9"/>
    <w:rsid w:val="008510CA"/>
    <w:rsid w:val="00857985"/>
    <w:rsid w:val="00875FD8"/>
    <w:rsid w:val="008834EE"/>
    <w:rsid w:val="00895D45"/>
    <w:rsid w:val="008A2AF6"/>
    <w:rsid w:val="008A3ABE"/>
    <w:rsid w:val="008B36CA"/>
    <w:rsid w:val="008B3C38"/>
    <w:rsid w:val="008B3CC4"/>
    <w:rsid w:val="008B6757"/>
    <w:rsid w:val="008C0595"/>
    <w:rsid w:val="008C3927"/>
    <w:rsid w:val="008C5B5F"/>
    <w:rsid w:val="008C713A"/>
    <w:rsid w:val="008D6BCE"/>
    <w:rsid w:val="008E67EB"/>
    <w:rsid w:val="008F4BFE"/>
    <w:rsid w:val="00905B36"/>
    <w:rsid w:val="00905B7F"/>
    <w:rsid w:val="009072D8"/>
    <w:rsid w:val="00925204"/>
    <w:rsid w:val="00933A4F"/>
    <w:rsid w:val="009360BF"/>
    <w:rsid w:val="00946A62"/>
    <w:rsid w:val="00956B3F"/>
    <w:rsid w:val="009612B7"/>
    <w:rsid w:val="00965340"/>
    <w:rsid w:val="009749DC"/>
    <w:rsid w:val="00985935"/>
    <w:rsid w:val="009859D2"/>
    <w:rsid w:val="009978E1"/>
    <w:rsid w:val="009B2ED3"/>
    <w:rsid w:val="009B38D6"/>
    <w:rsid w:val="009B66C6"/>
    <w:rsid w:val="009C3F90"/>
    <w:rsid w:val="009C786B"/>
    <w:rsid w:val="009D292B"/>
    <w:rsid w:val="009D34D0"/>
    <w:rsid w:val="009D39BD"/>
    <w:rsid w:val="009D3ADE"/>
    <w:rsid w:val="009E2B48"/>
    <w:rsid w:val="009E2E90"/>
    <w:rsid w:val="00A02C90"/>
    <w:rsid w:val="00A07984"/>
    <w:rsid w:val="00A13A0F"/>
    <w:rsid w:val="00A26ACB"/>
    <w:rsid w:val="00A31EBB"/>
    <w:rsid w:val="00A52AB9"/>
    <w:rsid w:val="00A54259"/>
    <w:rsid w:val="00A622ED"/>
    <w:rsid w:val="00A63162"/>
    <w:rsid w:val="00A66E0B"/>
    <w:rsid w:val="00A728E0"/>
    <w:rsid w:val="00A8586D"/>
    <w:rsid w:val="00A90C7A"/>
    <w:rsid w:val="00A9635F"/>
    <w:rsid w:val="00AA3D42"/>
    <w:rsid w:val="00AB5F55"/>
    <w:rsid w:val="00AD4BB5"/>
    <w:rsid w:val="00AD60CD"/>
    <w:rsid w:val="00B10362"/>
    <w:rsid w:val="00B163CE"/>
    <w:rsid w:val="00B338E9"/>
    <w:rsid w:val="00B403A9"/>
    <w:rsid w:val="00B419ED"/>
    <w:rsid w:val="00B42F59"/>
    <w:rsid w:val="00B473D7"/>
    <w:rsid w:val="00B52BD2"/>
    <w:rsid w:val="00B53E94"/>
    <w:rsid w:val="00B64332"/>
    <w:rsid w:val="00B733F5"/>
    <w:rsid w:val="00B8474E"/>
    <w:rsid w:val="00B86793"/>
    <w:rsid w:val="00B90467"/>
    <w:rsid w:val="00BA3DEE"/>
    <w:rsid w:val="00BB3674"/>
    <w:rsid w:val="00BB439E"/>
    <w:rsid w:val="00BD5935"/>
    <w:rsid w:val="00BF2371"/>
    <w:rsid w:val="00C0061A"/>
    <w:rsid w:val="00C234C2"/>
    <w:rsid w:val="00C35F4C"/>
    <w:rsid w:val="00C43069"/>
    <w:rsid w:val="00C457E2"/>
    <w:rsid w:val="00C476A9"/>
    <w:rsid w:val="00C632CA"/>
    <w:rsid w:val="00C85CAB"/>
    <w:rsid w:val="00C93155"/>
    <w:rsid w:val="00C94414"/>
    <w:rsid w:val="00C969B0"/>
    <w:rsid w:val="00C97684"/>
    <w:rsid w:val="00CB76FF"/>
    <w:rsid w:val="00CD511E"/>
    <w:rsid w:val="00CD617E"/>
    <w:rsid w:val="00CE58EA"/>
    <w:rsid w:val="00CE6DFA"/>
    <w:rsid w:val="00D03914"/>
    <w:rsid w:val="00D07980"/>
    <w:rsid w:val="00D24CDC"/>
    <w:rsid w:val="00D32507"/>
    <w:rsid w:val="00D32E8D"/>
    <w:rsid w:val="00D40B54"/>
    <w:rsid w:val="00D45EA4"/>
    <w:rsid w:val="00D55758"/>
    <w:rsid w:val="00D60852"/>
    <w:rsid w:val="00D64547"/>
    <w:rsid w:val="00D67CB4"/>
    <w:rsid w:val="00D72451"/>
    <w:rsid w:val="00D808C0"/>
    <w:rsid w:val="00D812DB"/>
    <w:rsid w:val="00D857E3"/>
    <w:rsid w:val="00D90AA4"/>
    <w:rsid w:val="00DA24A0"/>
    <w:rsid w:val="00DB6B57"/>
    <w:rsid w:val="00DC3CC1"/>
    <w:rsid w:val="00DE38FC"/>
    <w:rsid w:val="00DE5EFA"/>
    <w:rsid w:val="00E07153"/>
    <w:rsid w:val="00E1097C"/>
    <w:rsid w:val="00E11246"/>
    <w:rsid w:val="00E11A5C"/>
    <w:rsid w:val="00E22337"/>
    <w:rsid w:val="00E42567"/>
    <w:rsid w:val="00E514E9"/>
    <w:rsid w:val="00E579EF"/>
    <w:rsid w:val="00E61B1D"/>
    <w:rsid w:val="00E64DD9"/>
    <w:rsid w:val="00E94F91"/>
    <w:rsid w:val="00EA7189"/>
    <w:rsid w:val="00EB255F"/>
    <w:rsid w:val="00EB4EAF"/>
    <w:rsid w:val="00EB5DDC"/>
    <w:rsid w:val="00EB5E8C"/>
    <w:rsid w:val="00EF651C"/>
    <w:rsid w:val="00F01097"/>
    <w:rsid w:val="00F01184"/>
    <w:rsid w:val="00F26668"/>
    <w:rsid w:val="00F30306"/>
    <w:rsid w:val="00F50BFB"/>
    <w:rsid w:val="00F534A4"/>
    <w:rsid w:val="00F6237F"/>
    <w:rsid w:val="00F65546"/>
    <w:rsid w:val="00F9306F"/>
    <w:rsid w:val="00FA1DCE"/>
    <w:rsid w:val="00FB6291"/>
    <w:rsid w:val="00FD17D2"/>
    <w:rsid w:val="00FE7FC8"/>
    <w:rsid w:val="00FF3D19"/>
    <w:rsid w:val="00FF440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40FBC42"/>
  <w15:docId w15:val="{40F190F7-0766-C54D-BDAC-5A308B4F1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4821"/>
    <w:rPr>
      <w:sz w:val="24"/>
      <w:szCs w:val="24"/>
      <w:lang w:eastAsia="en-US"/>
    </w:rPr>
  </w:style>
  <w:style w:type="paragraph" w:styleId="Heading1">
    <w:name w:val="heading 1"/>
    <w:basedOn w:val="Normal"/>
    <w:next w:val="BodyFirst"/>
    <w:link w:val="Heading1Char"/>
    <w:uiPriority w:val="9"/>
    <w:qFormat/>
    <w:pPr>
      <w:keepNext/>
      <w:pageBreakBefore/>
      <w:numPr>
        <w:numId w:val="4"/>
      </w:numPr>
      <w:suppressAutoHyphens/>
      <w:spacing w:before="240" w:after="180" w:line="360" w:lineRule="auto"/>
      <w:outlineLvl w:val="0"/>
    </w:pPr>
    <w:rPr>
      <w:b/>
      <w:kern w:val="28"/>
      <w:sz w:val="32"/>
      <w:szCs w:val="20"/>
      <w:lang w:eastAsia="en-GB"/>
    </w:rPr>
  </w:style>
  <w:style w:type="paragraph" w:styleId="Heading2">
    <w:name w:val="heading 2"/>
    <w:basedOn w:val="Normal"/>
    <w:next w:val="BodyFirst"/>
    <w:qFormat/>
    <w:pPr>
      <w:keepNext/>
      <w:numPr>
        <w:ilvl w:val="1"/>
        <w:numId w:val="4"/>
      </w:numPr>
      <w:suppressAutoHyphens/>
      <w:spacing w:before="180" w:after="120" w:line="360" w:lineRule="auto"/>
      <w:outlineLvl w:val="1"/>
    </w:pPr>
    <w:rPr>
      <w:b/>
      <w:kern w:val="22"/>
      <w:sz w:val="26"/>
      <w:szCs w:val="20"/>
      <w:lang w:eastAsia="en-GB"/>
    </w:rPr>
  </w:style>
  <w:style w:type="paragraph" w:styleId="Heading3">
    <w:name w:val="heading 3"/>
    <w:basedOn w:val="Normal"/>
    <w:next w:val="BodyFirst"/>
    <w:qFormat/>
    <w:pPr>
      <w:keepNext/>
      <w:numPr>
        <w:ilvl w:val="2"/>
        <w:numId w:val="4"/>
      </w:numPr>
      <w:suppressAutoHyphens/>
      <w:spacing w:before="240" w:after="120" w:line="360" w:lineRule="auto"/>
      <w:outlineLvl w:val="2"/>
    </w:pPr>
    <w:rPr>
      <w:b/>
      <w:kern w:val="22"/>
      <w:sz w:val="22"/>
      <w:szCs w:val="20"/>
      <w:lang w:eastAsia="en-GB"/>
    </w:rPr>
  </w:style>
  <w:style w:type="paragraph" w:styleId="Heading4">
    <w:name w:val="heading 4"/>
    <w:basedOn w:val="Normal"/>
    <w:next w:val="BodyFirst"/>
    <w:qFormat/>
    <w:pPr>
      <w:keepNext/>
      <w:numPr>
        <w:ilvl w:val="3"/>
        <w:numId w:val="4"/>
      </w:numPr>
      <w:tabs>
        <w:tab w:val="clear" w:pos="1080"/>
        <w:tab w:val="left" w:pos="879"/>
      </w:tabs>
      <w:suppressAutoHyphens/>
      <w:spacing w:before="240" w:after="60" w:line="360" w:lineRule="auto"/>
      <w:outlineLvl w:val="3"/>
    </w:pPr>
    <w:rPr>
      <w:kern w:val="22"/>
      <w:sz w:val="22"/>
      <w:szCs w:val="20"/>
      <w:lang w:eastAsia="en-GB"/>
    </w:rPr>
  </w:style>
  <w:style w:type="paragraph" w:styleId="Heading5">
    <w:name w:val="heading 5"/>
    <w:basedOn w:val="Normal"/>
    <w:next w:val="BodyFirst"/>
    <w:qFormat/>
    <w:pPr>
      <w:numPr>
        <w:ilvl w:val="4"/>
        <w:numId w:val="4"/>
      </w:numPr>
      <w:suppressAutoHyphens/>
      <w:spacing w:before="240" w:after="60" w:line="360" w:lineRule="auto"/>
      <w:outlineLvl w:val="4"/>
    </w:pPr>
    <w:rPr>
      <w:b/>
      <w:bCs/>
      <w:i/>
      <w:iCs/>
      <w:kern w:val="22"/>
      <w:sz w:val="26"/>
      <w:szCs w:val="26"/>
      <w:lang w:eastAsia="en-GB"/>
    </w:rPr>
  </w:style>
  <w:style w:type="paragraph" w:styleId="Heading6">
    <w:name w:val="heading 6"/>
    <w:basedOn w:val="Normal"/>
    <w:next w:val="BodyFirst"/>
    <w:qFormat/>
    <w:pPr>
      <w:numPr>
        <w:ilvl w:val="5"/>
        <w:numId w:val="4"/>
      </w:numPr>
      <w:suppressAutoHyphens/>
      <w:spacing w:before="240" w:after="60" w:line="360" w:lineRule="auto"/>
      <w:outlineLvl w:val="5"/>
    </w:pPr>
    <w:rPr>
      <w:b/>
      <w:bCs/>
      <w:kern w:val="22"/>
      <w:sz w:val="22"/>
      <w:szCs w:val="22"/>
      <w:lang w:eastAsia="en-GB"/>
    </w:rPr>
  </w:style>
  <w:style w:type="paragraph" w:styleId="Heading7">
    <w:name w:val="heading 7"/>
    <w:basedOn w:val="Normal"/>
    <w:next w:val="BodyFirst"/>
    <w:qFormat/>
    <w:pPr>
      <w:numPr>
        <w:ilvl w:val="6"/>
        <w:numId w:val="4"/>
      </w:numPr>
      <w:suppressAutoHyphens/>
      <w:spacing w:before="240" w:after="60" w:line="360" w:lineRule="auto"/>
      <w:outlineLvl w:val="6"/>
    </w:pPr>
    <w:rPr>
      <w:kern w:val="22"/>
      <w:lang w:eastAsia="en-GB"/>
    </w:rPr>
  </w:style>
  <w:style w:type="paragraph" w:styleId="Heading8">
    <w:name w:val="heading 8"/>
    <w:basedOn w:val="Normal"/>
    <w:next w:val="Normal"/>
    <w:qFormat/>
    <w:pPr>
      <w:numPr>
        <w:ilvl w:val="7"/>
        <w:numId w:val="4"/>
      </w:numPr>
      <w:suppressAutoHyphens/>
      <w:spacing w:before="240" w:after="60" w:line="360" w:lineRule="auto"/>
      <w:outlineLvl w:val="7"/>
    </w:pPr>
    <w:rPr>
      <w:i/>
      <w:iCs/>
      <w:kern w:val="22"/>
      <w:lang w:eastAsia="en-GB"/>
    </w:rPr>
  </w:style>
  <w:style w:type="paragraph" w:styleId="Heading9">
    <w:name w:val="heading 9"/>
    <w:basedOn w:val="Normal"/>
    <w:next w:val="Normal"/>
    <w:qFormat/>
    <w:pPr>
      <w:numPr>
        <w:ilvl w:val="8"/>
        <w:numId w:val="4"/>
      </w:numPr>
      <w:suppressAutoHyphens/>
      <w:spacing w:before="240" w:after="60" w:line="360" w:lineRule="auto"/>
      <w:outlineLvl w:val="8"/>
    </w:pPr>
    <w:rPr>
      <w:rFonts w:ascii="Arial" w:hAnsi="Arial" w:cs="Arial"/>
      <w:kern w:val="22"/>
      <w:sz w:val="22"/>
      <w:szCs w:val="22"/>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00FF"/>
      <w:u w:val="single"/>
    </w:rPr>
  </w:style>
  <w:style w:type="paragraph" w:styleId="ListBullet">
    <w:name w:val="List Bullet"/>
    <w:basedOn w:val="Normal"/>
    <w:autoRedefine/>
    <w:pPr>
      <w:numPr>
        <w:numId w:val="2"/>
      </w:numPr>
      <w:suppressAutoHyphens/>
      <w:spacing w:line="360" w:lineRule="auto"/>
    </w:pPr>
    <w:rPr>
      <w:kern w:val="22"/>
      <w:sz w:val="22"/>
      <w:szCs w:val="20"/>
      <w:lang w:eastAsia="en-GB"/>
    </w:rPr>
  </w:style>
  <w:style w:type="paragraph" w:styleId="Title">
    <w:name w:val="Title"/>
    <w:basedOn w:val="Normal"/>
    <w:qFormat/>
    <w:pPr>
      <w:tabs>
        <w:tab w:val="center" w:pos="4153"/>
        <w:tab w:val="left" w:pos="6324"/>
      </w:tabs>
      <w:suppressAutoHyphens/>
      <w:spacing w:before="480" w:after="480" w:line="360" w:lineRule="auto"/>
      <w:jc w:val="center"/>
      <w:outlineLvl w:val="0"/>
    </w:pPr>
    <w:rPr>
      <w:b/>
      <w:kern w:val="28"/>
      <w:sz w:val="36"/>
      <w:szCs w:val="20"/>
      <w:lang w:eastAsia="en-GB"/>
    </w:rPr>
  </w:style>
  <w:style w:type="paragraph" w:customStyle="1" w:styleId="Author">
    <w:name w:val="Author"/>
    <w:basedOn w:val="Title"/>
    <w:rPr>
      <w:bCs/>
      <w:sz w:val="32"/>
    </w:rPr>
  </w:style>
  <w:style w:type="character" w:styleId="FollowedHyperlink">
    <w:name w:val="FollowedHyperlink"/>
    <w:basedOn w:val="DefaultParagraphFont"/>
    <w:rPr>
      <w:color w:val="800080"/>
      <w:u w:val="single"/>
    </w:rPr>
  </w:style>
  <w:style w:type="paragraph" w:customStyle="1" w:styleId="Unnumbered1">
    <w:name w:val="Unnumbered 1"/>
    <w:basedOn w:val="Heading1"/>
    <w:next w:val="BodyFirst"/>
    <w:pPr>
      <w:numPr>
        <w:numId w:val="0"/>
      </w:numPr>
    </w:pPr>
  </w:style>
  <w:style w:type="paragraph" w:customStyle="1" w:styleId="Reference">
    <w:name w:val="Reference"/>
    <w:basedOn w:val="Normal"/>
    <w:pPr>
      <w:numPr>
        <w:numId w:val="1"/>
      </w:numPr>
      <w:tabs>
        <w:tab w:val="clear" w:pos="360"/>
        <w:tab w:val="num" w:pos="426"/>
      </w:tabs>
      <w:suppressAutoHyphens/>
      <w:spacing w:line="360" w:lineRule="auto"/>
      <w:ind w:left="426" w:hanging="425"/>
    </w:pPr>
    <w:rPr>
      <w:kern w:val="22"/>
      <w:sz w:val="22"/>
      <w:szCs w:val="20"/>
      <w:lang w:eastAsia="en-GB"/>
    </w:rPr>
  </w:style>
  <w:style w:type="paragraph" w:styleId="Date">
    <w:name w:val="Date"/>
    <w:basedOn w:val="Normal"/>
    <w:next w:val="Normal"/>
    <w:pPr>
      <w:suppressAutoHyphens/>
      <w:spacing w:line="360" w:lineRule="auto"/>
      <w:jc w:val="center"/>
    </w:pPr>
    <w:rPr>
      <w:kern w:val="22"/>
      <w:szCs w:val="20"/>
      <w:lang w:eastAsia="en-GB"/>
    </w:rPr>
  </w:style>
  <w:style w:type="paragraph" w:customStyle="1" w:styleId="Figure">
    <w:name w:val="Figure"/>
    <w:basedOn w:val="Normal"/>
    <w:next w:val="BodyText"/>
    <w:pPr>
      <w:numPr>
        <w:numId w:val="3"/>
      </w:numPr>
      <w:tabs>
        <w:tab w:val="left" w:pos="900"/>
      </w:tabs>
      <w:suppressAutoHyphens/>
      <w:spacing w:line="360" w:lineRule="auto"/>
      <w:jc w:val="center"/>
    </w:pPr>
    <w:rPr>
      <w:b/>
      <w:kern w:val="22"/>
      <w:sz w:val="22"/>
      <w:szCs w:val="20"/>
      <w:lang w:eastAsia="en-GB"/>
    </w:rPr>
  </w:style>
  <w:style w:type="paragraph" w:styleId="TOC1">
    <w:name w:val="toc 1"/>
    <w:basedOn w:val="Normal"/>
    <w:next w:val="Normal"/>
    <w:autoRedefine/>
    <w:uiPriority w:val="39"/>
    <w:rsid w:val="000042CF"/>
    <w:pPr>
      <w:tabs>
        <w:tab w:val="left" w:pos="567"/>
        <w:tab w:val="right" w:leader="dot" w:pos="8302"/>
      </w:tabs>
      <w:suppressAutoHyphens/>
      <w:spacing w:line="360" w:lineRule="auto"/>
      <w:ind w:firstLine="284"/>
      <w:pPrChange w:id="0" w:author="Anna Rasburn" w:date="2019-01-31T14:56:00Z">
        <w:pPr>
          <w:tabs>
            <w:tab w:val="left" w:pos="567"/>
            <w:tab w:val="right" w:leader="dot" w:pos="8302"/>
          </w:tabs>
          <w:suppressAutoHyphens/>
          <w:spacing w:line="360" w:lineRule="auto"/>
          <w:ind w:firstLine="284"/>
        </w:pPr>
      </w:pPrChange>
    </w:pPr>
    <w:rPr>
      <w:noProof/>
      <w:kern w:val="22"/>
      <w:sz w:val="22"/>
      <w:szCs w:val="20"/>
      <w:lang w:eastAsia="en-GB"/>
      <w:rPrChange w:id="0" w:author="Anna Rasburn" w:date="2019-01-31T14:56:00Z">
        <w:rPr>
          <w:noProof/>
          <w:kern w:val="22"/>
          <w:sz w:val="22"/>
          <w:lang w:val="en-GB" w:eastAsia="en-GB" w:bidi="ar-SA"/>
        </w:rPr>
      </w:rPrChange>
    </w:rPr>
  </w:style>
  <w:style w:type="paragraph" w:styleId="TOC2">
    <w:name w:val="toc 2"/>
    <w:basedOn w:val="Normal"/>
    <w:next w:val="Normal"/>
    <w:autoRedefine/>
    <w:uiPriority w:val="39"/>
    <w:pPr>
      <w:tabs>
        <w:tab w:val="left" w:pos="993"/>
        <w:tab w:val="right" w:leader="dot" w:pos="8302"/>
      </w:tabs>
      <w:suppressAutoHyphens/>
      <w:spacing w:line="360" w:lineRule="auto"/>
      <w:ind w:left="220" w:firstLine="284"/>
    </w:pPr>
    <w:rPr>
      <w:noProof/>
      <w:kern w:val="22"/>
      <w:sz w:val="22"/>
      <w:szCs w:val="20"/>
      <w:lang w:eastAsia="en-GB"/>
    </w:rPr>
  </w:style>
  <w:style w:type="paragraph" w:styleId="TOC3">
    <w:name w:val="toc 3"/>
    <w:basedOn w:val="Normal"/>
    <w:next w:val="Normal"/>
    <w:autoRedefine/>
    <w:uiPriority w:val="39"/>
    <w:pPr>
      <w:tabs>
        <w:tab w:val="left" w:pos="1276"/>
        <w:tab w:val="right" w:leader="dot" w:pos="8302"/>
      </w:tabs>
      <w:suppressAutoHyphens/>
      <w:spacing w:line="360" w:lineRule="auto"/>
      <w:ind w:left="440" w:firstLine="284"/>
    </w:pPr>
    <w:rPr>
      <w:noProof/>
      <w:kern w:val="22"/>
      <w:sz w:val="22"/>
      <w:szCs w:val="20"/>
      <w:lang w:eastAsia="en-GB"/>
    </w:rPr>
  </w:style>
  <w:style w:type="paragraph" w:styleId="BodyTextIndent">
    <w:name w:val="Body Text Indent"/>
    <w:basedOn w:val="Normal"/>
    <w:pPr>
      <w:suppressAutoHyphens/>
      <w:spacing w:line="360" w:lineRule="auto"/>
      <w:ind w:firstLine="284"/>
    </w:pPr>
    <w:rPr>
      <w:kern w:val="22"/>
      <w:sz w:val="22"/>
      <w:szCs w:val="20"/>
      <w:lang w:eastAsia="en-GB"/>
    </w:rPr>
  </w:style>
  <w:style w:type="paragraph" w:styleId="Header">
    <w:name w:val="header"/>
    <w:basedOn w:val="Normal"/>
    <w:pPr>
      <w:tabs>
        <w:tab w:val="center" w:pos="4153"/>
        <w:tab w:val="right" w:pos="8306"/>
      </w:tabs>
      <w:suppressAutoHyphens/>
      <w:spacing w:line="360" w:lineRule="auto"/>
      <w:ind w:firstLine="284"/>
    </w:pPr>
    <w:rPr>
      <w:kern w:val="22"/>
      <w:sz w:val="22"/>
      <w:szCs w:val="20"/>
      <w:lang w:eastAsia="en-GB"/>
    </w:rPr>
  </w:style>
  <w:style w:type="paragraph" w:styleId="Footer">
    <w:name w:val="footer"/>
    <w:basedOn w:val="Normal"/>
    <w:pPr>
      <w:tabs>
        <w:tab w:val="center" w:pos="4153"/>
        <w:tab w:val="right" w:pos="8306"/>
      </w:tabs>
      <w:suppressAutoHyphens/>
      <w:spacing w:line="360" w:lineRule="auto"/>
      <w:ind w:firstLine="284"/>
    </w:pPr>
    <w:rPr>
      <w:kern w:val="22"/>
      <w:sz w:val="22"/>
      <w:szCs w:val="20"/>
      <w:lang w:eastAsia="en-GB"/>
    </w:rPr>
  </w:style>
  <w:style w:type="character" w:styleId="PageNumber">
    <w:name w:val="page number"/>
    <w:basedOn w:val="DefaultParagraphFont"/>
  </w:style>
  <w:style w:type="paragraph" w:styleId="TableofFigures">
    <w:name w:val="table of figures"/>
    <w:basedOn w:val="Normal"/>
    <w:next w:val="Normal"/>
    <w:uiPriority w:val="99"/>
    <w:pPr>
      <w:suppressAutoHyphens/>
      <w:spacing w:line="360" w:lineRule="auto"/>
      <w:ind w:left="440" w:hanging="440"/>
    </w:pPr>
    <w:rPr>
      <w:kern w:val="22"/>
      <w:sz w:val="22"/>
      <w:szCs w:val="20"/>
      <w:lang w:eastAsia="en-GB"/>
    </w:rPr>
  </w:style>
  <w:style w:type="paragraph" w:customStyle="1" w:styleId="BodyFirst">
    <w:name w:val="Body First"/>
    <w:basedOn w:val="Normal"/>
    <w:next w:val="BodyText"/>
    <w:link w:val="BodyFirstChar"/>
    <w:qFormat/>
    <w:pPr>
      <w:suppressAutoHyphens/>
      <w:spacing w:after="120" w:line="360" w:lineRule="auto"/>
    </w:pPr>
    <w:rPr>
      <w:kern w:val="22"/>
      <w:sz w:val="22"/>
      <w:szCs w:val="20"/>
      <w:lang w:eastAsia="en-GB"/>
    </w:rPr>
  </w:style>
  <w:style w:type="paragraph" w:styleId="BodyText">
    <w:name w:val="Body Text"/>
    <w:basedOn w:val="Normal"/>
    <w:link w:val="BodyTextChar"/>
    <w:pPr>
      <w:suppressAutoHyphens/>
      <w:spacing w:after="120" w:line="360" w:lineRule="auto"/>
      <w:ind w:firstLine="284"/>
    </w:pPr>
    <w:rPr>
      <w:kern w:val="22"/>
      <w:sz w:val="22"/>
      <w:szCs w:val="20"/>
      <w:lang w:eastAsia="en-GB"/>
    </w:rPr>
  </w:style>
  <w:style w:type="paragraph" w:styleId="TOC4">
    <w:name w:val="toc 4"/>
    <w:basedOn w:val="Normal"/>
    <w:next w:val="Normal"/>
    <w:autoRedefine/>
    <w:uiPriority w:val="39"/>
    <w:pPr>
      <w:tabs>
        <w:tab w:val="left" w:pos="1701"/>
        <w:tab w:val="right" w:leader="dot" w:pos="8302"/>
      </w:tabs>
      <w:suppressAutoHyphens/>
      <w:spacing w:line="360" w:lineRule="auto"/>
      <w:ind w:left="660" w:firstLine="284"/>
    </w:pPr>
    <w:rPr>
      <w:noProof/>
      <w:kern w:val="22"/>
      <w:sz w:val="22"/>
      <w:szCs w:val="20"/>
      <w:lang w:eastAsia="en-GB"/>
    </w:rPr>
  </w:style>
  <w:style w:type="paragraph" w:styleId="TOC5">
    <w:name w:val="toc 5"/>
    <w:basedOn w:val="Normal"/>
    <w:next w:val="Normal"/>
    <w:autoRedefine/>
    <w:semiHidden/>
    <w:pPr>
      <w:suppressAutoHyphens/>
      <w:spacing w:line="360" w:lineRule="auto"/>
      <w:ind w:left="880" w:firstLine="284"/>
    </w:pPr>
    <w:rPr>
      <w:kern w:val="22"/>
      <w:sz w:val="22"/>
      <w:szCs w:val="20"/>
      <w:lang w:eastAsia="en-GB"/>
    </w:rPr>
  </w:style>
  <w:style w:type="paragraph" w:styleId="TOC6">
    <w:name w:val="toc 6"/>
    <w:basedOn w:val="Normal"/>
    <w:next w:val="Normal"/>
    <w:autoRedefine/>
    <w:semiHidden/>
    <w:pPr>
      <w:suppressAutoHyphens/>
      <w:spacing w:line="360" w:lineRule="auto"/>
      <w:ind w:left="1100" w:firstLine="284"/>
    </w:pPr>
    <w:rPr>
      <w:kern w:val="22"/>
      <w:sz w:val="22"/>
      <w:szCs w:val="20"/>
      <w:lang w:eastAsia="en-GB"/>
    </w:rPr>
  </w:style>
  <w:style w:type="paragraph" w:styleId="TOC7">
    <w:name w:val="toc 7"/>
    <w:basedOn w:val="Normal"/>
    <w:next w:val="Normal"/>
    <w:autoRedefine/>
    <w:semiHidden/>
    <w:pPr>
      <w:suppressAutoHyphens/>
      <w:spacing w:line="360" w:lineRule="auto"/>
      <w:ind w:left="1320" w:firstLine="284"/>
    </w:pPr>
    <w:rPr>
      <w:kern w:val="22"/>
      <w:sz w:val="22"/>
      <w:szCs w:val="20"/>
      <w:lang w:eastAsia="en-GB"/>
    </w:rPr>
  </w:style>
  <w:style w:type="paragraph" w:styleId="TOC8">
    <w:name w:val="toc 8"/>
    <w:basedOn w:val="Normal"/>
    <w:next w:val="Normal"/>
    <w:autoRedefine/>
    <w:semiHidden/>
    <w:pPr>
      <w:suppressAutoHyphens/>
      <w:spacing w:line="360" w:lineRule="auto"/>
      <w:ind w:left="1540" w:firstLine="284"/>
    </w:pPr>
    <w:rPr>
      <w:kern w:val="22"/>
      <w:sz w:val="22"/>
      <w:szCs w:val="20"/>
      <w:lang w:eastAsia="en-GB"/>
    </w:rPr>
  </w:style>
  <w:style w:type="paragraph" w:styleId="TOC9">
    <w:name w:val="toc 9"/>
    <w:basedOn w:val="Normal"/>
    <w:next w:val="Normal"/>
    <w:autoRedefine/>
    <w:semiHidden/>
    <w:pPr>
      <w:suppressAutoHyphens/>
      <w:spacing w:line="360" w:lineRule="auto"/>
      <w:ind w:left="1760" w:firstLine="284"/>
    </w:pPr>
    <w:rPr>
      <w:kern w:val="22"/>
      <w:sz w:val="22"/>
      <w:szCs w:val="20"/>
      <w:lang w:eastAsia="en-GB"/>
    </w:rPr>
  </w:style>
  <w:style w:type="character" w:customStyle="1" w:styleId="BodyTextChar">
    <w:name w:val="Body Text Char"/>
    <w:basedOn w:val="DefaultParagraphFont"/>
    <w:link w:val="BodyText"/>
    <w:rsid w:val="00C43069"/>
    <w:rPr>
      <w:rFonts w:ascii="Times New Roman" w:hAnsi="Times New Roman"/>
      <w:kern w:val="22"/>
      <w:sz w:val="22"/>
      <w:lang w:val="en-GB" w:eastAsia="en-GB" w:bidi="ar-SA"/>
    </w:rPr>
  </w:style>
  <w:style w:type="paragraph" w:customStyle="1" w:styleId="BodyCentre">
    <w:name w:val="Body Centre"/>
    <w:basedOn w:val="Normal"/>
    <w:next w:val="Figure"/>
    <w:pPr>
      <w:keepNext/>
      <w:suppressAutoHyphens/>
      <w:spacing w:after="120" w:line="360" w:lineRule="auto"/>
      <w:jc w:val="center"/>
    </w:pPr>
    <w:rPr>
      <w:kern w:val="22"/>
      <w:sz w:val="22"/>
      <w:szCs w:val="20"/>
      <w:lang w:eastAsia="en-GB"/>
    </w:rPr>
  </w:style>
  <w:style w:type="character" w:customStyle="1" w:styleId="BodyFirstChar">
    <w:name w:val="Body First Char"/>
    <w:basedOn w:val="DefaultParagraphFont"/>
    <w:link w:val="BodyFirst"/>
    <w:rsid w:val="00C43069"/>
    <w:rPr>
      <w:rFonts w:ascii="Times New Roman" w:hAnsi="Times New Roman"/>
      <w:kern w:val="22"/>
      <w:sz w:val="22"/>
      <w:lang w:val="en-GB" w:eastAsia="en-GB" w:bidi="ar-SA"/>
    </w:rPr>
  </w:style>
  <w:style w:type="paragraph" w:styleId="DocumentMap">
    <w:name w:val="Document Map"/>
    <w:basedOn w:val="Normal"/>
    <w:link w:val="DocumentMapChar"/>
    <w:rsid w:val="00D67CB4"/>
    <w:pPr>
      <w:suppressAutoHyphens/>
      <w:spacing w:line="360" w:lineRule="auto"/>
      <w:ind w:firstLine="284"/>
    </w:pPr>
    <w:rPr>
      <w:rFonts w:ascii="Tahoma" w:hAnsi="Tahoma" w:cs="Tahoma"/>
      <w:kern w:val="22"/>
      <w:sz w:val="16"/>
      <w:szCs w:val="16"/>
      <w:lang w:eastAsia="en-GB"/>
    </w:rPr>
  </w:style>
  <w:style w:type="character" w:customStyle="1" w:styleId="DocumentMapChar">
    <w:name w:val="Document Map Char"/>
    <w:basedOn w:val="DefaultParagraphFont"/>
    <w:link w:val="DocumentMap"/>
    <w:rsid w:val="00D67CB4"/>
    <w:rPr>
      <w:rFonts w:ascii="Tahoma" w:hAnsi="Tahoma" w:cs="Tahoma"/>
      <w:kern w:val="22"/>
      <w:sz w:val="16"/>
      <w:szCs w:val="16"/>
    </w:rPr>
  </w:style>
  <w:style w:type="paragraph" w:styleId="BalloonText">
    <w:name w:val="Balloon Text"/>
    <w:basedOn w:val="Normal"/>
    <w:link w:val="BalloonTextChar"/>
    <w:rsid w:val="00D857E3"/>
    <w:pPr>
      <w:suppressAutoHyphens/>
      <w:ind w:firstLine="284"/>
    </w:pPr>
    <w:rPr>
      <w:rFonts w:ascii="Tahoma" w:hAnsi="Tahoma" w:cs="Tahoma"/>
      <w:kern w:val="22"/>
      <w:sz w:val="16"/>
      <w:szCs w:val="16"/>
      <w:lang w:eastAsia="en-GB"/>
    </w:rPr>
  </w:style>
  <w:style w:type="character" w:customStyle="1" w:styleId="BalloonTextChar">
    <w:name w:val="Balloon Text Char"/>
    <w:basedOn w:val="DefaultParagraphFont"/>
    <w:link w:val="BalloonText"/>
    <w:rsid w:val="00D857E3"/>
    <w:rPr>
      <w:rFonts w:ascii="Tahoma" w:hAnsi="Tahoma" w:cs="Tahoma"/>
      <w:kern w:val="22"/>
      <w:sz w:val="16"/>
      <w:szCs w:val="16"/>
    </w:rPr>
  </w:style>
  <w:style w:type="paragraph" w:styleId="NormalWeb">
    <w:name w:val="Normal (Web)"/>
    <w:basedOn w:val="Normal"/>
    <w:uiPriority w:val="99"/>
    <w:unhideWhenUsed/>
    <w:qFormat/>
    <w:rsid w:val="00AA3D42"/>
    <w:pPr>
      <w:spacing w:before="100" w:beforeAutospacing="1" w:after="100" w:afterAutospacing="1"/>
    </w:pPr>
  </w:style>
  <w:style w:type="table" w:styleId="TableGrid">
    <w:name w:val="Table Grid"/>
    <w:basedOn w:val="TableNormal"/>
    <w:rsid w:val="000A03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0B4183"/>
    <w:pPr>
      <w:suppressAutoHyphens/>
      <w:spacing w:after="200"/>
      <w:ind w:firstLine="284"/>
    </w:pPr>
    <w:rPr>
      <w:i/>
      <w:iCs/>
      <w:color w:val="1F497D" w:themeColor="text2"/>
      <w:kern w:val="22"/>
      <w:sz w:val="18"/>
      <w:szCs w:val="18"/>
      <w:lang w:eastAsia="en-GB"/>
    </w:rPr>
  </w:style>
  <w:style w:type="character" w:customStyle="1" w:styleId="1-sd0q">
    <w:name w:val="_1-s_d0q"/>
    <w:basedOn w:val="DefaultParagraphFont"/>
    <w:rsid w:val="0020285E"/>
  </w:style>
  <w:style w:type="character" w:styleId="CommentReference">
    <w:name w:val="annotation reference"/>
    <w:basedOn w:val="DefaultParagraphFont"/>
    <w:semiHidden/>
    <w:unhideWhenUsed/>
    <w:rsid w:val="00E64DD9"/>
    <w:rPr>
      <w:sz w:val="16"/>
      <w:szCs w:val="16"/>
    </w:rPr>
  </w:style>
  <w:style w:type="paragraph" w:styleId="CommentText">
    <w:name w:val="annotation text"/>
    <w:basedOn w:val="Normal"/>
    <w:link w:val="CommentTextChar"/>
    <w:semiHidden/>
    <w:unhideWhenUsed/>
    <w:rsid w:val="00E64DD9"/>
    <w:pPr>
      <w:suppressAutoHyphens/>
      <w:ind w:firstLine="284"/>
    </w:pPr>
    <w:rPr>
      <w:kern w:val="22"/>
      <w:sz w:val="20"/>
      <w:szCs w:val="20"/>
      <w:lang w:eastAsia="en-GB"/>
    </w:rPr>
  </w:style>
  <w:style w:type="character" w:customStyle="1" w:styleId="CommentTextChar">
    <w:name w:val="Comment Text Char"/>
    <w:basedOn w:val="DefaultParagraphFont"/>
    <w:link w:val="CommentText"/>
    <w:semiHidden/>
    <w:rsid w:val="00E64DD9"/>
    <w:rPr>
      <w:kern w:val="22"/>
    </w:rPr>
  </w:style>
  <w:style w:type="paragraph" w:styleId="CommentSubject">
    <w:name w:val="annotation subject"/>
    <w:basedOn w:val="CommentText"/>
    <w:next w:val="CommentText"/>
    <w:link w:val="CommentSubjectChar"/>
    <w:semiHidden/>
    <w:unhideWhenUsed/>
    <w:rsid w:val="00E64DD9"/>
    <w:rPr>
      <w:b/>
      <w:bCs/>
    </w:rPr>
  </w:style>
  <w:style w:type="character" w:customStyle="1" w:styleId="CommentSubjectChar">
    <w:name w:val="Comment Subject Char"/>
    <w:basedOn w:val="CommentTextChar"/>
    <w:link w:val="CommentSubject"/>
    <w:semiHidden/>
    <w:rsid w:val="00E64DD9"/>
    <w:rPr>
      <w:b/>
      <w:bCs/>
      <w:kern w:val="22"/>
    </w:rPr>
  </w:style>
  <w:style w:type="character" w:customStyle="1" w:styleId="UnresolvedMention1">
    <w:name w:val="Unresolved Mention1"/>
    <w:basedOn w:val="DefaultParagraphFont"/>
    <w:uiPriority w:val="99"/>
    <w:semiHidden/>
    <w:unhideWhenUsed/>
    <w:rsid w:val="004C6479"/>
    <w:rPr>
      <w:color w:val="605E5C"/>
      <w:shd w:val="clear" w:color="auto" w:fill="E1DFDD"/>
    </w:rPr>
  </w:style>
  <w:style w:type="paragraph" w:styleId="Revision">
    <w:name w:val="Revision"/>
    <w:hidden/>
    <w:uiPriority w:val="99"/>
    <w:semiHidden/>
    <w:rsid w:val="00E11A5C"/>
    <w:rPr>
      <w:sz w:val="24"/>
      <w:szCs w:val="24"/>
      <w:lang w:eastAsia="en-US"/>
    </w:rPr>
  </w:style>
  <w:style w:type="character" w:customStyle="1" w:styleId="Heading1Char">
    <w:name w:val="Heading 1 Char"/>
    <w:basedOn w:val="DefaultParagraphFont"/>
    <w:link w:val="Heading1"/>
    <w:uiPriority w:val="9"/>
    <w:rsid w:val="00A54259"/>
    <w:rPr>
      <w:b/>
      <w:kern w:val="28"/>
      <w:sz w:val="32"/>
    </w:rPr>
  </w:style>
  <w:style w:type="paragraph" w:styleId="Bibliography">
    <w:name w:val="Bibliography"/>
    <w:basedOn w:val="Normal"/>
    <w:next w:val="Normal"/>
    <w:uiPriority w:val="37"/>
    <w:unhideWhenUsed/>
    <w:rsid w:val="00A54259"/>
  </w:style>
  <w:style w:type="paragraph" w:styleId="ListParagraph">
    <w:name w:val="List Paragraph"/>
    <w:basedOn w:val="Normal"/>
    <w:uiPriority w:val="34"/>
    <w:qFormat/>
    <w:rsid w:val="0081091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97514">
      <w:bodyDiv w:val="1"/>
      <w:marLeft w:val="0"/>
      <w:marRight w:val="0"/>
      <w:marTop w:val="0"/>
      <w:marBottom w:val="0"/>
      <w:divBdr>
        <w:top w:val="none" w:sz="0" w:space="0" w:color="auto"/>
        <w:left w:val="none" w:sz="0" w:space="0" w:color="auto"/>
        <w:bottom w:val="none" w:sz="0" w:space="0" w:color="auto"/>
        <w:right w:val="none" w:sz="0" w:space="0" w:color="auto"/>
      </w:divBdr>
    </w:div>
    <w:div w:id="5334051">
      <w:bodyDiv w:val="1"/>
      <w:marLeft w:val="0"/>
      <w:marRight w:val="0"/>
      <w:marTop w:val="0"/>
      <w:marBottom w:val="0"/>
      <w:divBdr>
        <w:top w:val="none" w:sz="0" w:space="0" w:color="auto"/>
        <w:left w:val="none" w:sz="0" w:space="0" w:color="auto"/>
        <w:bottom w:val="none" w:sz="0" w:space="0" w:color="auto"/>
        <w:right w:val="none" w:sz="0" w:space="0" w:color="auto"/>
      </w:divBdr>
    </w:div>
    <w:div w:id="10306313">
      <w:bodyDiv w:val="1"/>
      <w:marLeft w:val="0"/>
      <w:marRight w:val="0"/>
      <w:marTop w:val="0"/>
      <w:marBottom w:val="0"/>
      <w:divBdr>
        <w:top w:val="none" w:sz="0" w:space="0" w:color="auto"/>
        <w:left w:val="none" w:sz="0" w:space="0" w:color="auto"/>
        <w:bottom w:val="none" w:sz="0" w:space="0" w:color="auto"/>
        <w:right w:val="none" w:sz="0" w:space="0" w:color="auto"/>
      </w:divBdr>
    </w:div>
    <w:div w:id="16935226">
      <w:bodyDiv w:val="1"/>
      <w:marLeft w:val="0"/>
      <w:marRight w:val="0"/>
      <w:marTop w:val="0"/>
      <w:marBottom w:val="0"/>
      <w:divBdr>
        <w:top w:val="none" w:sz="0" w:space="0" w:color="auto"/>
        <w:left w:val="none" w:sz="0" w:space="0" w:color="auto"/>
        <w:bottom w:val="none" w:sz="0" w:space="0" w:color="auto"/>
        <w:right w:val="none" w:sz="0" w:space="0" w:color="auto"/>
      </w:divBdr>
    </w:div>
    <w:div w:id="22026797">
      <w:bodyDiv w:val="1"/>
      <w:marLeft w:val="0"/>
      <w:marRight w:val="0"/>
      <w:marTop w:val="0"/>
      <w:marBottom w:val="0"/>
      <w:divBdr>
        <w:top w:val="none" w:sz="0" w:space="0" w:color="auto"/>
        <w:left w:val="none" w:sz="0" w:space="0" w:color="auto"/>
        <w:bottom w:val="none" w:sz="0" w:space="0" w:color="auto"/>
        <w:right w:val="none" w:sz="0" w:space="0" w:color="auto"/>
      </w:divBdr>
    </w:div>
    <w:div w:id="26804973">
      <w:bodyDiv w:val="1"/>
      <w:marLeft w:val="0"/>
      <w:marRight w:val="0"/>
      <w:marTop w:val="0"/>
      <w:marBottom w:val="0"/>
      <w:divBdr>
        <w:top w:val="none" w:sz="0" w:space="0" w:color="auto"/>
        <w:left w:val="none" w:sz="0" w:space="0" w:color="auto"/>
        <w:bottom w:val="none" w:sz="0" w:space="0" w:color="auto"/>
        <w:right w:val="none" w:sz="0" w:space="0" w:color="auto"/>
      </w:divBdr>
    </w:div>
    <w:div w:id="28839869">
      <w:bodyDiv w:val="1"/>
      <w:marLeft w:val="0"/>
      <w:marRight w:val="0"/>
      <w:marTop w:val="0"/>
      <w:marBottom w:val="0"/>
      <w:divBdr>
        <w:top w:val="none" w:sz="0" w:space="0" w:color="auto"/>
        <w:left w:val="none" w:sz="0" w:space="0" w:color="auto"/>
        <w:bottom w:val="none" w:sz="0" w:space="0" w:color="auto"/>
        <w:right w:val="none" w:sz="0" w:space="0" w:color="auto"/>
      </w:divBdr>
    </w:div>
    <w:div w:id="38818676">
      <w:bodyDiv w:val="1"/>
      <w:marLeft w:val="0"/>
      <w:marRight w:val="0"/>
      <w:marTop w:val="0"/>
      <w:marBottom w:val="0"/>
      <w:divBdr>
        <w:top w:val="none" w:sz="0" w:space="0" w:color="auto"/>
        <w:left w:val="none" w:sz="0" w:space="0" w:color="auto"/>
        <w:bottom w:val="none" w:sz="0" w:space="0" w:color="auto"/>
        <w:right w:val="none" w:sz="0" w:space="0" w:color="auto"/>
      </w:divBdr>
    </w:div>
    <w:div w:id="42604913">
      <w:bodyDiv w:val="1"/>
      <w:marLeft w:val="0"/>
      <w:marRight w:val="0"/>
      <w:marTop w:val="0"/>
      <w:marBottom w:val="0"/>
      <w:divBdr>
        <w:top w:val="none" w:sz="0" w:space="0" w:color="auto"/>
        <w:left w:val="none" w:sz="0" w:space="0" w:color="auto"/>
        <w:bottom w:val="none" w:sz="0" w:space="0" w:color="auto"/>
        <w:right w:val="none" w:sz="0" w:space="0" w:color="auto"/>
      </w:divBdr>
    </w:div>
    <w:div w:id="44765254">
      <w:bodyDiv w:val="1"/>
      <w:marLeft w:val="0"/>
      <w:marRight w:val="0"/>
      <w:marTop w:val="0"/>
      <w:marBottom w:val="0"/>
      <w:divBdr>
        <w:top w:val="none" w:sz="0" w:space="0" w:color="auto"/>
        <w:left w:val="none" w:sz="0" w:space="0" w:color="auto"/>
        <w:bottom w:val="none" w:sz="0" w:space="0" w:color="auto"/>
        <w:right w:val="none" w:sz="0" w:space="0" w:color="auto"/>
      </w:divBdr>
    </w:div>
    <w:div w:id="45877687">
      <w:bodyDiv w:val="1"/>
      <w:marLeft w:val="0"/>
      <w:marRight w:val="0"/>
      <w:marTop w:val="0"/>
      <w:marBottom w:val="0"/>
      <w:divBdr>
        <w:top w:val="none" w:sz="0" w:space="0" w:color="auto"/>
        <w:left w:val="none" w:sz="0" w:space="0" w:color="auto"/>
        <w:bottom w:val="none" w:sz="0" w:space="0" w:color="auto"/>
        <w:right w:val="none" w:sz="0" w:space="0" w:color="auto"/>
      </w:divBdr>
    </w:div>
    <w:div w:id="45878772">
      <w:bodyDiv w:val="1"/>
      <w:marLeft w:val="0"/>
      <w:marRight w:val="0"/>
      <w:marTop w:val="0"/>
      <w:marBottom w:val="0"/>
      <w:divBdr>
        <w:top w:val="none" w:sz="0" w:space="0" w:color="auto"/>
        <w:left w:val="none" w:sz="0" w:space="0" w:color="auto"/>
        <w:bottom w:val="none" w:sz="0" w:space="0" w:color="auto"/>
        <w:right w:val="none" w:sz="0" w:space="0" w:color="auto"/>
      </w:divBdr>
    </w:div>
    <w:div w:id="49043560">
      <w:bodyDiv w:val="1"/>
      <w:marLeft w:val="0"/>
      <w:marRight w:val="0"/>
      <w:marTop w:val="0"/>
      <w:marBottom w:val="0"/>
      <w:divBdr>
        <w:top w:val="none" w:sz="0" w:space="0" w:color="auto"/>
        <w:left w:val="none" w:sz="0" w:space="0" w:color="auto"/>
        <w:bottom w:val="none" w:sz="0" w:space="0" w:color="auto"/>
        <w:right w:val="none" w:sz="0" w:space="0" w:color="auto"/>
      </w:divBdr>
    </w:div>
    <w:div w:id="54280389">
      <w:bodyDiv w:val="1"/>
      <w:marLeft w:val="0"/>
      <w:marRight w:val="0"/>
      <w:marTop w:val="0"/>
      <w:marBottom w:val="0"/>
      <w:divBdr>
        <w:top w:val="none" w:sz="0" w:space="0" w:color="auto"/>
        <w:left w:val="none" w:sz="0" w:space="0" w:color="auto"/>
        <w:bottom w:val="none" w:sz="0" w:space="0" w:color="auto"/>
        <w:right w:val="none" w:sz="0" w:space="0" w:color="auto"/>
      </w:divBdr>
    </w:div>
    <w:div w:id="55902395">
      <w:bodyDiv w:val="1"/>
      <w:marLeft w:val="0"/>
      <w:marRight w:val="0"/>
      <w:marTop w:val="0"/>
      <w:marBottom w:val="0"/>
      <w:divBdr>
        <w:top w:val="none" w:sz="0" w:space="0" w:color="auto"/>
        <w:left w:val="none" w:sz="0" w:space="0" w:color="auto"/>
        <w:bottom w:val="none" w:sz="0" w:space="0" w:color="auto"/>
        <w:right w:val="none" w:sz="0" w:space="0" w:color="auto"/>
      </w:divBdr>
    </w:div>
    <w:div w:id="57679646">
      <w:bodyDiv w:val="1"/>
      <w:marLeft w:val="0"/>
      <w:marRight w:val="0"/>
      <w:marTop w:val="0"/>
      <w:marBottom w:val="0"/>
      <w:divBdr>
        <w:top w:val="none" w:sz="0" w:space="0" w:color="auto"/>
        <w:left w:val="none" w:sz="0" w:space="0" w:color="auto"/>
        <w:bottom w:val="none" w:sz="0" w:space="0" w:color="auto"/>
        <w:right w:val="none" w:sz="0" w:space="0" w:color="auto"/>
      </w:divBdr>
    </w:div>
    <w:div w:id="59138303">
      <w:bodyDiv w:val="1"/>
      <w:marLeft w:val="0"/>
      <w:marRight w:val="0"/>
      <w:marTop w:val="0"/>
      <w:marBottom w:val="0"/>
      <w:divBdr>
        <w:top w:val="none" w:sz="0" w:space="0" w:color="auto"/>
        <w:left w:val="none" w:sz="0" w:space="0" w:color="auto"/>
        <w:bottom w:val="none" w:sz="0" w:space="0" w:color="auto"/>
        <w:right w:val="none" w:sz="0" w:space="0" w:color="auto"/>
      </w:divBdr>
    </w:div>
    <w:div w:id="60448516">
      <w:bodyDiv w:val="1"/>
      <w:marLeft w:val="0"/>
      <w:marRight w:val="0"/>
      <w:marTop w:val="0"/>
      <w:marBottom w:val="0"/>
      <w:divBdr>
        <w:top w:val="none" w:sz="0" w:space="0" w:color="auto"/>
        <w:left w:val="none" w:sz="0" w:space="0" w:color="auto"/>
        <w:bottom w:val="none" w:sz="0" w:space="0" w:color="auto"/>
        <w:right w:val="none" w:sz="0" w:space="0" w:color="auto"/>
      </w:divBdr>
    </w:div>
    <w:div w:id="60837103">
      <w:bodyDiv w:val="1"/>
      <w:marLeft w:val="0"/>
      <w:marRight w:val="0"/>
      <w:marTop w:val="0"/>
      <w:marBottom w:val="0"/>
      <w:divBdr>
        <w:top w:val="none" w:sz="0" w:space="0" w:color="auto"/>
        <w:left w:val="none" w:sz="0" w:space="0" w:color="auto"/>
        <w:bottom w:val="none" w:sz="0" w:space="0" w:color="auto"/>
        <w:right w:val="none" w:sz="0" w:space="0" w:color="auto"/>
      </w:divBdr>
    </w:div>
    <w:div w:id="60979930">
      <w:bodyDiv w:val="1"/>
      <w:marLeft w:val="0"/>
      <w:marRight w:val="0"/>
      <w:marTop w:val="0"/>
      <w:marBottom w:val="0"/>
      <w:divBdr>
        <w:top w:val="none" w:sz="0" w:space="0" w:color="auto"/>
        <w:left w:val="none" w:sz="0" w:space="0" w:color="auto"/>
        <w:bottom w:val="none" w:sz="0" w:space="0" w:color="auto"/>
        <w:right w:val="none" w:sz="0" w:space="0" w:color="auto"/>
      </w:divBdr>
    </w:div>
    <w:div w:id="65499132">
      <w:bodyDiv w:val="1"/>
      <w:marLeft w:val="0"/>
      <w:marRight w:val="0"/>
      <w:marTop w:val="0"/>
      <w:marBottom w:val="0"/>
      <w:divBdr>
        <w:top w:val="none" w:sz="0" w:space="0" w:color="auto"/>
        <w:left w:val="none" w:sz="0" w:space="0" w:color="auto"/>
        <w:bottom w:val="none" w:sz="0" w:space="0" w:color="auto"/>
        <w:right w:val="none" w:sz="0" w:space="0" w:color="auto"/>
      </w:divBdr>
    </w:div>
    <w:div w:id="86004784">
      <w:bodyDiv w:val="1"/>
      <w:marLeft w:val="0"/>
      <w:marRight w:val="0"/>
      <w:marTop w:val="0"/>
      <w:marBottom w:val="0"/>
      <w:divBdr>
        <w:top w:val="none" w:sz="0" w:space="0" w:color="auto"/>
        <w:left w:val="none" w:sz="0" w:space="0" w:color="auto"/>
        <w:bottom w:val="none" w:sz="0" w:space="0" w:color="auto"/>
        <w:right w:val="none" w:sz="0" w:space="0" w:color="auto"/>
      </w:divBdr>
    </w:div>
    <w:div w:id="89085521">
      <w:bodyDiv w:val="1"/>
      <w:marLeft w:val="0"/>
      <w:marRight w:val="0"/>
      <w:marTop w:val="0"/>
      <w:marBottom w:val="0"/>
      <w:divBdr>
        <w:top w:val="none" w:sz="0" w:space="0" w:color="auto"/>
        <w:left w:val="none" w:sz="0" w:space="0" w:color="auto"/>
        <w:bottom w:val="none" w:sz="0" w:space="0" w:color="auto"/>
        <w:right w:val="none" w:sz="0" w:space="0" w:color="auto"/>
      </w:divBdr>
    </w:div>
    <w:div w:id="95949754">
      <w:bodyDiv w:val="1"/>
      <w:marLeft w:val="0"/>
      <w:marRight w:val="0"/>
      <w:marTop w:val="0"/>
      <w:marBottom w:val="0"/>
      <w:divBdr>
        <w:top w:val="none" w:sz="0" w:space="0" w:color="auto"/>
        <w:left w:val="none" w:sz="0" w:space="0" w:color="auto"/>
        <w:bottom w:val="none" w:sz="0" w:space="0" w:color="auto"/>
        <w:right w:val="none" w:sz="0" w:space="0" w:color="auto"/>
      </w:divBdr>
    </w:div>
    <w:div w:id="97331569">
      <w:bodyDiv w:val="1"/>
      <w:marLeft w:val="0"/>
      <w:marRight w:val="0"/>
      <w:marTop w:val="0"/>
      <w:marBottom w:val="0"/>
      <w:divBdr>
        <w:top w:val="none" w:sz="0" w:space="0" w:color="auto"/>
        <w:left w:val="none" w:sz="0" w:space="0" w:color="auto"/>
        <w:bottom w:val="none" w:sz="0" w:space="0" w:color="auto"/>
        <w:right w:val="none" w:sz="0" w:space="0" w:color="auto"/>
      </w:divBdr>
    </w:div>
    <w:div w:id="103500565">
      <w:bodyDiv w:val="1"/>
      <w:marLeft w:val="0"/>
      <w:marRight w:val="0"/>
      <w:marTop w:val="0"/>
      <w:marBottom w:val="0"/>
      <w:divBdr>
        <w:top w:val="none" w:sz="0" w:space="0" w:color="auto"/>
        <w:left w:val="none" w:sz="0" w:space="0" w:color="auto"/>
        <w:bottom w:val="none" w:sz="0" w:space="0" w:color="auto"/>
        <w:right w:val="none" w:sz="0" w:space="0" w:color="auto"/>
      </w:divBdr>
    </w:div>
    <w:div w:id="111173395">
      <w:bodyDiv w:val="1"/>
      <w:marLeft w:val="0"/>
      <w:marRight w:val="0"/>
      <w:marTop w:val="0"/>
      <w:marBottom w:val="0"/>
      <w:divBdr>
        <w:top w:val="none" w:sz="0" w:space="0" w:color="auto"/>
        <w:left w:val="none" w:sz="0" w:space="0" w:color="auto"/>
        <w:bottom w:val="none" w:sz="0" w:space="0" w:color="auto"/>
        <w:right w:val="none" w:sz="0" w:space="0" w:color="auto"/>
      </w:divBdr>
    </w:div>
    <w:div w:id="111438631">
      <w:bodyDiv w:val="1"/>
      <w:marLeft w:val="0"/>
      <w:marRight w:val="0"/>
      <w:marTop w:val="0"/>
      <w:marBottom w:val="0"/>
      <w:divBdr>
        <w:top w:val="none" w:sz="0" w:space="0" w:color="auto"/>
        <w:left w:val="none" w:sz="0" w:space="0" w:color="auto"/>
        <w:bottom w:val="none" w:sz="0" w:space="0" w:color="auto"/>
        <w:right w:val="none" w:sz="0" w:space="0" w:color="auto"/>
      </w:divBdr>
    </w:div>
    <w:div w:id="116948082">
      <w:bodyDiv w:val="1"/>
      <w:marLeft w:val="0"/>
      <w:marRight w:val="0"/>
      <w:marTop w:val="0"/>
      <w:marBottom w:val="0"/>
      <w:divBdr>
        <w:top w:val="none" w:sz="0" w:space="0" w:color="auto"/>
        <w:left w:val="none" w:sz="0" w:space="0" w:color="auto"/>
        <w:bottom w:val="none" w:sz="0" w:space="0" w:color="auto"/>
        <w:right w:val="none" w:sz="0" w:space="0" w:color="auto"/>
      </w:divBdr>
    </w:div>
    <w:div w:id="121073926">
      <w:bodyDiv w:val="1"/>
      <w:marLeft w:val="0"/>
      <w:marRight w:val="0"/>
      <w:marTop w:val="0"/>
      <w:marBottom w:val="0"/>
      <w:divBdr>
        <w:top w:val="none" w:sz="0" w:space="0" w:color="auto"/>
        <w:left w:val="none" w:sz="0" w:space="0" w:color="auto"/>
        <w:bottom w:val="none" w:sz="0" w:space="0" w:color="auto"/>
        <w:right w:val="none" w:sz="0" w:space="0" w:color="auto"/>
      </w:divBdr>
    </w:div>
    <w:div w:id="122577026">
      <w:bodyDiv w:val="1"/>
      <w:marLeft w:val="0"/>
      <w:marRight w:val="0"/>
      <w:marTop w:val="0"/>
      <w:marBottom w:val="0"/>
      <w:divBdr>
        <w:top w:val="none" w:sz="0" w:space="0" w:color="auto"/>
        <w:left w:val="none" w:sz="0" w:space="0" w:color="auto"/>
        <w:bottom w:val="none" w:sz="0" w:space="0" w:color="auto"/>
        <w:right w:val="none" w:sz="0" w:space="0" w:color="auto"/>
      </w:divBdr>
    </w:div>
    <w:div w:id="137041239">
      <w:bodyDiv w:val="1"/>
      <w:marLeft w:val="0"/>
      <w:marRight w:val="0"/>
      <w:marTop w:val="0"/>
      <w:marBottom w:val="0"/>
      <w:divBdr>
        <w:top w:val="none" w:sz="0" w:space="0" w:color="auto"/>
        <w:left w:val="none" w:sz="0" w:space="0" w:color="auto"/>
        <w:bottom w:val="none" w:sz="0" w:space="0" w:color="auto"/>
        <w:right w:val="none" w:sz="0" w:space="0" w:color="auto"/>
      </w:divBdr>
    </w:div>
    <w:div w:id="145517036">
      <w:bodyDiv w:val="1"/>
      <w:marLeft w:val="0"/>
      <w:marRight w:val="0"/>
      <w:marTop w:val="0"/>
      <w:marBottom w:val="0"/>
      <w:divBdr>
        <w:top w:val="none" w:sz="0" w:space="0" w:color="auto"/>
        <w:left w:val="none" w:sz="0" w:space="0" w:color="auto"/>
        <w:bottom w:val="none" w:sz="0" w:space="0" w:color="auto"/>
        <w:right w:val="none" w:sz="0" w:space="0" w:color="auto"/>
      </w:divBdr>
    </w:div>
    <w:div w:id="147988143">
      <w:bodyDiv w:val="1"/>
      <w:marLeft w:val="0"/>
      <w:marRight w:val="0"/>
      <w:marTop w:val="0"/>
      <w:marBottom w:val="0"/>
      <w:divBdr>
        <w:top w:val="none" w:sz="0" w:space="0" w:color="auto"/>
        <w:left w:val="none" w:sz="0" w:space="0" w:color="auto"/>
        <w:bottom w:val="none" w:sz="0" w:space="0" w:color="auto"/>
        <w:right w:val="none" w:sz="0" w:space="0" w:color="auto"/>
      </w:divBdr>
    </w:div>
    <w:div w:id="148130923">
      <w:bodyDiv w:val="1"/>
      <w:marLeft w:val="0"/>
      <w:marRight w:val="0"/>
      <w:marTop w:val="0"/>
      <w:marBottom w:val="0"/>
      <w:divBdr>
        <w:top w:val="none" w:sz="0" w:space="0" w:color="auto"/>
        <w:left w:val="none" w:sz="0" w:space="0" w:color="auto"/>
        <w:bottom w:val="none" w:sz="0" w:space="0" w:color="auto"/>
        <w:right w:val="none" w:sz="0" w:space="0" w:color="auto"/>
      </w:divBdr>
    </w:div>
    <w:div w:id="154762581">
      <w:bodyDiv w:val="1"/>
      <w:marLeft w:val="0"/>
      <w:marRight w:val="0"/>
      <w:marTop w:val="0"/>
      <w:marBottom w:val="0"/>
      <w:divBdr>
        <w:top w:val="none" w:sz="0" w:space="0" w:color="auto"/>
        <w:left w:val="none" w:sz="0" w:space="0" w:color="auto"/>
        <w:bottom w:val="none" w:sz="0" w:space="0" w:color="auto"/>
        <w:right w:val="none" w:sz="0" w:space="0" w:color="auto"/>
      </w:divBdr>
    </w:div>
    <w:div w:id="155417857">
      <w:bodyDiv w:val="1"/>
      <w:marLeft w:val="0"/>
      <w:marRight w:val="0"/>
      <w:marTop w:val="0"/>
      <w:marBottom w:val="0"/>
      <w:divBdr>
        <w:top w:val="none" w:sz="0" w:space="0" w:color="auto"/>
        <w:left w:val="none" w:sz="0" w:space="0" w:color="auto"/>
        <w:bottom w:val="none" w:sz="0" w:space="0" w:color="auto"/>
        <w:right w:val="none" w:sz="0" w:space="0" w:color="auto"/>
      </w:divBdr>
    </w:div>
    <w:div w:id="155806281">
      <w:bodyDiv w:val="1"/>
      <w:marLeft w:val="0"/>
      <w:marRight w:val="0"/>
      <w:marTop w:val="0"/>
      <w:marBottom w:val="0"/>
      <w:divBdr>
        <w:top w:val="none" w:sz="0" w:space="0" w:color="auto"/>
        <w:left w:val="none" w:sz="0" w:space="0" w:color="auto"/>
        <w:bottom w:val="none" w:sz="0" w:space="0" w:color="auto"/>
        <w:right w:val="none" w:sz="0" w:space="0" w:color="auto"/>
      </w:divBdr>
    </w:div>
    <w:div w:id="165554098">
      <w:bodyDiv w:val="1"/>
      <w:marLeft w:val="0"/>
      <w:marRight w:val="0"/>
      <w:marTop w:val="0"/>
      <w:marBottom w:val="0"/>
      <w:divBdr>
        <w:top w:val="none" w:sz="0" w:space="0" w:color="auto"/>
        <w:left w:val="none" w:sz="0" w:space="0" w:color="auto"/>
        <w:bottom w:val="none" w:sz="0" w:space="0" w:color="auto"/>
        <w:right w:val="none" w:sz="0" w:space="0" w:color="auto"/>
      </w:divBdr>
    </w:div>
    <w:div w:id="168300775">
      <w:bodyDiv w:val="1"/>
      <w:marLeft w:val="0"/>
      <w:marRight w:val="0"/>
      <w:marTop w:val="0"/>
      <w:marBottom w:val="0"/>
      <w:divBdr>
        <w:top w:val="none" w:sz="0" w:space="0" w:color="auto"/>
        <w:left w:val="none" w:sz="0" w:space="0" w:color="auto"/>
        <w:bottom w:val="none" w:sz="0" w:space="0" w:color="auto"/>
        <w:right w:val="none" w:sz="0" w:space="0" w:color="auto"/>
      </w:divBdr>
    </w:div>
    <w:div w:id="189690336">
      <w:bodyDiv w:val="1"/>
      <w:marLeft w:val="0"/>
      <w:marRight w:val="0"/>
      <w:marTop w:val="0"/>
      <w:marBottom w:val="0"/>
      <w:divBdr>
        <w:top w:val="none" w:sz="0" w:space="0" w:color="auto"/>
        <w:left w:val="none" w:sz="0" w:space="0" w:color="auto"/>
        <w:bottom w:val="none" w:sz="0" w:space="0" w:color="auto"/>
        <w:right w:val="none" w:sz="0" w:space="0" w:color="auto"/>
      </w:divBdr>
    </w:div>
    <w:div w:id="194773675">
      <w:bodyDiv w:val="1"/>
      <w:marLeft w:val="0"/>
      <w:marRight w:val="0"/>
      <w:marTop w:val="0"/>
      <w:marBottom w:val="0"/>
      <w:divBdr>
        <w:top w:val="none" w:sz="0" w:space="0" w:color="auto"/>
        <w:left w:val="none" w:sz="0" w:space="0" w:color="auto"/>
        <w:bottom w:val="none" w:sz="0" w:space="0" w:color="auto"/>
        <w:right w:val="none" w:sz="0" w:space="0" w:color="auto"/>
      </w:divBdr>
    </w:div>
    <w:div w:id="197285421">
      <w:bodyDiv w:val="1"/>
      <w:marLeft w:val="0"/>
      <w:marRight w:val="0"/>
      <w:marTop w:val="0"/>
      <w:marBottom w:val="0"/>
      <w:divBdr>
        <w:top w:val="none" w:sz="0" w:space="0" w:color="auto"/>
        <w:left w:val="none" w:sz="0" w:space="0" w:color="auto"/>
        <w:bottom w:val="none" w:sz="0" w:space="0" w:color="auto"/>
        <w:right w:val="none" w:sz="0" w:space="0" w:color="auto"/>
      </w:divBdr>
    </w:div>
    <w:div w:id="197595492">
      <w:bodyDiv w:val="1"/>
      <w:marLeft w:val="0"/>
      <w:marRight w:val="0"/>
      <w:marTop w:val="0"/>
      <w:marBottom w:val="0"/>
      <w:divBdr>
        <w:top w:val="none" w:sz="0" w:space="0" w:color="auto"/>
        <w:left w:val="none" w:sz="0" w:space="0" w:color="auto"/>
        <w:bottom w:val="none" w:sz="0" w:space="0" w:color="auto"/>
        <w:right w:val="none" w:sz="0" w:space="0" w:color="auto"/>
      </w:divBdr>
    </w:div>
    <w:div w:id="222377062">
      <w:bodyDiv w:val="1"/>
      <w:marLeft w:val="0"/>
      <w:marRight w:val="0"/>
      <w:marTop w:val="0"/>
      <w:marBottom w:val="0"/>
      <w:divBdr>
        <w:top w:val="none" w:sz="0" w:space="0" w:color="auto"/>
        <w:left w:val="none" w:sz="0" w:space="0" w:color="auto"/>
        <w:bottom w:val="none" w:sz="0" w:space="0" w:color="auto"/>
        <w:right w:val="none" w:sz="0" w:space="0" w:color="auto"/>
      </w:divBdr>
    </w:div>
    <w:div w:id="227225654">
      <w:bodyDiv w:val="1"/>
      <w:marLeft w:val="0"/>
      <w:marRight w:val="0"/>
      <w:marTop w:val="0"/>
      <w:marBottom w:val="0"/>
      <w:divBdr>
        <w:top w:val="none" w:sz="0" w:space="0" w:color="auto"/>
        <w:left w:val="none" w:sz="0" w:space="0" w:color="auto"/>
        <w:bottom w:val="none" w:sz="0" w:space="0" w:color="auto"/>
        <w:right w:val="none" w:sz="0" w:space="0" w:color="auto"/>
      </w:divBdr>
    </w:div>
    <w:div w:id="230626089">
      <w:bodyDiv w:val="1"/>
      <w:marLeft w:val="0"/>
      <w:marRight w:val="0"/>
      <w:marTop w:val="0"/>
      <w:marBottom w:val="0"/>
      <w:divBdr>
        <w:top w:val="none" w:sz="0" w:space="0" w:color="auto"/>
        <w:left w:val="none" w:sz="0" w:space="0" w:color="auto"/>
        <w:bottom w:val="none" w:sz="0" w:space="0" w:color="auto"/>
        <w:right w:val="none" w:sz="0" w:space="0" w:color="auto"/>
      </w:divBdr>
    </w:div>
    <w:div w:id="237449639">
      <w:bodyDiv w:val="1"/>
      <w:marLeft w:val="0"/>
      <w:marRight w:val="0"/>
      <w:marTop w:val="0"/>
      <w:marBottom w:val="0"/>
      <w:divBdr>
        <w:top w:val="none" w:sz="0" w:space="0" w:color="auto"/>
        <w:left w:val="none" w:sz="0" w:space="0" w:color="auto"/>
        <w:bottom w:val="none" w:sz="0" w:space="0" w:color="auto"/>
        <w:right w:val="none" w:sz="0" w:space="0" w:color="auto"/>
      </w:divBdr>
    </w:div>
    <w:div w:id="238953943">
      <w:bodyDiv w:val="1"/>
      <w:marLeft w:val="0"/>
      <w:marRight w:val="0"/>
      <w:marTop w:val="0"/>
      <w:marBottom w:val="0"/>
      <w:divBdr>
        <w:top w:val="none" w:sz="0" w:space="0" w:color="auto"/>
        <w:left w:val="none" w:sz="0" w:space="0" w:color="auto"/>
        <w:bottom w:val="none" w:sz="0" w:space="0" w:color="auto"/>
        <w:right w:val="none" w:sz="0" w:space="0" w:color="auto"/>
      </w:divBdr>
    </w:div>
    <w:div w:id="264848200">
      <w:bodyDiv w:val="1"/>
      <w:marLeft w:val="0"/>
      <w:marRight w:val="0"/>
      <w:marTop w:val="0"/>
      <w:marBottom w:val="0"/>
      <w:divBdr>
        <w:top w:val="none" w:sz="0" w:space="0" w:color="auto"/>
        <w:left w:val="none" w:sz="0" w:space="0" w:color="auto"/>
        <w:bottom w:val="none" w:sz="0" w:space="0" w:color="auto"/>
        <w:right w:val="none" w:sz="0" w:space="0" w:color="auto"/>
      </w:divBdr>
    </w:div>
    <w:div w:id="279843157">
      <w:bodyDiv w:val="1"/>
      <w:marLeft w:val="0"/>
      <w:marRight w:val="0"/>
      <w:marTop w:val="0"/>
      <w:marBottom w:val="0"/>
      <w:divBdr>
        <w:top w:val="none" w:sz="0" w:space="0" w:color="auto"/>
        <w:left w:val="none" w:sz="0" w:space="0" w:color="auto"/>
        <w:bottom w:val="none" w:sz="0" w:space="0" w:color="auto"/>
        <w:right w:val="none" w:sz="0" w:space="0" w:color="auto"/>
      </w:divBdr>
    </w:div>
    <w:div w:id="281693935">
      <w:bodyDiv w:val="1"/>
      <w:marLeft w:val="0"/>
      <w:marRight w:val="0"/>
      <w:marTop w:val="0"/>
      <w:marBottom w:val="0"/>
      <w:divBdr>
        <w:top w:val="none" w:sz="0" w:space="0" w:color="auto"/>
        <w:left w:val="none" w:sz="0" w:space="0" w:color="auto"/>
        <w:bottom w:val="none" w:sz="0" w:space="0" w:color="auto"/>
        <w:right w:val="none" w:sz="0" w:space="0" w:color="auto"/>
      </w:divBdr>
    </w:div>
    <w:div w:id="287399070">
      <w:bodyDiv w:val="1"/>
      <w:marLeft w:val="0"/>
      <w:marRight w:val="0"/>
      <w:marTop w:val="0"/>
      <w:marBottom w:val="0"/>
      <w:divBdr>
        <w:top w:val="none" w:sz="0" w:space="0" w:color="auto"/>
        <w:left w:val="none" w:sz="0" w:space="0" w:color="auto"/>
        <w:bottom w:val="none" w:sz="0" w:space="0" w:color="auto"/>
        <w:right w:val="none" w:sz="0" w:space="0" w:color="auto"/>
      </w:divBdr>
    </w:div>
    <w:div w:id="292102039">
      <w:bodyDiv w:val="1"/>
      <w:marLeft w:val="0"/>
      <w:marRight w:val="0"/>
      <w:marTop w:val="0"/>
      <w:marBottom w:val="0"/>
      <w:divBdr>
        <w:top w:val="none" w:sz="0" w:space="0" w:color="auto"/>
        <w:left w:val="none" w:sz="0" w:space="0" w:color="auto"/>
        <w:bottom w:val="none" w:sz="0" w:space="0" w:color="auto"/>
        <w:right w:val="none" w:sz="0" w:space="0" w:color="auto"/>
      </w:divBdr>
    </w:div>
    <w:div w:id="296112383">
      <w:bodyDiv w:val="1"/>
      <w:marLeft w:val="0"/>
      <w:marRight w:val="0"/>
      <w:marTop w:val="0"/>
      <w:marBottom w:val="0"/>
      <w:divBdr>
        <w:top w:val="none" w:sz="0" w:space="0" w:color="auto"/>
        <w:left w:val="none" w:sz="0" w:space="0" w:color="auto"/>
        <w:bottom w:val="none" w:sz="0" w:space="0" w:color="auto"/>
        <w:right w:val="none" w:sz="0" w:space="0" w:color="auto"/>
      </w:divBdr>
    </w:div>
    <w:div w:id="302777327">
      <w:bodyDiv w:val="1"/>
      <w:marLeft w:val="0"/>
      <w:marRight w:val="0"/>
      <w:marTop w:val="0"/>
      <w:marBottom w:val="0"/>
      <w:divBdr>
        <w:top w:val="none" w:sz="0" w:space="0" w:color="auto"/>
        <w:left w:val="none" w:sz="0" w:space="0" w:color="auto"/>
        <w:bottom w:val="none" w:sz="0" w:space="0" w:color="auto"/>
        <w:right w:val="none" w:sz="0" w:space="0" w:color="auto"/>
      </w:divBdr>
    </w:div>
    <w:div w:id="303046248">
      <w:bodyDiv w:val="1"/>
      <w:marLeft w:val="0"/>
      <w:marRight w:val="0"/>
      <w:marTop w:val="0"/>
      <w:marBottom w:val="0"/>
      <w:divBdr>
        <w:top w:val="none" w:sz="0" w:space="0" w:color="auto"/>
        <w:left w:val="none" w:sz="0" w:space="0" w:color="auto"/>
        <w:bottom w:val="none" w:sz="0" w:space="0" w:color="auto"/>
        <w:right w:val="none" w:sz="0" w:space="0" w:color="auto"/>
      </w:divBdr>
    </w:div>
    <w:div w:id="305937610">
      <w:bodyDiv w:val="1"/>
      <w:marLeft w:val="0"/>
      <w:marRight w:val="0"/>
      <w:marTop w:val="0"/>
      <w:marBottom w:val="0"/>
      <w:divBdr>
        <w:top w:val="none" w:sz="0" w:space="0" w:color="auto"/>
        <w:left w:val="none" w:sz="0" w:space="0" w:color="auto"/>
        <w:bottom w:val="none" w:sz="0" w:space="0" w:color="auto"/>
        <w:right w:val="none" w:sz="0" w:space="0" w:color="auto"/>
      </w:divBdr>
    </w:div>
    <w:div w:id="311563032">
      <w:bodyDiv w:val="1"/>
      <w:marLeft w:val="0"/>
      <w:marRight w:val="0"/>
      <w:marTop w:val="0"/>
      <w:marBottom w:val="0"/>
      <w:divBdr>
        <w:top w:val="none" w:sz="0" w:space="0" w:color="auto"/>
        <w:left w:val="none" w:sz="0" w:space="0" w:color="auto"/>
        <w:bottom w:val="none" w:sz="0" w:space="0" w:color="auto"/>
        <w:right w:val="none" w:sz="0" w:space="0" w:color="auto"/>
      </w:divBdr>
    </w:div>
    <w:div w:id="330376825">
      <w:bodyDiv w:val="1"/>
      <w:marLeft w:val="0"/>
      <w:marRight w:val="0"/>
      <w:marTop w:val="0"/>
      <w:marBottom w:val="0"/>
      <w:divBdr>
        <w:top w:val="none" w:sz="0" w:space="0" w:color="auto"/>
        <w:left w:val="none" w:sz="0" w:space="0" w:color="auto"/>
        <w:bottom w:val="none" w:sz="0" w:space="0" w:color="auto"/>
        <w:right w:val="none" w:sz="0" w:space="0" w:color="auto"/>
      </w:divBdr>
    </w:div>
    <w:div w:id="335310248">
      <w:bodyDiv w:val="1"/>
      <w:marLeft w:val="0"/>
      <w:marRight w:val="0"/>
      <w:marTop w:val="0"/>
      <w:marBottom w:val="0"/>
      <w:divBdr>
        <w:top w:val="none" w:sz="0" w:space="0" w:color="auto"/>
        <w:left w:val="none" w:sz="0" w:space="0" w:color="auto"/>
        <w:bottom w:val="none" w:sz="0" w:space="0" w:color="auto"/>
        <w:right w:val="none" w:sz="0" w:space="0" w:color="auto"/>
      </w:divBdr>
    </w:div>
    <w:div w:id="337392364">
      <w:bodyDiv w:val="1"/>
      <w:marLeft w:val="0"/>
      <w:marRight w:val="0"/>
      <w:marTop w:val="0"/>
      <w:marBottom w:val="0"/>
      <w:divBdr>
        <w:top w:val="none" w:sz="0" w:space="0" w:color="auto"/>
        <w:left w:val="none" w:sz="0" w:space="0" w:color="auto"/>
        <w:bottom w:val="none" w:sz="0" w:space="0" w:color="auto"/>
        <w:right w:val="none" w:sz="0" w:space="0" w:color="auto"/>
      </w:divBdr>
    </w:div>
    <w:div w:id="351031038">
      <w:bodyDiv w:val="1"/>
      <w:marLeft w:val="0"/>
      <w:marRight w:val="0"/>
      <w:marTop w:val="0"/>
      <w:marBottom w:val="0"/>
      <w:divBdr>
        <w:top w:val="none" w:sz="0" w:space="0" w:color="auto"/>
        <w:left w:val="none" w:sz="0" w:space="0" w:color="auto"/>
        <w:bottom w:val="none" w:sz="0" w:space="0" w:color="auto"/>
        <w:right w:val="none" w:sz="0" w:space="0" w:color="auto"/>
      </w:divBdr>
    </w:div>
    <w:div w:id="352878533">
      <w:bodyDiv w:val="1"/>
      <w:marLeft w:val="0"/>
      <w:marRight w:val="0"/>
      <w:marTop w:val="0"/>
      <w:marBottom w:val="0"/>
      <w:divBdr>
        <w:top w:val="none" w:sz="0" w:space="0" w:color="auto"/>
        <w:left w:val="none" w:sz="0" w:space="0" w:color="auto"/>
        <w:bottom w:val="none" w:sz="0" w:space="0" w:color="auto"/>
        <w:right w:val="none" w:sz="0" w:space="0" w:color="auto"/>
      </w:divBdr>
    </w:div>
    <w:div w:id="354382084">
      <w:bodyDiv w:val="1"/>
      <w:marLeft w:val="0"/>
      <w:marRight w:val="0"/>
      <w:marTop w:val="0"/>
      <w:marBottom w:val="0"/>
      <w:divBdr>
        <w:top w:val="none" w:sz="0" w:space="0" w:color="auto"/>
        <w:left w:val="none" w:sz="0" w:space="0" w:color="auto"/>
        <w:bottom w:val="none" w:sz="0" w:space="0" w:color="auto"/>
        <w:right w:val="none" w:sz="0" w:space="0" w:color="auto"/>
      </w:divBdr>
    </w:div>
    <w:div w:id="367099300">
      <w:bodyDiv w:val="1"/>
      <w:marLeft w:val="0"/>
      <w:marRight w:val="0"/>
      <w:marTop w:val="0"/>
      <w:marBottom w:val="0"/>
      <w:divBdr>
        <w:top w:val="none" w:sz="0" w:space="0" w:color="auto"/>
        <w:left w:val="none" w:sz="0" w:space="0" w:color="auto"/>
        <w:bottom w:val="none" w:sz="0" w:space="0" w:color="auto"/>
        <w:right w:val="none" w:sz="0" w:space="0" w:color="auto"/>
      </w:divBdr>
    </w:div>
    <w:div w:id="367683449">
      <w:bodyDiv w:val="1"/>
      <w:marLeft w:val="0"/>
      <w:marRight w:val="0"/>
      <w:marTop w:val="0"/>
      <w:marBottom w:val="0"/>
      <w:divBdr>
        <w:top w:val="none" w:sz="0" w:space="0" w:color="auto"/>
        <w:left w:val="none" w:sz="0" w:space="0" w:color="auto"/>
        <w:bottom w:val="none" w:sz="0" w:space="0" w:color="auto"/>
        <w:right w:val="none" w:sz="0" w:space="0" w:color="auto"/>
      </w:divBdr>
    </w:div>
    <w:div w:id="368646887">
      <w:bodyDiv w:val="1"/>
      <w:marLeft w:val="0"/>
      <w:marRight w:val="0"/>
      <w:marTop w:val="0"/>
      <w:marBottom w:val="0"/>
      <w:divBdr>
        <w:top w:val="none" w:sz="0" w:space="0" w:color="auto"/>
        <w:left w:val="none" w:sz="0" w:space="0" w:color="auto"/>
        <w:bottom w:val="none" w:sz="0" w:space="0" w:color="auto"/>
        <w:right w:val="none" w:sz="0" w:space="0" w:color="auto"/>
      </w:divBdr>
    </w:div>
    <w:div w:id="371662330">
      <w:bodyDiv w:val="1"/>
      <w:marLeft w:val="0"/>
      <w:marRight w:val="0"/>
      <w:marTop w:val="0"/>
      <w:marBottom w:val="0"/>
      <w:divBdr>
        <w:top w:val="none" w:sz="0" w:space="0" w:color="auto"/>
        <w:left w:val="none" w:sz="0" w:space="0" w:color="auto"/>
        <w:bottom w:val="none" w:sz="0" w:space="0" w:color="auto"/>
        <w:right w:val="none" w:sz="0" w:space="0" w:color="auto"/>
      </w:divBdr>
    </w:div>
    <w:div w:id="374356725">
      <w:bodyDiv w:val="1"/>
      <w:marLeft w:val="0"/>
      <w:marRight w:val="0"/>
      <w:marTop w:val="0"/>
      <w:marBottom w:val="0"/>
      <w:divBdr>
        <w:top w:val="none" w:sz="0" w:space="0" w:color="auto"/>
        <w:left w:val="none" w:sz="0" w:space="0" w:color="auto"/>
        <w:bottom w:val="none" w:sz="0" w:space="0" w:color="auto"/>
        <w:right w:val="none" w:sz="0" w:space="0" w:color="auto"/>
      </w:divBdr>
    </w:div>
    <w:div w:id="377632519">
      <w:bodyDiv w:val="1"/>
      <w:marLeft w:val="0"/>
      <w:marRight w:val="0"/>
      <w:marTop w:val="0"/>
      <w:marBottom w:val="0"/>
      <w:divBdr>
        <w:top w:val="none" w:sz="0" w:space="0" w:color="auto"/>
        <w:left w:val="none" w:sz="0" w:space="0" w:color="auto"/>
        <w:bottom w:val="none" w:sz="0" w:space="0" w:color="auto"/>
        <w:right w:val="none" w:sz="0" w:space="0" w:color="auto"/>
      </w:divBdr>
    </w:div>
    <w:div w:id="395668020">
      <w:bodyDiv w:val="1"/>
      <w:marLeft w:val="0"/>
      <w:marRight w:val="0"/>
      <w:marTop w:val="0"/>
      <w:marBottom w:val="0"/>
      <w:divBdr>
        <w:top w:val="none" w:sz="0" w:space="0" w:color="auto"/>
        <w:left w:val="none" w:sz="0" w:space="0" w:color="auto"/>
        <w:bottom w:val="none" w:sz="0" w:space="0" w:color="auto"/>
        <w:right w:val="none" w:sz="0" w:space="0" w:color="auto"/>
      </w:divBdr>
    </w:div>
    <w:div w:id="402725013">
      <w:bodyDiv w:val="1"/>
      <w:marLeft w:val="0"/>
      <w:marRight w:val="0"/>
      <w:marTop w:val="0"/>
      <w:marBottom w:val="0"/>
      <w:divBdr>
        <w:top w:val="none" w:sz="0" w:space="0" w:color="auto"/>
        <w:left w:val="none" w:sz="0" w:space="0" w:color="auto"/>
        <w:bottom w:val="none" w:sz="0" w:space="0" w:color="auto"/>
        <w:right w:val="none" w:sz="0" w:space="0" w:color="auto"/>
      </w:divBdr>
    </w:div>
    <w:div w:id="403650738">
      <w:bodyDiv w:val="1"/>
      <w:marLeft w:val="0"/>
      <w:marRight w:val="0"/>
      <w:marTop w:val="0"/>
      <w:marBottom w:val="0"/>
      <w:divBdr>
        <w:top w:val="none" w:sz="0" w:space="0" w:color="auto"/>
        <w:left w:val="none" w:sz="0" w:space="0" w:color="auto"/>
        <w:bottom w:val="none" w:sz="0" w:space="0" w:color="auto"/>
        <w:right w:val="none" w:sz="0" w:space="0" w:color="auto"/>
      </w:divBdr>
    </w:div>
    <w:div w:id="408385638">
      <w:bodyDiv w:val="1"/>
      <w:marLeft w:val="0"/>
      <w:marRight w:val="0"/>
      <w:marTop w:val="0"/>
      <w:marBottom w:val="0"/>
      <w:divBdr>
        <w:top w:val="none" w:sz="0" w:space="0" w:color="auto"/>
        <w:left w:val="none" w:sz="0" w:space="0" w:color="auto"/>
        <w:bottom w:val="none" w:sz="0" w:space="0" w:color="auto"/>
        <w:right w:val="none" w:sz="0" w:space="0" w:color="auto"/>
      </w:divBdr>
    </w:div>
    <w:div w:id="418405100">
      <w:bodyDiv w:val="1"/>
      <w:marLeft w:val="0"/>
      <w:marRight w:val="0"/>
      <w:marTop w:val="0"/>
      <w:marBottom w:val="0"/>
      <w:divBdr>
        <w:top w:val="none" w:sz="0" w:space="0" w:color="auto"/>
        <w:left w:val="none" w:sz="0" w:space="0" w:color="auto"/>
        <w:bottom w:val="none" w:sz="0" w:space="0" w:color="auto"/>
        <w:right w:val="none" w:sz="0" w:space="0" w:color="auto"/>
      </w:divBdr>
    </w:div>
    <w:div w:id="423503574">
      <w:bodyDiv w:val="1"/>
      <w:marLeft w:val="0"/>
      <w:marRight w:val="0"/>
      <w:marTop w:val="0"/>
      <w:marBottom w:val="0"/>
      <w:divBdr>
        <w:top w:val="none" w:sz="0" w:space="0" w:color="auto"/>
        <w:left w:val="none" w:sz="0" w:space="0" w:color="auto"/>
        <w:bottom w:val="none" w:sz="0" w:space="0" w:color="auto"/>
        <w:right w:val="none" w:sz="0" w:space="0" w:color="auto"/>
      </w:divBdr>
    </w:div>
    <w:div w:id="433287452">
      <w:bodyDiv w:val="1"/>
      <w:marLeft w:val="0"/>
      <w:marRight w:val="0"/>
      <w:marTop w:val="0"/>
      <w:marBottom w:val="0"/>
      <w:divBdr>
        <w:top w:val="none" w:sz="0" w:space="0" w:color="auto"/>
        <w:left w:val="none" w:sz="0" w:space="0" w:color="auto"/>
        <w:bottom w:val="none" w:sz="0" w:space="0" w:color="auto"/>
        <w:right w:val="none" w:sz="0" w:space="0" w:color="auto"/>
      </w:divBdr>
    </w:div>
    <w:div w:id="435059523">
      <w:bodyDiv w:val="1"/>
      <w:marLeft w:val="0"/>
      <w:marRight w:val="0"/>
      <w:marTop w:val="0"/>
      <w:marBottom w:val="0"/>
      <w:divBdr>
        <w:top w:val="none" w:sz="0" w:space="0" w:color="auto"/>
        <w:left w:val="none" w:sz="0" w:space="0" w:color="auto"/>
        <w:bottom w:val="none" w:sz="0" w:space="0" w:color="auto"/>
        <w:right w:val="none" w:sz="0" w:space="0" w:color="auto"/>
      </w:divBdr>
    </w:div>
    <w:div w:id="452406452">
      <w:bodyDiv w:val="1"/>
      <w:marLeft w:val="0"/>
      <w:marRight w:val="0"/>
      <w:marTop w:val="0"/>
      <w:marBottom w:val="0"/>
      <w:divBdr>
        <w:top w:val="none" w:sz="0" w:space="0" w:color="auto"/>
        <w:left w:val="none" w:sz="0" w:space="0" w:color="auto"/>
        <w:bottom w:val="none" w:sz="0" w:space="0" w:color="auto"/>
        <w:right w:val="none" w:sz="0" w:space="0" w:color="auto"/>
      </w:divBdr>
    </w:div>
    <w:div w:id="454755780">
      <w:bodyDiv w:val="1"/>
      <w:marLeft w:val="0"/>
      <w:marRight w:val="0"/>
      <w:marTop w:val="0"/>
      <w:marBottom w:val="0"/>
      <w:divBdr>
        <w:top w:val="none" w:sz="0" w:space="0" w:color="auto"/>
        <w:left w:val="none" w:sz="0" w:space="0" w:color="auto"/>
        <w:bottom w:val="none" w:sz="0" w:space="0" w:color="auto"/>
        <w:right w:val="none" w:sz="0" w:space="0" w:color="auto"/>
      </w:divBdr>
    </w:div>
    <w:div w:id="467282669">
      <w:bodyDiv w:val="1"/>
      <w:marLeft w:val="0"/>
      <w:marRight w:val="0"/>
      <w:marTop w:val="0"/>
      <w:marBottom w:val="0"/>
      <w:divBdr>
        <w:top w:val="none" w:sz="0" w:space="0" w:color="auto"/>
        <w:left w:val="none" w:sz="0" w:space="0" w:color="auto"/>
        <w:bottom w:val="none" w:sz="0" w:space="0" w:color="auto"/>
        <w:right w:val="none" w:sz="0" w:space="0" w:color="auto"/>
      </w:divBdr>
    </w:div>
    <w:div w:id="467406798">
      <w:bodyDiv w:val="1"/>
      <w:marLeft w:val="0"/>
      <w:marRight w:val="0"/>
      <w:marTop w:val="0"/>
      <w:marBottom w:val="0"/>
      <w:divBdr>
        <w:top w:val="none" w:sz="0" w:space="0" w:color="auto"/>
        <w:left w:val="none" w:sz="0" w:space="0" w:color="auto"/>
        <w:bottom w:val="none" w:sz="0" w:space="0" w:color="auto"/>
        <w:right w:val="none" w:sz="0" w:space="0" w:color="auto"/>
      </w:divBdr>
    </w:div>
    <w:div w:id="478573699">
      <w:bodyDiv w:val="1"/>
      <w:marLeft w:val="0"/>
      <w:marRight w:val="0"/>
      <w:marTop w:val="0"/>
      <w:marBottom w:val="0"/>
      <w:divBdr>
        <w:top w:val="none" w:sz="0" w:space="0" w:color="auto"/>
        <w:left w:val="none" w:sz="0" w:space="0" w:color="auto"/>
        <w:bottom w:val="none" w:sz="0" w:space="0" w:color="auto"/>
        <w:right w:val="none" w:sz="0" w:space="0" w:color="auto"/>
      </w:divBdr>
    </w:div>
    <w:div w:id="490024871">
      <w:bodyDiv w:val="1"/>
      <w:marLeft w:val="0"/>
      <w:marRight w:val="0"/>
      <w:marTop w:val="0"/>
      <w:marBottom w:val="0"/>
      <w:divBdr>
        <w:top w:val="none" w:sz="0" w:space="0" w:color="auto"/>
        <w:left w:val="none" w:sz="0" w:space="0" w:color="auto"/>
        <w:bottom w:val="none" w:sz="0" w:space="0" w:color="auto"/>
        <w:right w:val="none" w:sz="0" w:space="0" w:color="auto"/>
      </w:divBdr>
    </w:div>
    <w:div w:id="496310864">
      <w:bodyDiv w:val="1"/>
      <w:marLeft w:val="0"/>
      <w:marRight w:val="0"/>
      <w:marTop w:val="0"/>
      <w:marBottom w:val="0"/>
      <w:divBdr>
        <w:top w:val="none" w:sz="0" w:space="0" w:color="auto"/>
        <w:left w:val="none" w:sz="0" w:space="0" w:color="auto"/>
        <w:bottom w:val="none" w:sz="0" w:space="0" w:color="auto"/>
        <w:right w:val="none" w:sz="0" w:space="0" w:color="auto"/>
      </w:divBdr>
    </w:div>
    <w:div w:id="497622040">
      <w:bodyDiv w:val="1"/>
      <w:marLeft w:val="0"/>
      <w:marRight w:val="0"/>
      <w:marTop w:val="0"/>
      <w:marBottom w:val="0"/>
      <w:divBdr>
        <w:top w:val="none" w:sz="0" w:space="0" w:color="auto"/>
        <w:left w:val="none" w:sz="0" w:space="0" w:color="auto"/>
        <w:bottom w:val="none" w:sz="0" w:space="0" w:color="auto"/>
        <w:right w:val="none" w:sz="0" w:space="0" w:color="auto"/>
      </w:divBdr>
    </w:div>
    <w:div w:id="504903472">
      <w:bodyDiv w:val="1"/>
      <w:marLeft w:val="0"/>
      <w:marRight w:val="0"/>
      <w:marTop w:val="0"/>
      <w:marBottom w:val="0"/>
      <w:divBdr>
        <w:top w:val="none" w:sz="0" w:space="0" w:color="auto"/>
        <w:left w:val="none" w:sz="0" w:space="0" w:color="auto"/>
        <w:bottom w:val="none" w:sz="0" w:space="0" w:color="auto"/>
        <w:right w:val="none" w:sz="0" w:space="0" w:color="auto"/>
      </w:divBdr>
    </w:div>
    <w:div w:id="537737660">
      <w:bodyDiv w:val="1"/>
      <w:marLeft w:val="0"/>
      <w:marRight w:val="0"/>
      <w:marTop w:val="0"/>
      <w:marBottom w:val="0"/>
      <w:divBdr>
        <w:top w:val="none" w:sz="0" w:space="0" w:color="auto"/>
        <w:left w:val="none" w:sz="0" w:space="0" w:color="auto"/>
        <w:bottom w:val="none" w:sz="0" w:space="0" w:color="auto"/>
        <w:right w:val="none" w:sz="0" w:space="0" w:color="auto"/>
      </w:divBdr>
    </w:div>
    <w:div w:id="543257621">
      <w:bodyDiv w:val="1"/>
      <w:marLeft w:val="0"/>
      <w:marRight w:val="0"/>
      <w:marTop w:val="0"/>
      <w:marBottom w:val="0"/>
      <w:divBdr>
        <w:top w:val="none" w:sz="0" w:space="0" w:color="auto"/>
        <w:left w:val="none" w:sz="0" w:space="0" w:color="auto"/>
        <w:bottom w:val="none" w:sz="0" w:space="0" w:color="auto"/>
        <w:right w:val="none" w:sz="0" w:space="0" w:color="auto"/>
      </w:divBdr>
    </w:div>
    <w:div w:id="548031027">
      <w:bodyDiv w:val="1"/>
      <w:marLeft w:val="0"/>
      <w:marRight w:val="0"/>
      <w:marTop w:val="0"/>
      <w:marBottom w:val="0"/>
      <w:divBdr>
        <w:top w:val="none" w:sz="0" w:space="0" w:color="auto"/>
        <w:left w:val="none" w:sz="0" w:space="0" w:color="auto"/>
        <w:bottom w:val="none" w:sz="0" w:space="0" w:color="auto"/>
        <w:right w:val="none" w:sz="0" w:space="0" w:color="auto"/>
      </w:divBdr>
    </w:div>
    <w:div w:id="576482988">
      <w:bodyDiv w:val="1"/>
      <w:marLeft w:val="0"/>
      <w:marRight w:val="0"/>
      <w:marTop w:val="0"/>
      <w:marBottom w:val="0"/>
      <w:divBdr>
        <w:top w:val="none" w:sz="0" w:space="0" w:color="auto"/>
        <w:left w:val="none" w:sz="0" w:space="0" w:color="auto"/>
        <w:bottom w:val="none" w:sz="0" w:space="0" w:color="auto"/>
        <w:right w:val="none" w:sz="0" w:space="0" w:color="auto"/>
      </w:divBdr>
    </w:div>
    <w:div w:id="587082809">
      <w:bodyDiv w:val="1"/>
      <w:marLeft w:val="0"/>
      <w:marRight w:val="0"/>
      <w:marTop w:val="0"/>
      <w:marBottom w:val="0"/>
      <w:divBdr>
        <w:top w:val="none" w:sz="0" w:space="0" w:color="auto"/>
        <w:left w:val="none" w:sz="0" w:space="0" w:color="auto"/>
        <w:bottom w:val="none" w:sz="0" w:space="0" w:color="auto"/>
        <w:right w:val="none" w:sz="0" w:space="0" w:color="auto"/>
      </w:divBdr>
    </w:div>
    <w:div w:id="599336690">
      <w:bodyDiv w:val="1"/>
      <w:marLeft w:val="0"/>
      <w:marRight w:val="0"/>
      <w:marTop w:val="0"/>
      <w:marBottom w:val="0"/>
      <w:divBdr>
        <w:top w:val="none" w:sz="0" w:space="0" w:color="auto"/>
        <w:left w:val="none" w:sz="0" w:space="0" w:color="auto"/>
        <w:bottom w:val="none" w:sz="0" w:space="0" w:color="auto"/>
        <w:right w:val="none" w:sz="0" w:space="0" w:color="auto"/>
      </w:divBdr>
    </w:div>
    <w:div w:id="600643641">
      <w:bodyDiv w:val="1"/>
      <w:marLeft w:val="0"/>
      <w:marRight w:val="0"/>
      <w:marTop w:val="0"/>
      <w:marBottom w:val="0"/>
      <w:divBdr>
        <w:top w:val="none" w:sz="0" w:space="0" w:color="auto"/>
        <w:left w:val="none" w:sz="0" w:space="0" w:color="auto"/>
        <w:bottom w:val="none" w:sz="0" w:space="0" w:color="auto"/>
        <w:right w:val="none" w:sz="0" w:space="0" w:color="auto"/>
      </w:divBdr>
    </w:div>
    <w:div w:id="612398690">
      <w:bodyDiv w:val="1"/>
      <w:marLeft w:val="0"/>
      <w:marRight w:val="0"/>
      <w:marTop w:val="0"/>
      <w:marBottom w:val="0"/>
      <w:divBdr>
        <w:top w:val="none" w:sz="0" w:space="0" w:color="auto"/>
        <w:left w:val="none" w:sz="0" w:space="0" w:color="auto"/>
        <w:bottom w:val="none" w:sz="0" w:space="0" w:color="auto"/>
        <w:right w:val="none" w:sz="0" w:space="0" w:color="auto"/>
      </w:divBdr>
    </w:div>
    <w:div w:id="622074101">
      <w:bodyDiv w:val="1"/>
      <w:marLeft w:val="0"/>
      <w:marRight w:val="0"/>
      <w:marTop w:val="0"/>
      <w:marBottom w:val="0"/>
      <w:divBdr>
        <w:top w:val="none" w:sz="0" w:space="0" w:color="auto"/>
        <w:left w:val="none" w:sz="0" w:space="0" w:color="auto"/>
        <w:bottom w:val="none" w:sz="0" w:space="0" w:color="auto"/>
        <w:right w:val="none" w:sz="0" w:space="0" w:color="auto"/>
      </w:divBdr>
    </w:div>
    <w:div w:id="622805596">
      <w:bodyDiv w:val="1"/>
      <w:marLeft w:val="0"/>
      <w:marRight w:val="0"/>
      <w:marTop w:val="0"/>
      <w:marBottom w:val="0"/>
      <w:divBdr>
        <w:top w:val="none" w:sz="0" w:space="0" w:color="auto"/>
        <w:left w:val="none" w:sz="0" w:space="0" w:color="auto"/>
        <w:bottom w:val="none" w:sz="0" w:space="0" w:color="auto"/>
        <w:right w:val="none" w:sz="0" w:space="0" w:color="auto"/>
      </w:divBdr>
    </w:div>
    <w:div w:id="641277783">
      <w:bodyDiv w:val="1"/>
      <w:marLeft w:val="0"/>
      <w:marRight w:val="0"/>
      <w:marTop w:val="0"/>
      <w:marBottom w:val="0"/>
      <w:divBdr>
        <w:top w:val="none" w:sz="0" w:space="0" w:color="auto"/>
        <w:left w:val="none" w:sz="0" w:space="0" w:color="auto"/>
        <w:bottom w:val="none" w:sz="0" w:space="0" w:color="auto"/>
        <w:right w:val="none" w:sz="0" w:space="0" w:color="auto"/>
      </w:divBdr>
    </w:div>
    <w:div w:id="642126093">
      <w:bodyDiv w:val="1"/>
      <w:marLeft w:val="0"/>
      <w:marRight w:val="0"/>
      <w:marTop w:val="0"/>
      <w:marBottom w:val="0"/>
      <w:divBdr>
        <w:top w:val="none" w:sz="0" w:space="0" w:color="auto"/>
        <w:left w:val="none" w:sz="0" w:space="0" w:color="auto"/>
        <w:bottom w:val="none" w:sz="0" w:space="0" w:color="auto"/>
        <w:right w:val="none" w:sz="0" w:space="0" w:color="auto"/>
      </w:divBdr>
    </w:div>
    <w:div w:id="656223614">
      <w:bodyDiv w:val="1"/>
      <w:marLeft w:val="0"/>
      <w:marRight w:val="0"/>
      <w:marTop w:val="0"/>
      <w:marBottom w:val="0"/>
      <w:divBdr>
        <w:top w:val="none" w:sz="0" w:space="0" w:color="auto"/>
        <w:left w:val="none" w:sz="0" w:space="0" w:color="auto"/>
        <w:bottom w:val="none" w:sz="0" w:space="0" w:color="auto"/>
        <w:right w:val="none" w:sz="0" w:space="0" w:color="auto"/>
      </w:divBdr>
    </w:div>
    <w:div w:id="682897549">
      <w:bodyDiv w:val="1"/>
      <w:marLeft w:val="0"/>
      <w:marRight w:val="0"/>
      <w:marTop w:val="0"/>
      <w:marBottom w:val="0"/>
      <w:divBdr>
        <w:top w:val="none" w:sz="0" w:space="0" w:color="auto"/>
        <w:left w:val="none" w:sz="0" w:space="0" w:color="auto"/>
        <w:bottom w:val="none" w:sz="0" w:space="0" w:color="auto"/>
        <w:right w:val="none" w:sz="0" w:space="0" w:color="auto"/>
      </w:divBdr>
    </w:div>
    <w:div w:id="683822916">
      <w:bodyDiv w:val="1"/>
      <w:marLeft w:val="0"/>
      <w:marRight w:val="0"/>
      <w:marTop w:val="0"/>
      <w:marBottom w:val="0"/>
      <w:divBdr>
        <w:top w:val="none" w:sz="0" w:space="0" w:color="auto"/>
        <w:left w:val="none" w:sz="0" w:space="0" w:color="auto"/>
        <w:bottom w:val="none" w:sz="0" w:space="0" w:color="auto"/>
        <w:right w:val="none" w:sz="0" w:space="0" w:color="auto"/>
      </w:divBdr>
    </w:div>
    <w:div w:id="686057467">
      <w:bodyDiv w:val="1"/>
      <w:marLeft w:val="0"/>
      <w:marRight w:val="0"/>
      <w:marTop w:val="0"/>
      <w:marBottom w:val="0"/>
      <w:divBdr>
        <w:top w:val="none" w:sz="0" w:space="0" w:color="auto"/>
        <w:left w:val="none" w:sz="0" w:space="0" w:color="auto"/>
        <w:bottom w:val="none" w:sz="0" w:space="0" w:color="auto"/>
        <w:right w:val="none" w:sz="0" w:space="0" w:color="auto"/>
      </w:divBdr>
    </w:div>
    <w:div w:id="691615215">
      <w:bodyDiv w:val="1"/>
      <w:marLeft w:val="0"/>
      <w:marRight w:val="0"/>
      <w:marTop w:val="0"/>
      <w:marBottom w:val="0"/>
      <w:divBdr>
        <w:top w:val="none" w:sz="0" w:space="0" w:color="auto"/>
        <w:left w:val="none" w:sz="0" w:space="0" w:color="auto"/>
        <w:bottom w:val="none" w:sz="0" w:space="0" w:color="auto"/>
        <w:right w:val="none" w:sz="0" w:space="0" w:color="auto"/>
      </w:divBdr>
    </w:div>
    <w:div w:id="695812701">
      <w:bodyDiv w:val="1"/>
      <w:marLeft w:val="0"/>
      <w:marRight w:val="0"/>
      <w:marTop w:val="0"/>
      <w:marBottom w:val="0"/>
      <w:divBdr>
        <w:top w:val="none" w:sz="0" w:space="0" w:color="auto"/>
        <w:left w:val="none" w:sz="0" w:space="0" w:color="auto"/>
        <w:bottom w:val="none" w:sz="0" w:space="0" w:color="auto"/>
        <w:right w:val="none" w:sz="0" w:space="0" w:color="auto"/>
      </w:divBdr>
    </w:div>
    <w:div w:id="696391240">
      <w:bodyDiv w:val="1"/>
      <w:marLeft w:val="0"/>
      <w:marRight w:val="0"/>
      <w:marTop w:val="0"/>
      <w:marBottom w:val="0"/>
      <w:divBdr>
        <w:top w:val="none" w:sz="0" w:space="0" w:color="auto"/>
        <w:left w:val="none" w:sz="0" w:space="0" w:color="auto"/>
        <w:bottom w:val="none" w:sz="0" w:space="0" w:color="auto"/>
        <w:right w:val="none" w:sz="0" w:space="0" w:color="auto"/>
      </w:divBdr>
    </w:div>
    <w:div w:id="699672210">
      <w:bodyDiv w:val="1"/>
      <w:marLeft w:val="0"/>
      <w:marRight w:val="0"/>
      <w:marTop w:val="0"/>
      <w:marBottom w:val="0"/>
      <w:divBdr>
        <w:top w:val="none" w:sz="0" w:space="0" w:color="auto"/>
        <w:left w:val="none" w:sz="0" w:space="0" w:color="auto"/>
        <w:bottom w:val="none" w:sz="0" w:space="0" w:color="auto"/>
        <w:right w:val="none" w:sz="0" w:space="0" w:color="auto"/>
      </w:divBdr>
    </w:div>
    <w:div w:id="714697924">
      <w:bodyDiv w:val="1"/>
      <w:marLeft w:val="0"/>
      <w:marRight w:val="0"/>
      <w:marTop w:val="0"/>
      <w:marBottom w:val="0"/>
      <w:divBdr>
        <w:top w:val="none" w:sz="0" w:space="0" w:color="auto"/>
        <w:left w:val="none" w:sz="0" w:space="0" w:color="auto"/>
        <w:bottom w:val="none" w:sz="0" w:space="0" w:color="auto"/>
        <w:right w:val="none" w:sz="0" w:space="0" w:color="auto"/>
      </w:divBdr>
    </w:div>
    <w:div w:id="747725528">
      <w:bodyDiv w:val="1"/>
      <w:marLeft w:val="0"/>
      <w:marRight w:val="0"/>
      <w:marTop w:val="0"/>
      <w:marBottom w:val="0"/>
      <w:divBdr>
        <w:top w:val="none" w:sz="0" w:space="0" w:color="auto"/>
        <w:left w:val="none" w:sz="0" w:space="0" w:color="auto"/>
        <w:bottom w:val="none" w:sz="0" w:space="0" w:color="auto"/>
        <w:right w:val="none" w:sz="0" w:space="0" w:color="auto"/>
      </w:divBdr>
    </w:div>
    <w:div w:id="758866828">
      <w:bodyDiv w:val="1"/>
      <w:marLeft w:val="0"/>
      <w:marRight w:val="0"/>
      <w:marTop w:val="0"/>
      <w:marBottom w:val="0"/>
      <w:divBdr>
        <w:top w:val="none" w:sz="0" w:space="0" w:color="auto"/>
        <w:left w:val="none" w:sz="0" w:space="0" w:color="auto"/>
        <w:bottom w:val="none" w:sz="0" w:space="0" w:color="auto"/>
        <w:right w:val="none" w:sz="0" w:space="0" w:color="auto"/>
      </w:divBdr>
    </w:div>
    <w:div w:id="766121379">
      <w:bodyDiv w:val="1"/>
      <w:marLeft w:val="0"/>
      <w:marRight w:val="0"/>
      <w:marTop w:val="0"/>
      <w:marBottom w:val="0"/>
      <w:divBdr>
        <w:top w:val="none" w:sz="0" w:space="0" w:color="auto"/>
        <w:left w:val="none" w:sz="0" w:space="0" w:color="auto"/>
        <w:bottom w:val="none" w:sz="0" w:space="0" w:color="auto"/>
        <w:right w:val="none" w:sz="0" w:space="0" w:color="auto"/>
      </w:divBdr>
    </w:div>
    <w:div w:id="786311506">
      <w:bodyDiv w:val="1"/>
      <w:marLeft w:val="0"/>
      <w:marRight w:val="0"/>
      <w:marTop w:val="0"/>
      <w:marBottom w:val="0"/>
      <w:divBdr>
        <w:top w:val="none" w:sz="0" w:space="0" w:color="auto"/>
        <w:left w:val="none" w:sz="0" w:space="0" w:color="auto"/>
        <w:bottom w:val="none" w:sz="0" w:space="0" w:color="auto"/>
        <w:right w:val="none" w:sz="0" w:space="0" w:color="auto"/>
      </w:divBdr>
    </w:div>
    <w:div w:id="798230528">
      <w:bodyDiv w:val="1"/>
      <w:marLeft w:val="0"/>
      <w:marRight w:val="0"/>
      <w:marTop w:val="0"/>
      <w:marBottom w:val="0"/>
      <w:divBdr>
        <w:top w:val="none" w:sz="0" w:space="0" w:color="auto"/>
        <w:left w:val="none" w:sz="0" w:space="0" w:color="auto"/>
        <w:bottom w:val="none" w:sz="0" w:space="0" w:color="auto"/>
        <w:right w:val="none" w:sz="0" w:space="0" w:color="auto"/>
      </w:divBdr>
    </w:div>
    <w:div w:id="802844861">
      <w:bodyDiv w:val="1"/>
      <w:marLeft w:val="0"/>
      <w:marRight w:val="0"/>
      <w:marTop w:val="0"/>
      <w:marBottom w:val="0"/>
      <w:divBdr>
        <w:top w:val="none" w:sz="0" w:space="0" w:color="auto"/>
        <w:left w:val="none" w:sz="0" w:space="0" w:color="auto"/>
        <w:bottom w:val="none" w:sz="0" w:space="0" w:color="auto"/>
        <w:right w:val="none" w:sz="0" w:space="0" w:color="auto"/>
      </w:divBdr>
    </w:div>
    <w:div w:id="803932011">
      <w:bodyDiv w:val="1"/>
      <w:marLeft w:val="0"/>
      <w:marRight w:val="0"/>
      <w:marTop w:val="0"/>
      <w:marBottom w:val="0"/>
      <w:divBdr>
        <w:top w:val="none" w:sz="0" w:space="0" w:color="auto"/>
        <w:left w:val="none" w:sz="0" w:space="0" w:color="auto"/>
        <w:bottom w:val="none" w:sz="0" w:space="0" w:color="auto"/>
        <w:right w:val="none" w:sz="0" w:space="0" w:color="auto"/>
      </w:divBdr>
    </w:div>
    <w:div w:id="809247491">
      <w:bodyDiv w:val="1"/>
      <w:marLeft w:val="0"/>
      <w:marRight w:val="0"/>
      <w:marTop w:val="0"/>
      <w:marBottom w:val="0"/>
      <w:divBdr>
        <w:top w:val="none" w:sz="0" w:space="0" w:color="auto"/>
        <w:left w:val="none" w:sz="0" w:space="0" w:color="auto"/>
        <w:bottom w:val="none" w:sz="0" w:space="0" w:color="auto"/>
        <w:right w:val="none" w:sz="0" w:space="0" w:color="auto"/>
      </w:divBdr>
    </w:div>
    <w:div w:id="812019317">
      <w:bodyDiv w:val="1"/>
      <w:marLeft w:val="0"/>
      <w:marRight w:val="0"/>
      <w:marTop w:val="0"/>
      <w:marBottom w:val="0"/>
      <w:divBdr>
        <w:top w:val="none" w:sz="0" w:space="0" w:color="auto"/>
        <w:left w:val="none" w:sz="0" w:space="0" w:color="auto"/>
        <w:bottom w:val="none" w:sz="0" w:space="0" w:color="auto"/>
        <w:right w:val="none" w:sz="0" w:space="0" w:color="auto"/>
      </w:divBdr>
    </w:div>
    <w:div w:id="815880162">
      <w:bodyDiv w:val="1"/>
      <w:marLeft w:val="0"/>
      <w:marRight w:val="0"/>
      <w:marTop w:val="0"/>
      <w:marBottom w:val="0"/>
      <w:divBdr>
        <w:top w:val="none" w:sz="0" w:space="0" w:color="auto"/>
        <w:left w:val="none" w:sz="0" w:space="0" w:color="auto"/>
        <w:bottom w:val="none" w:sz="0" w:space="0" w:color="auto"/>
        <w:right w:val="none" w:sz="0" w:space="0" w:color="auto"/>
      </w:divBdr>
    </w:div>
    <w:div w:id="827285438">
      <w:bodyDiv w:val="1"/>
      <w:marLeft w:val="0"/>
      <w:marRight w:val="0"/>
      <w:marTop w:val="0"/>
      <w:marBottom w:val="0"/>
      <w:divBdr>
        <w:top w:val="none" w:sz="0" w:space="0" w:color="auto"/>
        <w:left w:val="none" w:sz="0" w:space="0" w:color="auto"/>
        <w:bottom w:val="none" w:sz="0" w:space="0" w:color="auto"/>
        <w:right w:val="none" w:sz="0" w:space="0" w:color="auto"/>
      </w:divBdr>
    </w:div>
    <w:div w:id="839008607">
      <w:bodyDiv w:val="1"/>
      <w:marLeft w:val="0"/>
      <w:marRight w:val="0"/>
      <w:marTop w:val="0"/>
      <w:marBottom w:val="0"/>
      <w:divBdr>
        <w:top w:val="none" w:sz="0" w:space="0" w:color="auto"/>
        <w:left w:val="none" w:sz="0" w:space="0" w:color="auto"/>
        <w:bottom w:val="none" w:sz="0" w:space="0" w:color="auto"/>
        <w:right w:val="none" w:sz="0" w:space="0" w:color="auto"/>
      </w:divBdr>
    </w:div>
    <w:div w:id="846556185">
      <w:bodyDiv w:val="1"/>
      <w:marLeft w:val="0"/>
      <w:marRight w:val="0"/>
      <w:marTop w:val="0"/>
      <w:marBottom w:val="0"/>
      <w:divBdr>
        <w:top w:val="none" w:sz="0" w:space="0" w:color="auto"/>
        <w:left w:val="none" w:sz="0" w:space="0" w:color="auto"/>
        <w:bottom w:val="none" w:sz="0" w:space="0" w:color="auto"/>
        <w:right w:val="none" w:sz="0" w:space="0" w:color="auto"/>
      </w:divBdr>
    </w:div>
    <w:div w:id="874776606">
      <w:bodyDiv w:val="1"/>
      <w:marLeft w:val="0"/>
      <w:marRight w:val="0"/>
      <w:marTop w:val="0"/>
      <w:marBottom w:val="0"/>
      <w:divBdr>
        <w:top w:val="none" w:sz="0" w:space="0" w:color="auto"/>
        <w:left w:val="none" w:sz="0" w:space="0" w:color="auto"/>
        <w:bottom w:val="none" w:sz="0" w:space="0" w:color="auto"/>
        <w:right w:val="none" w:sz="0" w:space="0" w:color="auto"/>
      </w:divBdr>
    </w:div>
    <w:div w:id="874854404">
      <w:bodyDiv w:val="1"/>
      <w:marLeft w:val="0"/>
      <w:marRight w:val="0"/>
      <w:marTop w:val="0"/>
      <w:marBottom w:val="0"/>
      <w:divBdr>
        <w:top w:val="none" w:sz="0" w:space="0" w:color="auto"/>
        <w:left w:val="none" w:sz="0" w:space="0" w:color="auto"/>
        <w:bottom w:val="none" w:sz="0" w:space="0" w:color="auto"/>
        <w:right w:val="none" w:sz="0" w:space="0" w:color="auto"/>
      </w:divBdr>
    </w:div>
    <w:div w:id="880435581">
      <w:bodyDiv w:val="1"/>
      <w:marLeft w:val="0"/>
      <w:marRight w:val="0"/>
      <w:marTop w:val="0"/>
      <w:marBottom w:val="0"/>
      <w:divBdr>
        <w:top w:val="none" w:sz="0" w:space="0" w:color="auto"/>
        <w:left w:val="none" w:sz="0" w:space="0" w:color="auto"/>
        <w:bottom w:val="none" w:sz="0" w:space="0" w:color="auto"/>
        <w:right w:val="none" w:sz="0" w:space="0" w:color="auto"/>
      </w:divBdr>
    </w:div>
    <w:div w:id="895048286">
      <w:bodyDiv w:val="1"/>
      <w:marLeft w:val="0"/>
      <w:marRight w:val="0"/>
      <w:marTop w:val="0"/>
      <w:marBottom w:val="0"/>
      <w:divBdr>
        <w:top w:val="none" w:sz="0" w:space="0" w:color="auto"/>
        <w:left w:val="none" w:sz="0" w:space="0" w:color="auto"/>
        <w:bottom w:val="none" w:sz="0" w:space="0" w:color="auto"/>
        <w:right w:val="none" w:sz="0" w:space="0" w:color="auto"/>
      </w:divBdr>
    </w:div>
    <w:div w:id="895627146">
      <w:bodyDiv w:val="1"/>
      <w:marLeft w:val="0"/>
      <w:marRight w:val="0"/>
      <w:marTop w:val="0"/>
      <w:marBottom w:val="0"/>
      <w:divBdr>
        <w:top w:val="none" w:sz="0" w:space="0" w:color="auto"/>
        <w:left w:val="none" w:sz="0" w:space="0" w:color="auto"/>
        <w:bottom w:val="none" w:sz="0" w:space="0" w:color="auto"/>
        <w:right w:val="none" w:sz="0" w:space="0" w:color="auto"/>
      </w:divBdr>
    </w:div>
    <w:div w:id="940114408">
      <w:bodyDiv w:val="1"/>
      <w:marLeft w:val="0"/>
      <w:marRight w:val="0"/>
      <w:marTop w:val="0"/>
      <w:marBottom w:val="0"/>
      <w:divBdr>
        <w:top w:val="none" w:sz="0" w:space="0" w:color="auto"/>
        <w:left w:val="none" w:sz="0" w:space="0" w:color="auto"/>
        <w:bottom w:val="none" w:sz="0" w:space="0" w:color="auto"/>
        <w:right w:val="none" w:sz="0" w:space="0" w:color="auto"/>
      </w:divBdr>
    </w:div>
    <w:div w:id="951670764">
      <w:bodyDiv w:val="1"/>
      <w:marLeft w:val="0"/>
      <w:marRight w:val="0"/>
      <w:marTop w:val="0"/>
      <w:marBottom w:val="0"/>
      <w:divBdr>
        <w:top w:val="none" w:sz="0" w:space="0" w:color="auto"/>
        <w:left w:val="none" w:sz="0" w:space="0" w:color="auto"/>
        <w:bottom w:val="none" w:sz="0" w:space="0" w:color="auto"/>
        <w:right w:val="none" w:sz="0" w:space="0" w:color="auto"/>
      </w:divBdr>
    </w:div>
    <w:div w:id="958295253">
      <w:bodyDiv w:val="1"/>
      <w:marLeft w:val="0"/>
      <w:marRight w:val="0"/>
      <w:marTop w:val="0"/>
      <w:marBottom w:val="0"/>
      <w:divBdr>
        <w:top w:val="none" w:sz="0" w:space="0" w:color="auto"/>
        <w:left w:val="none" w:sz="0" w:space="0" w:color="auto"/>
        <w:bottom w:val="none" w:sz="0" w:space="0" w:color="auto"/>
        <w:right w:val="none" w:sz="0" w:space="0" w:color="auto"/>
      </w:divBdr>
    </w:div>
    <w:div w:id="964503294">
      <w:bodyDiv w:val="1"/>
      <w:marLeft w:val="0"/>
      <w:marRight w:val="0"/>
      <w:marTop w:val="0"/>
      <w:marBottom w:val="0"/>
      <w:divBdr>
        <w:top w:val="none" w:sz="0" w:space="0" w:color="auto"/>
        <w:left w:val="none" w:sz="0" w:space="0" w:color="auto"/>
        <w:bottom w:val="none" w:sz="0" w:space="0" w:color="auto"/>
        <w:right w:val="none" w:sz="0" w:space="0" w:color="auto"/>
      </w:divBdr>
    </w:div>
    <w:div w:id="967278266">
      <w:bodyDiv w:val="1"/>
      <w:marLeft w:val="0"/>
      <w:marRight w:val="0"/>
      <w:marTop w:val="0"/>
      <w:marBottom w:val="0"/>
      <w:divBdr>
        <w:top w:val="none" w:sz="0" w:space="0" w:color="auto"/>
        <w:left w:val="none" w:sz="0" w:space="0" w:color="auto"/>
        <w:bottom w:val="none" w:sz="0" w:space="0" w:color="auto"/>
        <w:right w:val="none" w:sz="0" w:space="0" w:color="auto"/>
      </w:divBdr>
    </w:div>
    <w:div w:id="973674557">
      <w:bodyDiv w:val="1"/>
      <w:marLeft w:val="0"/>
      <w:marRight w:val="0"/>
      <w:marTop w:val="0"/>
      <w:marBottom w:val="0"/>
      <w:divBdr>
        <w:top w:val="none" w:sz="0" w:space="0" w:color="auto"/>
        <w:left w:val="none" w:sz="0" w:space="0" w:color="auto"/>
        <w:bottom w:val="none" w:sz="0" w:space="0" w:color="auto"/>
        <w:right w:val="none" w:sz="0" w:space="0" w:color="auto"/>
      </w:divBdr>
    </w:div>
    <w:div w:id="986783540">
      <w:bodyDiv w:val="1"/>
      <w:marLeft w:val="0"/>
      <w:marRight w:val="0"/>
      <w:marTop w:val="0"/>
      <w:marBottom w:val="0"/>
      <w:divBdr>
        <w:top w:val="none" w:sz="0" w:space="0" w:color="auto"/>
        <w:left w:val="none" w:sz="0" w:space="0" w:color="auto"/>
        <w:bottom w:val="none" w:sz="0" w:space="0" w:color="auto"/>
        <w:right w:val="none" w:sz="0" w:space="0" w:color="auto"/>
      </w:divBdr>
    </w:div>
    <w:div w:id="987201004">
      <w:bodyDiv w:val="1"/>
      <w:marLeft w:val="0"/>
      <w:marRight w:val="0"/>
      <w:marTop w:val="0"/>
      <w:marBottom w:val="0"/>
      <w:divBdr>
        <w:top w:val="none" w:sz="0" w:space="0" w:color="auto"/>
        <w:left w:val="none" w:sz="0" w:space="0" w:color="auto"/>
        <w:bottom w:val="none" w:sz="0" w:space="0" w:color="auto"/>
        <w:right w:val="none" w:sz="0" w:space="0" w:color="auto"/>
      </w:divBdr>
    </w:div>
    <w:div w:id="989863514">
      <w:bodyDiv w:val="1"/>
      <w:marLeft w:val="0"/>
      <w:marRight w:val="0"/>
      <w:marTop w:val="0"/>
      <w:marBottom w:val="0"/>
      <w:divBdr>
        <w:top w:val="none" w:sz="0" w:space="0" w:color="auto"/>
        <w:left w:val="none" w:sz="0" w:space="0" w:color="auto"/>
        <w:bottom w:val="none" w:sz="0" w:space="0" w:color="auto"/>
        <w:right w:val="none" w:sz="0" w:space="0" w:color="auto"/>
      </w:divBdr>
    </w:div>
    <w:div w:id="1010184692">
      <w:bodyDiv w:val="1"/>
      <w:marLeft w:val="0"/>
      <w:marRight w:val="0"/>
      <w:marTop w:val="0"/>
      <w:marBottom w:val="0"/>
      <w:divBdr>
        <w:top w:val="none" w:sz="0" w:space="0" w:color="auto"/>
        <w:left w:val="none" w:sz="0" w:space="0" w:color="auto"/>
        <w:bottom w:val="none" w:sz="0" w:space="0" w:color="auto"/>
        <w:right w:val="none" w:sz="0" w:space="0" w:color="auto"/>
      </w:divBdr>
    </w:div>
    <w:div w:id="1026101873">
      <w:bodyDiv w:val="1"/>
      <w:marLeft w:val="0"/>
      <w:marRight w:val="0"/>
      <w:marTop w:val="0"/>
      <w:marBottom w:val="0"/>
      <w:divBdr>
        <w:top w:val="none" w:sz="0" w:space="0" w:color="auto"/>
        <w:left w:val="none" w:sz="0" w:space="0" w:color="auto"/>
        <w:bottom w:val="none" w:sz="0" w:space="0" w:color="auto"/>
        <w:right w:val="none" w:sz="0" w:space="0" w:color="auto"/>
      </w:divBdr>
    </w:div>
    <w:div w:id="1028330988">
      <w:bodyDiv w:val="1"/>
      <w:marLeft w:val="0"/>
      <w:marRight w:val="0"/>
      <w:marTop w:val="0"/>
      <w:marBottom w:val="0"/>
      <w:divBdr>
        <w:top w:val="none" w:sz="0" w:space="0" w:color="auto"/>
        <w:left w:val="none" w:sz="0" w:space="0" w:color="auto"/>
        <w:bottom w:val="none" w:sz="0" w:space="0" w:color="auto"/>
        <w:right w:val="none" w:sz="0" w:space="0" w:color="auto"/>
      </w:divBdr>
    </w:div>
    <w:div w:id="1030961015">
      <w:bodyDiv w:val="1"/>
      <w:marLeft w:val="0"/>
      <w:marRight w:val="0"/>
      <w:marTop w:val="0"/>
      <w:marBottom w:val="0"/>
      <w:divBdr>
        <w:top w:val="none" w:sz="0" w:space="0" w:color="auto"/>
        <w:left w:val="none" w:sz="0" w:space="0" w:color="auto"/>
        <w:bottom w:val="none" w:sz="0" w:space="0" w:color="auto"/>
        <w:right w:val="none" w:sz="0" w:space="0" w:color="auto"/>
      </w:divBdr>
    </w:div>
    <w:div w:id="1035620967">
      <w:bodyDiv w:val="1"/>
      <w:marLeft w:val="0"/>
      <w:marRight w:val="0"/>
      <w:marTop w:val="0"/>
      <w:marBottom w:val="0"/>
      <w:divBdr>
        <w:top w:val="none" w:sz="0" w:space="0" w:color="auto"/>
        <w:left w:val="none" w:sz="0" w:space="0" w:color="auto"/>
        <w:bottom w:val="none" w:sz="0" w:space="0" w:color="auto"/>
        <w:right w:val="none" w:sz="0" w:space="0" w:color="auto"/>
      </w:divBdr>
    </w:div>
    <w:div w:id="1041326316">
      <w:bodyDiv w:val="1"/>
      <w:marLeft w:val="0"/>
      <w:marRight w:val="0"/>
      <w:marTop w:val="0"/>
      <w:marBottom w:val="0"/>
      <w:divBdr>
        <w:top w:val="none" w:sz="0" w:space="0" w:color="auto"/>
        <w:left w:val="none" w:sz="0" w:space="0" w:color="auto"/>
        <w:bottom w:val="none" w:sz="0" w:space="0" w:color="auto"/>
        <w:right w:val="none" w:sz="0" w:space="0" w:color="auto"/>
      </w:divBdr>
    </w:div>
    <w:div w:id="1047492927">
      <w:bodyDiv w:val="1"/>
      <w:marLeft w:val="0"/>
      <w:marRight w:val="0"/>
      <w:marTop w:val="0"/>
      <w:marBottom w:val="0"/>
      <w:divBdr>
        <w:top w:val="none" w:sz="0" w:space="0" w:color="auto"/>
        <w:left w:val="none" w:sz="0" w:space="0" w:color="auto"/>
        <w:bottom w:val="none" w:sz="0" w:space="0" w:color="auto"/>
        <w:right w:val="none" w:sz="0" w:space="0" w:color="auto"/>
      </w:divBdr>
    </w:div>
    <w:div w:id="1048608565">
      <w:bodyDiv w:val="1"/>
      <w:marLeft w:val="0"/>
      <w:marRight w:val="0"/>
      <w:marTop w:val="0"/>
      <w:marBottom w:val="0"/>
      <w:divBdr>
        <w:top w:val="none" w:sz="0" w:space="0" w:color="auto"/>
        <w:left w:val="none" w:sz="0" w:space="0" w:color="auto"/>
        <w:bottom w:val="none" w:sz="0" w:space="0" w:color="auto"/>
        <w:right w:val="none" w:sz="0" w:space="0" w:color="auto"/>
      </w:divBdr>
    </w:div>
    <w:div w:id="1049649050">
      <w:bodyDiv w:val="1"/>
      <w:marLeft w:val="0"/>
      <w:marRight w:val="0"/>
      <w:marTop w:val="0"/>
      <w:marBottom w:val="0"/>
      <w:divBdr>
        <w:top w:val="none" w:sz="0" w:space="0" w:color="auto"/>
        <w:left w:val="none" w:sz="0" w:space="0" w:color="auto"/>
        <w:bottom w:val="none" w:sz="0" w:space="0" w:color="auto"/>
        <w:right w:val="none" w:sz="0" w:space="0" w:color="auto"/>
      </w:divBdr>
    </w:div>
    <w:div w:id="1052732930">
      <w:bodyDiv w:val="1"/>
      <w:marLeft w:val="0"/>
      <w:marRight w:val="0"/>
      <w:marTop w:val="0"/>
      <w:marBottom w:val="0"/>
      <w:divBdr>
        <w:top w:val="none" w:sz="0" w:space="0" w:color="auto"/>
        <w:left w:val="none" w:sz="0" w:space="0" w:color="auto"/>
        <w:bottom w:val="none" w:sz="0" w:space="0" w:color="auto"/>
        <w:right w:val="none" w:sz="0" w:space="0" w:color="auto"/>
      </w:divBdr>
    </w:div>
    <w:div w:id="1057169306">
      <w:bodyDiv w:val="1"/>
      <w:marLeft w:val="0"/>
      <w:marRight w:val="0"/>
      <w:marTop w:val="0"/>
      <w:marBottom w:val="0"/>
      <w:divBdr>
        <w:top w:val="none" w:sz="0" w:space="0" w:color="auto"/>
        <w:left w:val="none" w:sz="0" w:space="0" w:color="auto"/>
        <w:bottom w:val="none" w:sz="0" w:space="0" w:color="auto"/>
        <w:right w:val="none" w:sz="0" w:space="0" w:color="auto"/>
      </w:divBdr>
    </w:div>
    <w:div w:id="1057705057">
      <w:bodyDiv w:val="1"/>
      <w:marLeft w:val="0"/>
      <w:marRight w:val="0"/>
      <w:marTop w:val="0"/>
      <w:marBottom w:val="0"/>
      <w:divBdr>
        <w:top w:val="none" w:sz="0" w:space="0" w:color="auto"/>
        <w:left w:val="none" w:sz="0" w:space="0" w:color="auto"/>
        <w:bottom w:val="none" w:sz="0" w:space="0" w:color="auto"/>
        <w:right w:val="none" w:sz="0" w:space="0" w:color="auto"/>
      </w:divBdr>
    </w:div>
    <w:div w:id="1059014936">
      <w:bodyDiv w:val="1"/>
      <w:marLeft w:val="0"/>
      <w:marRight w:val="0"/>
      <w:marTop w:val="0"/>
      <w:marBottom w:val="0"/>
      <w:divBdr>
        <w:top w:val="none" w:sz="0" w:space="0" w:color="auto"/>
        <w:left w:val="none" w:sz="0" w:space="0" w:color="auto"/>
        <w:bottom w:val="none" w:sz="0" w:space="0" w:color="auto"/>
        <w:right w:val="none" w:sz="0" w:space="0" w:color="auto"/>
      </w:divBdr>
    </w:div>
    <w:div w:id="1064256732">
      <w:bodyDiv w:val="1"/>
      <w:marLeft w:val="0"/>
      <w:marRight w:val="0"/>
      <w:marTop w:val="0"/>
      <w:marBottom w:val="0"/>
      <w:divBdr>
        <w:top w:val="none" w:sz="0" w:space="0" w:color="auto"/>
        <w:left w:val="none" w:sz="0" w:space="0" w:color="auto"/>
        <w:bottom w:val="none" w:sz="0" w:space="0" w:color="auto"/>
        <w:right w:val="none" w:sz="0" w:space="0" w:color="auto"/>
      </w:divBdr>
    </w:div>
    <w:div w:id="1077705728">
      <w:bodyDiv w:val="1"/>
      <w:marLeft w:val="0"/>
      <w:marRight w:val="0"/>
      <w:marTop w:val="0"/>
      <w:marBottom w:val="0"/>
      <w:divBdr>
        <w:top w:val="none" w:sz="0" w:space="0" w:color="auto"/>
        <w:left w:val="none" w:sz="0" w:space="0" w:color="auto"/>
        <w:bottom w:val="none" w:sz="0" w:space="0" w:color="auto"/>
        <w:right w:val="none" w:sz="0" w:space="0" w:color="auto"/>
      </w:divBdr>
    </w:div>
    <w:div w:id="1097215692">
      <w:bodyDiv w:val="1"/>
      <w:marLeft w:val="0"/>
      <w:marRight w:val="0"/>
      <w:marTop w:val="0"/>
      <w:marBottom w:val="0"/>
      <w:divBdr>
        <w:top w:val="none" w:sz="0" w:space="0" w:color="auto"/>
        <w:left w:val="none" w:sz="0" w:space="0" w:color="auto"/>
        <w:bottom w:val="none" w:sz="0" w:space="0" w:color="auto"/>
        <w:right w:val="none" w:sz="0" w:space="0" w:color="auto"/>
      </w:divBdr>
    </w:div>
    <w:div w:id="1109735435">
      <w:bodyDiv w:val="1"/>
      <w:marLeft w:val="0"/>
      <w:marRight w:val="0"/>
      <w:marTop w:val="0"/>
      <w:marBottom w:val="0"/>
      <w:divBdr>
        <w:top w:val="none" w:sz="0" w:space="0" w:color="auto"/>
        <w:left w:val="none" w:sz="0" w:space="0" w:color="auto"/>
        <w:bottom w:val="none" w:sz="0" w:space="0" w:color="auto"/>
        <w:right w:val="none" w:sz="0" w:space="0" w:color="auto"/>
      </w:divBdr>
    </w:div>
    <w:div w:id="1113095124">
      <w:bodyDiv w:val="1"/>
      <w:marLeft w:val="0"/>
      <w:marRight w:val="0"/>
      <w:marTop w:val="0"/>
      <w:marBottom w:val="0"/>
      <w:divBdr>
        <w:top w:val="none" w:sz="0" w:space="0" w:color="auto"/>
        <w:left w:val="none" w:sz="0" w:space="0" w:color="auto"/>
        <w:bottom w:val="none" w:sz="0" w:space="0" w:color="auto"/>
        <w:right w:val="none" w:sz="0" w:space="0" w:color="auto"/>
      </w:divBdr>
    </w:div>
    <w:div w:id="1124738345">
      <w:bodyDiv w:val="1"/>
      <w:marLeft w:val="0"/>
      <w:marRight w:val="0"/>
      <w:marTop w:val="0"/>
      <w:marBottom w:val="0"/>
      <w:divBdr>
        <w:top w:val="none" w:sz="0" w:space="0" w:color="auto"/>
        <w:left w:val="none" w:sz="0" w:space="0" w:color="auto"/>
        <w:bottom w:val="none" w:sz="0" w:space="0" w:color="auto"/>
        <w:right w:val="none" w:sz="0" w:space="0" w:color="auto"/>
      </w:divBdr>
    </w:div>
    <w:div w:id="1125197711">
      <w:bodyDiv w:val="1"/>
      <w:marLeft w:val="0"/>
      <w:marRight w:val="0"/>
      <w:marTop w:val="0"/>
      <w:marBottom w:val="0"/>
      <w:divBdr>
        <w:top w:val="none" w:sz="0" w:space="0" w:color="auto"/>
        <w:left w:val="none" w:sz="0" w:space="0" w:color="auto"/>
        <w:bottom w:val="none" w:sz="0" w:space="0" w:color="auto"/>
        <w:right w:val="none" w:sz="0" w:space="0" w:color="auto"/>
      </w:divBdr>
    </w:div>
    <w:div w:id="1134904415">
      <w:bodyDiv w:val="1"/>
      <w:marLeft w:val="0"/>
      <w:marRight w:val="0"/>
      <w:marTop w:val="0"/>
      <w:marBottom w:val="0"/>
      <w:divBdr>
        <w:top w:val="none" w:sz="0" w:space="0" w:color="auto"/>
        <w:left w:val="none" w:sz="0" w:space="0" w:color="auto"/>
        <w:bottom w:val="none" w:sz="0" w:space="0" w:color="auto"/>
        <w:right w:val="none" w:sz="0" w:space="0" w:color="auto"/>
      </w:divBdr>
    </w:div>
    <w:div w:id="1136878317">
      <w:bodyDiv w:val="1"/>
      <w:marLeft w:val="0"/>
      <w:marRight w:val="0"/>
      <w:marTop w:val="0"/>
      <w:marBottom w:val="0"/>
      <w:divBdr>
        <w:top w:val="none" w:sz="0" w:space="0" w:color="auto"/>
        <w:left w:val="none" w:sz="0" w:space="0" w:color="auto"/>
        <w:bottom w:val="none" w:sz="0" w:space="0" w:color="auto"/>
        <w:right w:val="none" w:sz="0" w:space="0" w:color="auto"/>
      </w:divBdr>
    </w:div>
    <w:div w:id="1141919319">
      <w:bodyDiv w:val="1"/>
      <w:marLeft w:val="0"/>
      <w:marRight w:val="0"/>
      <w:marTop w:val="0"/>
      <w:marBottom w:val="0"/>
      <w:divBdr>
        <w:top w:val="none" w:sz="0" w:space="0" w:color="auto"/>
        <w:left w:val="none" w:sz="0" w:space="0" w:color="auto"/>
        <w:bottom w:val="none" w:sz="0" w:space="0" w:color="auto"/>
        <w:right w:val="none" w:sz="0" w:space="0" w:color="auto"/>
      </w:divBdr>
    </w:div>
    <w:div w:id="1176729834">
      <w:bodyDiv w:val="1"/>
      <w:marLeft w:val="0"/>
      <w:marRight w:val="0"/>
      <w:marTop w:val="0"/>
      <w:marBottom w:val="0"/>
      <w:divBdr>
        <w:top w:val="none" w:sz="0" w:space="0" w:color="auto"/>
        <w:left w:val="none" w:sz="0" w:space="0" w:color="auto"/>
        <w:bottom w:val="none" w:sz="0" w:space="0" w:color="auto"/>
        <w:right w:val="none" w:sz="0" w:space="0" w:color="auto"/>
      </w:divBdr>
    </w:div>
    <w:div w:id="1179468219">
      <w:bodyDiv w:val="1"/>
      <w:marLeft w:val="0"/>
      <w:marRight w:val="0"/>
      <w:marTop w:val="0"/>
      <w:marBottom w:val="0"/>
      <w:divBdr>
        <w:top w:val="none" w:sz="0" w:space="0" w:color="auto"/>
        <w:left w:val="none" w:sz="0" w:space="0" w:color="auto"/>
        <w:bottom w:val="none" w:sz="0" w:space="0" w:color="auto"/>
        <w:right w:val="none" w:sz="0" w:space="0" w:color="auto"/>
      </w:divBdr>
    </w:div>
    <w:div w:id="1180968687">
      <w:bodyDiv w:val="1"/>
      <w:marLeft w:val="0"/>
      <w:marRight w:val="0"/>
      <w:marTop w:val="0"/>
      <w:marBottom w:val="0"/>
      <w:divBdr>
        <w:top w:val="none" w:sz="0" w:space="0" w:color="auto"/>
        <w:left w:val="none" w:sz="0" w:space="0" w:color="auto"/>
        <w:bottom w:val="none" w:sz="0" w:space="0" w:color="auto"/>
        <w:right w:val="none" w:sz="0" w:space="0" w:color="auto"/>
      </w:divBdr>
    </w:div>
    <w:div w:id="1188911612">
      <w:bodyDiv w:val="1"/>
      <w:marLeft w:val="0"/>
      <w:marRight w:val="0"/>
      <w:marTop w:val="0"/>
      <w:marBottom w:val="0"/>
      <w:divBdr>
        <w:top w:val="none" w:sz="0" w:space="0" w:color="auto"/>
        <w:left w:val="none" w:sz="0" w:space="0" w:color="auto"/>
        <w:bottom w:val="none" w:sz="0" w:space="0" w:color="auto"/>
        <w:right w:val="none" w:sz="0" w:space="0" w:color="auto"/>
      </w:divBdr>
    </w:div>
    <w:div w:id="1192496869">
      <w:bodyDiv w:val="1"/>
      <w:marLeft w:val="0"/>
      <w:marRight w:val="0"/>
      <w:marTop w:val="0"/>
      <w:marBottom w:val="0"/>
      <w:divBdr>
        <w:top w:val="none" w:sz="0" w:space="0" w:color="auto"/>
        <w:left w:val="none" w:sz="0" w:space="0" w:color="auto"/>
        <w:bottom w:val="none" w:sz="0" w:space="0" w:color="auto"/>
        <w:right w:val="none" w:sz="0" w:space="0" w:color="auto"/>
      </w:divBdr>
    </w:div>
    <w:div w:id="1195073988">
      <w:bodyDiv w:val="1"/>
      <w:marLeft w:val="0"/>
      <w:marRight w:val="0"/>
      <w:marTop w:val="0"/>
      <w:marBottom w:val="0"/>
      <w:divBdr>
        <w:top w:val="none" w:sz="0" w:space="0" w:color="auto"/>
        <w:left w:val="none" w:sz="0" w:space="0" w:color="auto"/>
        <w:bottom w:val="none" w:sz="0" w:space="0" w:color="auto"/>
        <w:right w:val="none" w:sz="0" w:space="0" w:color="auto"/>
      </w:divBdr>
    </w:div>
    <w:div w:id="1200892296">
      <w:bodyDiv w:val="1"/>
      <w:marLeft w:val="0"/>
      <w:marRight w:val="0"/>
      <w:marTop w:val="0"/>
      <w:marBottom w:val="0"/>
      <w:divBdr>
        <w:top w:val="none" w:sz="0" w:space="0" w:color="auto"/>
        <w:left w:val="none" w:sz="0" w:space="0" w:color="auto"/>
        <w:bottom w:val="none" w:sz="0" w:space="0" w:color="auto"/>
        <w:right w:val="none" w:sz="0" w:space="0" w:color="auto"/>
      </w:divBdr>
    </w:div>
    <w:div w:id="1216771095">
      <w:bodyDiv w:val="1"/>
      <w:marLeft w:val="0"/>
      <w:marRight w:val="0"/>
      <w:marTop w:val="0"/>
      <w:marBottom w:val="0"/>
      <w:divBdr>
        <w:top w:val="none" w:sz="0" w:space="0" w:color="auto"/>
        <w:left w:val="none" w:sz="0" w:space="0" w:color="auto"/>
        <w:bottom w:val="none" w:sz="0" w:space="0" w:color="auto"/>
        <w:right w:val="none" w:sz="0" w:space="0" w:color="auto"/>
      </w:divBdr>
    </w:div>
    <w:div w:id="1224828244">
      <w:bodyDiv w:val="1"/>
      <w:marLeft w:val="0"/>
      <w:marRight w:val="0"/>
      <w:marTop w:val="0"/>
      <w:marBottom w:val="0"/>
      <w:divBdr>
        <w:top w:val="none" w:sz="0" w:space="0" w:color="auto"/>
        <w:left w:val="none" w:sz="0" w:space="0" w:color="auto"/>
        <w:bottom w:val="none" w:sz="0" w:space="0" w:color="auto"/>
        <w:right w:val="none" w:sz="0" w:space="0" w:color="auto"/>
      </w:divBdr>
    </w:div>
    <w:div w:id="1230458281">
      <w:bodyDiv w:val="1"/>
      <w:marLeft w:val="0"/>
      <w:marRight w:val="0"/>
      <w:marTop w:val="0"/>
      <w:marBottom w:val="0"/>
      <w:divBdr>
        <w:top w:val="none" w:sz="0" w:space="0" w:color="auto"/>
        <w:left w:val="none" w:sz="0" w:space="0" w:color="auto"/>
        <w:bottom w:val="none" w:sz="0" w:space="0" w:color="auto"/>
        <w:right w:val="none" w:sz="0" w:space="0" w:color="auto"/>
      </w:divBdr>
    </w:div>
    <w:div w:id="1230769022">
      <w:bodyDiv w:val="1"/>
      <w:marLeft w:val="0"/>
      <w:marRight w:val="0"/>
      <w:marTop w:val="0"/>
      <w:marBottom w:val="0"/>
      <w:divBdr>
        <w:top w:val="none" w:sz="0" w:space="0" w:color="auto"/>
        <w:left w:val="none" w:sz="0" w:space="0" w:color="auto"/>
        <w:bottom w:val="none" w:sz="0" w:space="0" w:color="auto"/>
        <w:right w:val="none" w:sz="0" w:space="0" w:color="auto"/>
      </w:divBdr>
    </w:div>
    <w:div w:id="1240361875">
      <w:bodyDiv w:val="1"/>
      <w:marLeft w:val="0"/>
      <w:marRight w:val="0"/>
      <w:marTop w:val="0"/>
      <w:marBottom w:val="0"/>
      <w:divBdr>
        <w:top w:val="none" w:sz="0" w:space="0" w:color="auto"/>
        <w:left w:val="none" w:sz="0" w:space="0" w:color="auto"/>
        <w:bottom w:val="none" w:sz="0" w:space="0" w:color="auto"/>
        <w:right w:val="none" w:sz="0" w:space="0" w:color="auto"/>
      </w:divBdr>
    </w:div>
    <w:div w:id="1243301068">
      <w:bodyDiv w:val="1"/>
      <w:marLeft w:val="0"/>
      <w:marRight w:val="0"/>
      <w:marTop w:val="0"/>
      <w:marBottom w:val="0"/>
      <w:divBdr>
        <w:top w:val="none" w:sz="0" w:space="0" w:color="auto"/>
        <w:left w:val="none" w:sz="0" w:space="0" w:color="auto"/>
        <w:bottom w:val="none" w:sz="0" w:space="0" w:color="auto"/>
        <w:right w:val="none" w:sz="0" w:space="0" w:color="auto"/>
      </w:divBdr>
    </w:div>
    <w:div w:id="1245069959">
      <w:bodyDiv w:val="1"/>
      <w:marLeft w:val="0"/>
      <w:marRight w:val="0"/>
      <w:marTop w:val="0"/>
      <w:marBottom w:val="0"/>
      <w:divBdr>
        <w:top w:val="none" w:sz="0" w:space="0" w:color="auto"/>
        <w:left w:val="none" w:sz="0" w:space="0" w:color="auto"/>
        <w:bottom w:val="none" w:sz="0" w:space="0" w:color="auto"/>
        <w:right w:val="none" w:sz="0" w:space="0" w:color="auto"/>
      </w:divBdr>
    </w:div>
    <w:div w:id="1252395934">
      <w:bodyDiv w:val="1"/>
      <w:marLeft w:val="0"/>
      <w:marRight w:val="0"/>
      <w:marTop w:val="0"/>
      <w:marBottom w:val="0"/>
      <w:divBdr>
        <w:top w:val="none" w:sz="0" w:space="0" w:color="auto"/>
        <w:left w:val="none" w:sz="0" w:space="0" w:color="auto"/>
        <w:bottom w:val="none" w:sz="0" w:space="0" w:color="auto"/>
        <w:right w:val="none" w:sz="0" w:space="0" w:color="auto"/>
      </w:divBdr>
    </w:div>
    <w:div w:id="1254902424">
      <w:bodyDiv w:val="1"/>
      <w:marLeft w:val="0"/>
      <w:marRight w:val="0"/>
      <w:marTop w:val="0"/>
      <w:marBottom w:val="0"/>
      <w:divBdr>
        <w:top w:val="none" w:sz="0" w:space="0" w:color="auto"/>
        <w:left w:val="none" w:sz="0" w:space="0" w:color="auto"/>
        <w:bottom w:val="none" w:sz="0" w:space="0" w:color="auto"/>
        <w:right w:val="none" w:sz="0" w:space="0" w:color="auto"/>
      </w:divBdr>
    </w:div>
    <w:div w:id="1267158434">
      <w:bodyDiv w:val="1"/>
      <w:marLeft w:val="0"/>
      <w:marRight w:val="0"/>
      <w:marTop w:val="0"/>
      <w:marBottom w:val="0"/>
      <w:divBdr>
        <w:top w:val="none" w:sz="0" w:space="0" w:color="auto"/>
        <w:left w:val="none" w:sz="0" w:space="0" w:color="auto"/>
        <w:bottom w:val="none" w:sz="0" w:space="0" w:color="auto"/>
        <w:right w:val="none" w:sz="0" w:space="0" w:color="auto"/>
      </w:divBdr>
    </w:div>
    <w:div w:id="1270891469">
      <w:bodyDiv w:val="1"/>
      <w:marLeft w:val="0"/>
      <w:marRight w:val="0"/>
      <w:marTop w:val="0"/>
      <w:marBottom w:val="0"/>
      <w:divBdr>
        <w:top w:val="none" w:sz="0" w:space="0" w:color="auto"/>
        <w:left w:val="none" w:sz="0" w:space="0" w:color="auto"/>
        <w:bottom w:val="none" w:sz="0" w:space="0" w:color="auto"/>
        <w:right w:val="none" w:sz="0" w:space="0" w:color="auto"/>
      </w:divBdr>
    </w:div>
    <w:div w:id="1271476177">
      <w:bodyDiv w:val="1"/>
      <w:marLeft w:val="0"/>
      <w:marRight w:val="0"/>
      <w:marTop w:val="0"/>
      <w:marBottom w:val="0"/>
      <w:divBdr>
        <w:top w:val="none" w:sz="0" w:space="0" w:color="auto"/>
        <w:left w:val="none" w:sz="0" w:space="0" w:color="auto"/>
        <w:bottom w:val="none" w:sz="0" w:space="0" w:color="auto"/>
        <w:right w:val="none" w:sz="0" w:space="0" w:color="auto"/>
      </w:divBdr>
    </w:div>
    <w:div w:id="1274746928">
      <w:bodyDiv w:val="1"/>
      <w:marLeft w:val="0"/>
      <w:marRight w:val="0"/>
      <w:marTop w:val="0"/>
      <w:marBottom w:val="0"/>
      <w:divBdr>
        <w:top w:val="none" w:sz="0" w:space="0" w:color="auto"/>
        <w:left w:val="none" w:sz="0" w:space="0" w:color="auto"/>
        <w:bottom w:val="none" w:sz="0" w:space="0" w:color="auto"/>
        <w:right w:val="none" w:sz="0" w:space="0" w:color="auto"/>
      </w:divBdr>
    </w:div>
    <w:div w:id="1282999447">
      <w:bodyDiv w:val="1"/>
      <w:marLeft w:val="0"/>
      <w:marRight w:val="0"/>
      <w:marTop w:val="0"/>
      <w:marBottom w:val="0"/>
      <w:divBdr>
        <w:top w:val="none" w:sz="0" w:space="0" w:color="auto"/>
        <w:left w:val="none" w:sz="0" w:space="0" w:color="auto"/>
        <w:bottom w:val="none" w:sz="0" w:space="0" w:color="auto"/>
        <w:right w:val="none" w:sz="0" w:space="0" w:color="auto"/>
      </w:divBdr>
    </w:div>
    <w:div w:id="1294021055">
      <w:bodyDiv w:val="1"/>
      <w:marLeft w:val="0"/>
      <w:marRight w:val="0"/>
      <w:marTop w:val="0"/>
      <w:marBottom w:val="0"/>
      <w:divBdr>
        <w:top w:val="none" w:sz="0" w:space="0" w:color="auto"/>
        <w:left w:val="none" w:sz="0" w:space="0" w:color="auto"/>
        <w:bottom w:val="none" w:sz="0" w:space="0" w:color="auto"/>
        <w:right w:val="none" w:sz="0" w:space="0" w:color="auto"/>
      </w:divBdr>
    </w:div>
    <w:div w:id="1296521957">
      <w:bodyDiv w:val="1"/>
      <w:marLeft w:val="0"/>
      <w:marRight w:val="0"/>
      <w:marTop w:val="0"/>
      <w:marBottom w:val="0"/>
      <w:divBdr>
        <w:top w:val="none" w:sz="0" w:space="0" w:color="auto"/>
        <w:left w:val="none" w:sz="0" w:space="0" w:color="auto"/>
        <w:bottom w:val="none" w:sz="0" w:space="0" w:color="auto"/>
        <w:right w:val="none" w:sz="0" w:space="0" w:color="auto"/>
      </w:divBdr>
    </w:div>
    <w:div w:id="1308243906">
      <w:bodyDiv w:val="1"/>
      <w:marLeft w:val="0"/>
      <w:marRight w:val="0"/>
      <w:marTop w:val="0"/>
      <w:marBottom w:val="0"/>
      <w:divBdr>
        <w:top w:val="none" w:sz="0" w:space="0" w:color="auto"/>
        <w:left w:val="none" w:sz="0" w:space="0" w:color="auto"/>
        <w:bottom w:val="none" w:sz="0" w:space="0" w:color="auto"/>
        <w:right w:val="none" w:sz="0" w:space="0" w:color="auto"/>
      </w:divBdr>
    </w:div>
    <w:div w:id="1308437081">
      <w:bodyDiv w:val="1"/>
      <w:marLeft w:val="0"/>
      <w:marRight w:val="0"/>
      <w:marTop w:val="0"/>
      <w:marBottom w:val="0"/>
      <w:divBdr>
        <w:top w:val="none" w:sz="0" w:space="0" w:color="auto"/>
        <w:left w:val="none" w:sz="0" w:space="0" w:color="auto"/>
        <w:bottom w:val="none" w:sz="0" w:space="0" w:color="auto"/>
        <w:right w:val="none" w:sz="0" w:space="0" w:color="auto"/>
      </w:divBdr>
    </w:div>
    <w:div w:id="1308898133">
      <w:bodyDiv w:val="1"/>
      <w:marLeft w:val="0"/>
      <w:marRight w:val="0"/>
      <w:marTop w:val="0"/>
      <w:marBottom w:val="0"/>
      <w:divBdr>
        <w:top w:val="none" w:sz="0" w:space="0" w:color="auto"/>
        <w:left w:val="none" w:sz="0" w:space="0" w:color="auto"/>
        <w:bottom w:val="none" w:sz="0" w:space="0" w:color="auto"/>
        <w:right w:val="none" w:sz="0" w:space="0" w:color="auto"/>
      </w:divBdr>
    </w:div>
    <w:div w:id="1315260603">
      <w:bodyDiv w:val="1"/>
      <w:marLeft w:val="0"/>
      <w:marRight w:val="0"/>
      <w:marTop w:val="0"/>
      <w:marBottom w:val="0"/>
      <w:divBdr>
        <w:top w:val="none" w:sz="0" w:space="0" w:color="auto"/>
        <w:left w:val="none" w:sz="0" w:space="0" w:color="auto"/>
        <w:bottom w:val="none" w:sz="0" w:space="0" w:color="auto"/>
        <w:right w:val="none" w:sz="0" w:space="0" w:color="auto"/>
      </w:divBdr>
    </w:div>
    <w:div w:id="1321424085">
      <w:bodyDiv w:val="1"/>
      <w:marLeft w:val="0"/>
      <w:marRight w:val="0"/>
      <w:marTop w:val="0"/>
      <w:marBottom w:val="0"/>
      <w:divBdr>
        <w:top w:val="none" w:sz="0" w:space="0" w:color="auto"/>
        <w:left w:val="none" w:sz="0" w:space="0" w:color="auto"/>
        <w:bottom w:val="none" w:sz="0" w:space="0" w:color="auto"/>
        <w:right w:val="none" w:sz="0" w:space="0" w:color="auto"/>
      </w:divBdr>
    </w:div>
    <w:div w:id="1339191533">
      <w:bodyDiv w:val="1"/>
      <w:marLeft w:val="0"/>
      <w:marRight w:val="0"/>
      <w:marTop w:val="0"/>
      <w:marBottom w:val="0"/>
      <w:divBdr>
        <w:top w:val="none" w:sz="0" w:space="0" w:color="auto"/>
        <w:left w:val="none" w:sz="0" w:space="0" w:color="auto"/>
        <w:bottom w:val="none" w:sz="0" w:space="0" w:color="auto"/>
        <w:right w:val="none" w:sz="0" w:space="0" w:color="auto"/>
      </w:divBdr>
    </w:div>
    <w:div w:id="1345089703">
      <w:bodyDiv w:val="1"/>
      <w:marLeft w:val="0"/>
      <w:marRight w:val="0"/>
      <w:marTop w:val="0"/>
      <w:marBottom w:val="0"/>
      <w:divBdr>
        <w:top w:val="none" w:sz="0" w:space="0" w:color="auto"/>
        <w:left w:val="none" w:sz="0" w:space="0" w:color="auto"/>
        <w:bottom w:val="none" w:sz="0" w:space="0" w:color="auto"/>
        <w:right w:val="none" w:sz="0" w:space="0" w:color="auto"/>
      </w:divBdr>
    </w:div>
    <w:div w:id="1348942917">
      <w:bodyDiv w:val="1"/>
      <w:marLeft w:val="0"/>
      <w:marRight w:val="0"/>
      <w:marTop w:val="0"/>
      <w:marBottom w:val="0"/>
      <w:divBdr>
        <w:top w:val="none" w:sz="0" w:space="0" w:color="auto"/>
        <w:left w:val="none" w:sz="0" w:space="0" w:color="auto"/>
        <w:bottom w:val="none" w:sz="0" w:space="0" w:color="auto"/>
        <w:right w:val="none" w:sz="0" w:space="0" w:color="auto"/>
      </w:divBdr>
    </w:div>
    <w:div w:id="1355351402">
      <w:bodyDiv w:val="1"/>
      <w:marLeft w:val="0"/>
      <w:marRight w:val="0"/>
      <w:marTop w:val="0"/>
      <w:marBottom w:val="0"/>
      <w:divBdr>
        <w:top w:val="none" w:sz="0" w:space="0" w:color="auto"/>
        <w:left w:val="none" w:sz="0" w:space="0" w:color="auto"/>
        <w:bottom w:val="none" w:sz="0" w:space="0" w:color="auto"/>
        <w:right w:val="none" w:sz="0" w:space="0" w:color="auto"/>
      </w:divBdr>
    </w:div>
    <w:div w:id="1356540872">
      <w:bodyDiv w:val="1"/>
      <w:marLeft w:val="0"/>
      <w:marRight w:val="0"/>
      <w:marTop w:val="0"/>
      <w:marBottom w:val="0"/>
      <w:divBdr>
        <w:top w:val="none" w:sz="0" w:space="0" w:color="auto"/>
        <w:left w:val="none" w:sz="0" w:space="0" w:color="auto"/>
        <w:bottom w:val="none" w:sz="0" w:space="0" w:color="auto"/>
        <w:right w:val="none" w:sz="0" w:space="0" w:color="auto"/>
      </w:divBdr>
    </w:div>
    <w:div w:id="1356688519">
      <w:bodyDiv w:val="1"/>
      <w:marLeft w:val="0"/>
      <w:marRight w:val="0"/>
      <w:marTop w:val="0"/>
      <w:marBottom w:val="0"/>
      <w:divBdr>
        <w:top w:val="none" w:sz="0" w:space="0" w:color="auto"/>
        <w:left w:val="none" w:sz="0" w:space="0" w:color="auto"/>
        <w:bottom w:val="none" w:sz="0" w:space="0" w:color="auto"/>
        <w:right w:val="none" w:sz="0" w:space="0" w:color="auto"/>
      </w:divBdr>
    </w:div>
    <w:div w:id="1360428814">
      <w:bodyDiv w:val="1"/>
      <w:marLeft w:val="0"/>
      <w:marRight w:val="0"/>
      <w:marTop w:val="0"/>
      <w:marBottom w:val="0"/>
      <w:divBdr>
        <w:top w:val="none" w:sz="0" w:space="0" w:color="auto"/>
        <w:left w:val="none" w:sz="0" w:space="0" w:color="auto"/>
        <w:bottom w:val="none" w:sz="0" w:space="0" w:color="auto"/>
        <w:right w:val="none" w:sz="0" w:space="0" w:color="auto"/>
      </w:divBdr>
    </w:div>
    <w:div w:id="1360817065">
      <w:bodyDiv w:val="1"/>
      <w:marLeft w:val="0"/>
      <w:marRight w:val="0"/>
      <w:marTop w:val="0"/>
      <w:marBottom w:val="0"/>
      <w:divBdr>
        <w:top w:val="none" w:sz="0" w:space="0" w:color="auto"/>
        <w:left w:val="none" w:sz="0" w:space="0" w:color="auto"/>
        <w:bottom w:val="none" w:sz="0" w:space="0" w:color="auto"/>
        <w:right w:val="none" w:sz="0" w:space="0" w:color="auto"/>
      </w:divBdr>
    </w:div>
    <w:div w:id="1369643380">
      <w:bodyDiv w:val="1"/>
      <w:marLeft w:val="0"/>
      <w:marRight w:val="0"/>
      <w:marTop w:val="0"/>
      <w:marBottom w:val="0"/>
      <w:divBdr>
        <w:top w:val="none" w:sz="0" w:space="0" w:color="auto"/>
        <w:left w:val="none" w:sz="0" w:space="0" w:color="auto"/>
        <w:bottom w:val="none" w:sz="0" w:space="0" w:color="auto"/>
        <w:right w:val="none" w:sz="0" w:space="0" w:color="auto"/>
      </w:divBdr>
    </w:div>
    <w:div w:id="1370573258">
      <w:bodyDiv w:val="1"/>
      <w:marLeft w:val="0"/>
      <w:marRight w:val="0"/>
      <w:marTop w:val="0"/>
      <w:marBottom w:val="0"/>
      <w:divBdr>
        <w:top w:val="none" w:sz="0" w:space="0" w:color="auto"/>
        <w:left w:val="none" w:sz="0" w:space="0" w:color="auto"/>
        <w:bottom w:val="none" w:sz="0" w:space="0" w:color="auto"/>
        <w:right w:val="none" w:sz="0" w:space="0" w:color="auto"/>
      </w:divBdr>
    </w:div>
    <w:div w:id="1388607395">
      <w:bodyDiv w:val="1"/>
      <w:marLeft w:val="0"/>
      <w:marRight w:val="0"/>
      <w:marTop w:val="0"/>
      <w:marBottom w:val="0"/>
      <w:divBdr>
        <w:top w:val="none" w:sz="0" w:space="0" w:color="auto"/>
        <w:left w:val="none" w:sz="0" w:space="0" w:color="auto"/>
        <w:bottom w:val="none" w:sz="0" w:space="0" w:color="auto"/>
        <w:right w:val="none" w:sz="0" w:space="0" w:color="auto"/>
      </w:divBdr>
    </w:div>
    <w:div w:id="1393625658">
      <w:bodyDiv w:val="1"/>
      <w:marLeft w:val="0"/>
      <w:marRight w:val="0"/>
      <w:marTop w:val="0"/>
      <w:marBottom w:val="0"/>
      <w:divBdr>
        <w:top w:val="none" w:sz="0" w:space="0" w:color="auto"/>
        <w:left w:val="none" w:sz="0" w:space="0" w:color="auto"/>
        <w:bottom w:val="none" w:sz="0" w:space="0" w:color="auto"/>
        <w:right w:val="none" w:sz="0" w:space="0" w:color="auto"/>
      </w:divBdr>
    </w:div>
    <w:div w:id="1396274441">
      <w:bodyDiv w:val="1"/>
      <w:marLeft w:val="0"/>
      <w:marRight w:val="0"/>
      <w:marTop w:val="0"/>
      <w:marBottom w:val="0"/>
      <w:divBdr>
        <w:top w:val="none" w:sz="0" w:space="0" w:color="auto"/>
        <w:left w:val="none" w:sz="0" w:space="0" w:color="auto"/>
        <w:bottom w:val="none" w:sz="0" w:space="0" w:color="auto"/>
        <w:right w:val="none" w:sz="0" w:space="0" w:color="auto"/>
      </w:divBdr>
    </w:div>
    <w:div w:id="1410469606">
      <w:bodyDiv w:val="1"/>
      <w:marLeft w:val="0"/>
      <w:marRight w:val="0"/>
      <w:marTop w:val="0"/>
      <w:marBottom w:val="0"/>
      <w:divBdr>
        <w:top w:val="none" w:sz="0" w:space="0" w:color="auto"/>
        <w:left w:val="none" w:sz="0" w:space="0" w:color="auto"/>
        <w:bottom w:val="none" w:sz="0" w:space="0" w:color="auto"/>
        <w:right w:val="none" w:sz="0" w:space="0" w:color="auto"/>
      </w:divBdr>
    </w:div>
    <w:div w:id="1416365776">
      <w:bodyDiv w:val="1"/>
      <w:marLeft w:val="0"/>
      <w:marRight w:val="0"/>
      <w:marTop w:val="0"/>
      <w:marBottom w:val="0"/>
      <w:divBdr>
        <w:top w:val="none" w:sz="0" w:space="0" w:color="auto"/>
        <w:left w:val="none" w:sz="0" w:space="0" w:color="auto"/>
        <w:bottom w:val="none" w:sz="0" w:space="0" w:color="auto"/>
        <w:right w:val="none" w:sz="0" w:space="0" w:color="auto"/>
      </w:divBdr>
    </w:div>
    <w:div w:id="1423914330">
      <w:bodyDiv w:val="1"/>
      <w:marLeft w:val="0"/>
      <w:marRight w:val="0"/>
      <w:marTop w:val="0"/>
      <w:marBottom w:val="0"/>
      <w:divBdr>
        <w:top w:val="none" w:sz="0" w:space="0" w:color="auto"/>
        <w:left w:val="none" w:sz="0" w:space="0" w:color="auto"/>
        <w:bottom w:val="none" w:sz="0" w:space="0" w:color="auto"/>
        <w:right w:val="none" w:sz="0" w:space="0" w:color="auto"/>
      </w:divBdr>
    </w:div>
    <w:div w:id="1454246085">
      <w:bodyDiv w:val="1"/>
      <w:marLeft w:val="0"/>
      <w:marRight w:val="0"/>
      <w:marTop w:val="0"/>
      <w:marBottom w:val="0"/>
      <w:divBdr>
        <w:top w:val="none" w:sz="0" w:space="0" w:color="auto"/>
        <w:left w:val="none" w:sz="0" w:space="0" w:color="auto"/>
        <w:bottom w:val="none" w:sz="0" w:space="0" w:color="auto"/>
        <w:right w:val="none" w:sz="0" w:space="0" w:color="auto"/>
      </w:divBdr>
    </w:div>
    <w:div w:id="1456365959">
      <w:bodyDiv w:val="1"/>
      <w:marLeft w:val="0"/>
      <w:marRight w:val="0"/>
      <w:marTop w:val="0"/>
      <w:marBottom w:val="0"/>
      <w:divBdr>
        <w:top w:val="none" w:sz="0" w:space="0" w:color="auto"/>
        <w:left w:val="none" w:sz="0" w:space="0" w:color="auto"/>
        <w:bottom w:val="none" w:sz="0" w:space="0" w:color="auto"/>
        <w:right w:val="none" w:sz="0" w:space="0" w:color="auto"/>
      </w:divBdr>
    </w:div>
    <w:div w:id="1463503867">
      <w:bodyDiv w:val="1"/>
      <w:marLeft w:val="0"/>
      <w:marRight w:val="0"/>
      <w:marTop w:val="0"/>
      <w:marBottom w:val="0"/>
      <w:divBdr>
        <w:top w:val="none" w:sz="0" w:space="0" w:color="auto"/>
        <w:left w:val="none" w:sz="0" w:space="0" w:color="auto"/>
        <w:bottom w:val="none" w:sz="0" w:space="0" w:color="auto"/>
        <w:right w:val="none" w:sz="0" w:space="0" w:color="auto"/>
      </w:divBdr>
    </w:div>
    <w:div w:id="1464302843">
      <w:bodyDiv w:val="1"/>
      <w:marLeft w:val="0"/>
      <w:marRight w:val="0"/>
      <w:marTop w:val="0"/>
      <w:marBottom w:val="0"/>
      <w:divBdr>
        <w:top w:val="none" w:sz="0" w:space="0" w:color="auto"/>
        <w:left w:val="none" w:sz="0" w:space="0" w:color="auto"/>
        <w:bottom w:val="none" w:sz="0" w:space="0" w:color="auto"/>
        <w:right w:val="none" w:sz="0" w:space="0" w:color="auto"/>
      </w:divBdr>
    </w:div>
    <w:div w:id="1490707071">
      <w:bodyDiv w:val="1"/>
      <w:marLeft w:val="0"/>
      <w:marRight w:val="0"/>
      <w:marTop w:val="0"/>
      <w:marBottom w:val="0"/>
      <w:divBdr>
        <w:top w:val="none" w:sz="0" w:space="0" w:color="auto"/>
        <w:left w:val="none" w:sz="0" w:space="0" w:color="auto"/>
        <w:bottom w:val="none" w:sz="0" w:space="0" w:color="auto"/>
        <w:right w:val="none" w:sz="0" w:space="0" w:color="auto"/>
      </w:divBdr>
    </w:div>
    <w:div w:id="1497039561">
      <w:bodyDiv w:val="1"/>
      <w:marLeft w:val="0"/>
      <w:marRight w:val="0"/>
      <w:marTop w:val="0"/>
      <w:marBottom w:val="0"/>
      <w:divBdr>
        <w:top w:val="none" w:sz="0" w:space="0" w:color="auto"/>
        <w:left w:val="none" w:sz="0" w:space="0" w:color="auto"/>
        <w:bottom w:val="none" w:sz="0" w:space="0" w:color="auto"/>
        <w:right w:val="none" w:sz="0" w:space="0" w:color="auto"/>
      </w:divBdr>
    </w:div>
    <w:div w:id="1501583876">
      <w:bodyDiv w:val="1"/>
      <w:marLeft w:val="0"/>
      <w:marRight w:val="0"/>
      <w:marTop w:val="0"/>
      <w:marBottom w:val="0"/>
      <w:divBdr>
        <w:top w:val="none" w:sz="0" w:space="0" w:color="auto"/>
        <w:left w:val="none" w:sz="0" w:space="0" w:color="auto"/>
        <w:bottom w:val="none" w:sz="0" w:space="0" w:color="auto"/>
        <w:right w:val="none" w:sz="0" w:space="0" w:color="auto"/>
      </w:divBdr>
    </w:div>
    <w:div w:id="1531214927">
      <w:bodyDiv w:val="1"/>
      <w:marLeft w:val="0"/>
      <w:marRight w:val="0"/>
      <w:marTop w:val="0"/>
      <w:marBottom w:val="0"/>
      <w:divBdr>
        <w:top w:val="none" w:sz="0" w:space="0" w:color="auto"/>
        <w:left w:val="none" w:sz="0" w:space="0" w:color="auto"/>
        <w:bottom w:val="none" w:sz="0" w:space="0" w:color="auto"/>
        <w:right w:val="none" w:sz="0" w:space="0" w:color="auto"/>
      </w:divBdr>
    </w:div>
    <w:div w:id="1533684776">
      <w:bodyDiv w:val="1"/>
      <w:marLeft w:val="0"/>
      <w:marRight w:val="0"/>
      <w:marTop w:val="0"/>
      <w:marBottom w:val="0"/>
      <w:divBdr>
        <w:top w:val="none" w:sz="0" w:space="0" w:color="auto"/>
        <w:left w:val="none" w:sz="0" w:space="0" w:color="auto"/>
        <w:bottom w:val="none" w:sz="0" w:space="0" w:color="auto"/>
        <w:right w:val="none" w:sz="0" w:space="0" w:color="auto"/>
      </w:divBdr>
    </w:div>
    <w:div w:id="1552301158">
      <w:bodyDiv w:val="1"/>
      <w:marLeft w:val="0"/>
      <w:marRight w:val="0"/>
      <w:marTop w:val="0"/>
      <w:marBottom w:val="0"/>
      <w:divBdr>
        <w:top w:val="none" w:sz="0" w:space="0" w:color="auto"/>
        <w:left w:val="none" w:sz="0" w:space="0" w:color="auto"/>
        <w:bottom w:val="none" w:sz="0" w:space="0" w:color="auto"/>
        <w:right w:val="none" w:sz="0" w:space="0" w:color="auto"/>
      </w:divBdr>
    </w:div>
    <w:div w:id="1561553470">
      <w:bodyDiv w:val="1"/>
      <w:marLeft w:val="0"/>
      <w:marRight w:val="0"/>
      <w:marTop w:val="0"/>
      <w:marBottom w:val="0"/>
      <w:divBdr>
        <w:top w:val="none" w:sz="0" w:space="0" w:color="auto"/>
        <w:left w:val="none" w:sz="0" w:space="0" w:color="auto"/>
        <w:bottom w:val="none" w:sz="0" w:space="0" w:color="auto"/>
        <w:right w:val="none" w:sz="0" w:space="0" w:color="auto"/>
      </w:divBdr>
    </w:div>
    <w:div w:id="1573852102">
      <w:bodyDiv w:val="1"/>
      <w:marLeft w:val="0"/>
      <w:marRight w:val="0"/>
      <w:marTop w:val="0"/>
      <w:marBottom w:val="0"/>
      <w:divBdr>
        <w:top w:val="none" w:sz="0" w:space="0" w:color="auto"/>
        <w:left w:val="none" w:sz="0" w:space="0" w:color="auto"/>
        <w:bottom w:val="none" w:sz="0" w:space="0" w:color="auto"/>
        <w:right w:val="none" w:sz="0" w:space="0" w:color="auto"/>
      </w:divBdr>
    </w:div>
    <w:div w:id="1588225511">
      <w:bodyDiv w:val="1"/>
      <w:marLeft w:val="0"/>
      <w:marRight w:val="0"/>
      <w:marTop w:val="0"/>
      <w:marBottom w:val="0"/>
      <w:divBdr>
        <w:top w:val="none" w:sz="0" w:space="0" w:color="auto"/>
        <w:left w:val="none" w:sz="0" w:space="0" w:color="auto"/>
        <w:bottom w:val="none" w:sz="0" w:space="0" w:color="auto"/>
        <w:right w:val="none" w:sz="0" w:space="0" w:color="auto"/>
      </w:divBdr>
    </w:div>
    <w:div w:id="1590652755">
      <w:bodyDiv w:val="1"/>
      <w:marLeft w:val="0"/>
      <w:marRight w:val="0"/>
      <w:marTop w:val="0"/>
      <w:marBottom w:val="0"/>
      <w:divBdr>
        <w:top w:val="none" w:sz="0" w:space="0" w:color="auto"/>
        <w:left w:val="none" w:sz="0" w:space="0" w:color="auto"/>
        <w:bottom w:val="none" w:sz="0" w:space="0" w:color="auto"/>
        <w:right w:val="none" w:sz="0" w:space="0" w:color="auto"/>
      </w:divBdr>
    </w:div>
    <w:div w:id="1595671894">
      <w:bodyDiv w:val="1"/>
      <w:marLeft w:val="0"/>
      <w:marRight w:val="0"/>
      <w:marTop w:val="0"/>
      <w:marBottom w:val="0"/>
      <w:divBdr>
        <w:top w:val="none" w:sz="0" w:space="0" w:color="auto"/>
        <w:left w:val="none" w:sz="0" w:space="0" w:color="auto"/>
        <w:bottom w:val="none" w:sz="0" w:space="0" w:color="auto"/>
        <w:right w:val="none" w:sz="0" w:space="0" w:color="auto"/>
      </w:divBdr>
    </w:div>
    <w:div w:id="1606233599">
      <w:bodyDiv w:val="1"/>
      <w:marLeft w:val="0"/>
      <w:marRight w:val="0"/>
      <w:marTop w:val="0"/>
      <w:marBottom w:val="0"/>
      <w:divBdr>
        <w:top w:val="none" w:sz="0" w:space="0" w:color="auto"/>
        <w:left w:val="none" w:sz="0" w:space="0" w:color="auto"/>
        <w:bottom w:val="none" w:sz="0" w:space="0" w:color="auto"/>
        <w:right w:val="none" w:sz="0" w:space="0" w:color="auto"/>
      </w:divBdr>
    </w:div>
    <w:div w:id="1607275029">
      <w:bodyDiv w:val="1"/>
      <w:marLeft w:val="0"/>
      <w:marRight w:val="0"/>
      <w:marTop w:val="0"/>
      <w:marBottom w:val="0"/>
      <w:divBdr>
        <w:top w:val="none" w:sz="0" w:space="0" w:color="auto"/>
        <w:left w:val="none" w:sz="0" w:space="0" w:color="auto"/>
        <w:bottom w:val="none" w:sz="0" w:space="0" w:color="auto"/>
        <w:right w:val="none" w:sz="0" w:space="0" w:color="auto"/>
      </w:divBdr>
    </w:div>
    <w:div w:id="1609039907">
      <w:bodyDiv w:val="1"/>
      <w:marLeft w:val="0"/>
      <w:marRight w:val="0"/>
      <w:marTop w:val="0"/>
      <w:marBottom w:val="0"/>
      <w:divBdr>
        <w:top w:val="none" w:sz="0" w:space="0" w:color="auto"/>
        <w:left w:val="none" w:sz="0" w:space="0" w:color="auto"/>
        <w:bottom w:val="none" w:sz="0" w:space="0" w:color="auto"/>
        <w:right w:val="none" w:sz="0" w:space="0" w:color="auto"/>
      </w:divBdr>
    </w:div>
    <w:div w:id="1617911042">
      <w:bodyDiv w:val="1"/>
      <w:marLeft w:val="0"/>
      <w:marRight w:val="0"/>
      <w:marTop w:val="0"/>
      <w:marBottom w:val="0"/>
      <w:divBdr>
        <w:top w:val="none" w:sz="0" w:space="0" w:color="auto"/>
        <w:left w:val="none" w:sz="0" w:space="0" w:color="auto"/>
        <w:bottom w:val="none" w:sz="0" w:space="0" w:color="auto"/>
        <w:right w:val="none" w:sz="0" w:space="0" w:color="auto"/>
      </w:divBdr>
    </w:div>
    <w:div w:id="1622489776">
      <w:bodyDiv w:val="1"/>
      <w:marLeft w:val="0"/>
      <w:marRight w:val="0"/>
      <w:marTop w:val="0"/>
      <w:marBottom w:val="0"/>
      <w:divBdr>
        <w:top w:val="none" w:sz="0" w:space="0" w:color="auto"/>
        <w:left w:val="none" w:sz="0" w:space="0" w:color="auto"/>
        <w:bottom w:val="none" w:sz="0" w:space="0" w:color="auto"/>
        <w:right w:val="none" w:sz="0" w:space="0" w:color="auto"/>
      </w:divBdr>
    </w:div>
    <w:div w:id="1632439901">
      <w:bodyDiv w:val="1"/>
      <w:marLeft w:val="0"/>
      <w:marRight w:val="0"/>
      <w:marTop w:val="0"/>
      <w:marBottom w:val="0"/>
      <w:divBdr>
        <w:top w:val="none" w:sz="0" w:space="0" w:color="auto"/>
        <w:left w:val="none" w:sz="0" w:space="0" w:color="auto"/>
        <w:bottom w:val="none" w:sz="0" w:space="0" w:color="auto"/>
        <w:right w:val="none" w:sz="0" w:space="0" w:color="auto"/>
      </w:divBdr>
    </w:div>
    <w:div w:id="1639920268">
      <w:bodyDiv w:val="1"/>
      <w:marLeft w:val="0"/>
      <w:marRight w:val="0"/>
      <w:marTop w:val="0"/>
      <w:marBottom w:val="0"/>
      <w:divBdr>
        <w:top w:val="none" w:sz="0" w:space="0" w:color="auto"/>
        <w:left w:val="none" w:sz="0" w:space="0" w:color="auto"/>
        <w:bottom w:val="none" w:sz="0" w:space="0" w:color="auto"/>
        <w:right w:val="none" w:sz="0" w:space="0" w:color="auto"/>
      </w:divBdr>
    </w:div>
    <w:div w:id="1643534034">
      <w:bodyDiv w:val="1"/>
      <w:marLeft w:val="0"/>
      <w:marRight w:val="0"/>
      <w:marTop w:val="0"/>
      <w:marBottom w:val="0"/>
      <w:divBdr>
        <w:top w:val="none" w:sz="0" w:space="0" w:color="auto"/>
        <w:left w:val="none" w:sz="0" w:space="0" w:color="auto"/>
        <w:bottom w:val="none" w:sz="0" w:space="0" w:color="auto"/>
        <w:right w:val="none" w:sz="0" w:space="0" w:color="auto"/>
      </w:divBdr>
    </w:div>
    <w:div w:id="1648048743">
      <w:bodyDiv w:val="1"/>
      <w:marLeft w:val="0"/>
      <w:marRight w:val="0"/>
      <w:marTop w:val="0"/>
      <w:marBottom w:val="0"/>
      <w:divBdr>
        <w:top w:val="none" w:sz="0" w:space="0" w:color="auto"/>
        <w:left w:val="none" w:sz="0" w:space="0" w:color="auto"/>
        <w:bottom w:val="none" w:sz="0" w:space="0" w:color="auto"/>
        <w:right w:val="none" w:sz="0" w:space="0" w:color="auto"/>
      </w:divBdr>
    </w:div>
    <w:div w:id="1648322126">
      <w:bodyDiv w:val="1"/>
      <w:marLeft w:val="0"/>
      <w:marRight w:val="0"/>
      <w:marTop w:val="0"/>
      <w:marBottom w:val="0"/>
      <w:divBdr>
        <w:top w:val="none" w:sz="0" w:space="0" w:color="auto"/>
        <w:left w:val="none" w:sz="0" w:space="0" w:color="auto"/>
        <w:bottom w:val="none" w:sz="0" w:space="0" w:color="auto"/>
        <w:right w:val="none" w:sz="0" w:space="0" w:color="auto"/>
      </w:divBdr>
    </w:div>
    <w:div w:id="1655793004">
      <w:bodyDiv w:val="1"/>
      <w:marLeft w:val="0"/>
      <w:marRight w:val="0"/>
      <w:marTop w:val="0"/>
      <w:marBottom w:val="0"/>
      <w:divBdr>
        <w:top w:val="none" w:sz="0" w:space="0" w:color="auto"/>
        <w:left w:val="none" w:sz="0" w:space="0" w:color="auto"/>
        <w:bottom w:val="none" w:sz="0" w:space="0" w:color="auto"/>
        <w:right w:val="none" w:sz="0" w:space="0" w:color="auto"/>
      </w:divBdr>
    </w:div>
    <w:div w:id="1657958526">
      <w:bodyDiv w:val="1"/>
      <w:marLeft w:val="0"/>
      <w:marRight w:val="0"/>
      <w:marTop w:val="0"/>
      <w:marBottom w:val="0"/>
      <w:divBdr>
        <w:top w:val="none" w:sz="0" w:space="0" w:color="auto"/>
        <w:left w:val="none" w:sz="0" w:space="0" w:color="auto"/>
        <w:bottom w:val="none" w:sz="0" w:space="0" w:color="auto"/>
        <w:right w:val="none" w:sz="0" w:space="0" w:color="auto"/>
      </w:divBdr>
    </w:div>
    <w:div w:id="1660108464">
      <w:bodyDiv w:val="1"/>
      <w:marLeft w:val="0"/>
      <w:marRight w:val="0"/>
      <w:marTop w:val="0"/>
      <w:marBottom w:val="0"/>
      <w:divBdr>
        <w:top w:val="none" w:sz="0" w:space="0" w:color="auto"/>
        <w:left w:val="none" w:sz="0" w:space="0" w:color="auto"/>
        <w:bottom w:val="none" w:sz="0" w:space="0" w:color="auto"/>
        <w:right w:val="none" w:sz="0" w:space="0" w:color="auto"/>
      </w:divBdr>
    </w:div>
    <w:div w:id="1664967378">
      <w:bodyDiv w:val="1"/>
      <w:marLeft w:val="0"/>
      <w:marRight w:val="0"/>
      <w:marTop w:val="0"/>
      <w:marBottom w:val="0"/>
      <w:divBdr>
        <w:top w:val="none" w:sz="0" w:space="0" w:color="auto"/>
        <w:left w:val="none" w:sz="0" w:space="0" w:color="auto"/>
        <w:bottom w:val="none" w:sz="0" w:space="0" w:color="auto"/>
        <w:right w:val="none" w:sz="0" w:space="0" w:color="auto"/>
      </w:divBdr>
    </w:div>
    <w:div w:id="1667440010">
      <w:bodyDiv w:val="1"/>
      <w:marLeft w:val="0"/>
      <w:marRight w:val="0"/>
      <w:marTop w:val="0"/>
      <w:marBottom w:val="0"/>
      <w:divBdr>
        <w:top w:val="none" w:sz="0" w:space="0" w:color="auto"/>
        <w:left w:val="none" w:sz="0" w:space="0" w:color="auto"/>
        <w:bottom w:val="none" w:sz="0" w:space="0" w:color="auto"/>
        <w:right w:val="none" w:sz="0" w:space="0" w:color="auto"/>
      </w:divBdr>
    </w:div>
    <w:div w:id="1683318837">
      <w:bodyDiv w:val="1"/>
      <w:marLeft w:val="0"/>
      <w:marRight w:val="0"/>
      <w:marTop w:val="0"/>
      <w:marBottom w:val="0"/>
      <w:divBdr>
        <w:top w:val="none" w:sz="0" w:space="0" w:color="auto"/>
        <w:left w:val="none" w:sz="0" w:space="0" w:color="auto"/>
        <w:bottom w:val="none" w:sz="0" w:space="0" w:color="auto"/>
        <w:right w:val="none" w:sz="0" w:space="0" w:color="auto"/>
      </w:divBdr>
    </w:div>
    <w:div w:id="1686253149">
      <w:bodyDiv w:val="1"/>
      <w:marLeft w:val="0"/>
      <w:marRight w:val="0"/>
      <w:marTop w:val="0"/>
      <w:marBottom w:val="0"/>
      <w:divBdr>
        <w:top w:val="none" w:sz="0" w:space="0" w:color="auto"/>
        <w:left w:val="none" w:sz="0" w:space="0" w:color="auto"/>
        <w:bottom w:val="none" w:sz="0" w:space="0" w:color="auto"/>
        <w:right w:val="none" w:sz="0" w:space="0" w:color="auto"/>
      </w:divBdr>
    </w:div>
    <w:div w:id="1694262439">
      <w:bodyDiv w:val="1"/>
      <w:marLeft w:val="0"/>
      <w:marRight w:val="0"/>
      <w:marTop w:val="0"/>
      <w:marBottom w:val="0"/>
      <w:divBdr>
        <w:top w:val="none" w:sz="0" w:space="0" w:color="auto"/>
        <w:left w:val="none" w:sz="0" w:space="0" w:color="auto"/>
        <w:bottom w:val="none" w:sz="0" w:space="0" w:color="auto"/>
        <w:right w:val="none" w:sz="0" w:space="0" w:color="auto"/>
      </w:divBdr>
    </w:div>
    <w:div w:id="1703895984">
      <w:bodyDiv w:val="1"/>
      <w:marLeft w:val="0"/>
      <w:marRight w:val="0"/>
      <w:marTop w:val="0"/>
      <w:marBottom w:val="0"/>
      <w:divBdr>
        <w:top w:val="none" w:sz="0" w:space="0" w:color="auto"/>
        <w:left w:val="none" w:sz="0" w:space="0" w:color="auto"/>
        <w:bottom w:val="none" w:sz="0" w:space="0" w:color="auto"/>
        <w:right w:val="none" w:sz="0" w:space="0" w:color="auto"/>
      </w:divBdr>
    </w:div>
    <w:div w:id="1705135908">
      <w:bodyDiv w:val="1"/>
      <w:marLeft w:val="0"/>
      <w:marRight w:val="0"/>
      <w:marTop w:val="0"/>
      <w:marBottom w:val="0"/>
      <w:divBdr>
        <w:top w:val="none" w:sz="0" w:space="0" w:color="auto"/>
        <w:left w:val="none" w:sz="0" w:space="0" w:color="auto"/>
        <w:bottom w:val="none" w:sz="0" w:space="0" w:color="auto"/>
        <w:right w:val="none" w:sz="0" w:space="0" w:color="auto"/>
      </w:divBdr>
    </w:div>
    <w:div w:id="1712682621">
      <w:bodyDiv w:val="1"/>
      <w:marLeft w:val="0"/>
      <w:marRight w:val="0"/>
      <w:marTop w:val="0"/>
      <w:marBottom w:val="0"/>
      <w:divBdr>
        <w:top w:val="none" w:sz="0" w:space="0" w:color="auto"/>
        <w:left w:val="none" w:sz="0" w:space="0" w:color="auto"/>
        <w:bottom w:val="none" w:sz="0" w:space="0" w:color="auto"/>
        <w:right w:val="none" w:sz="0" w:space="0" w:color="auto"/>
      </w:divBdr>
    </w:div>
    <w:div w:id="1733116772">
      <w:bodyDiv w:val="1"/>
      <w:marLeft w:val="0"/>
      <w:marRight w:val="0"/>
      <w:marTop w:val="0"/>
      <w:marBottom w:val="0"/>
      <w:divBdr>
        <w:top w:val="none" w:sz="0" w:space="0" w:color="auto"/>
        <w:left w:val="none" w:sz="0" w:space="0" w:color="auto"/>
        <w:bottom w:val="none" w:sz="0" w:space="0" w:color="auto"/>
        <w:right w:val="none" w:sz="0" w:space="0" w:color="auto"/>
      </w:divBdr>
    </w:div>
    <w:div w:id="1733962053">
      <w:bodyDiv w:val="1"/>
      <w:marLeft w:val="0"/>
      <w:marRight w:val="0"/>
      <w:marTop w:val="0"/>
      <w:marBottom w:val="0"/>
      <w:divBdr>
        <w:top w:val="none" w:sz="0" w:space="0" w:color="auto"/>
        <w:left w:val="none" w:sz="0" w:space="0" w:color="auto"/>
        <w:bottom w:val="none" w:sz="0" w:space="0" w:color="auto"/>
        <w:right w:val="none" w:sz="0" w:space="0" w:color="auto"/>
      </w:divBdr>
    </w:div>
    <w:div w:id="1751929242">
      <w:bodyDiv w:val="1"/>
      <w:marLeft w:val="0"/>
      <w:marRight w:val="0"/>
      <w:marTop w:val="0"/>
      <w:marBottom w:val="0"/>
      <w:divBdr>
        <w:top w:val="none" w:sz="0" w:space="0" w:color="auto"/>
        <w:left w:val="none" w:sz="0" w:space="0" w:color="auto"/>
        <w:bottom w:val="none" w:sz="0" w:space="0" w:color="auto"/>
        <w:right w:val="none" w:sz="0" w:space="0" w:color="auto"/>
      </w:divBdr>
    </w:div>
    <w:div w:id="1755206911">
      <w:bodyDiv w:val="1"/>
      <w:marLeft w:val="0"/>
      <w:marRight w:val="0"/>
      <w:marTop w:val="0"/>
      <w:marBottom w:val="0"/>
      <w:divBdr>
        <w:top w:val="none" w:sz="0" w:space="0" w:color="auto"/>
        <w:left w:val="none" w:sz="0" w:space="0" w:color="auto"/>
        <w:bottom w:val="none" w:sz="0" w:space="0" w:color="auto"/>
        <w:right w:val="none" w:sz="0" w:space="0" w:color="auto"/>
      </w:divBdr>
    </w:div>
    <w:div w:id="1771201517">
      <w:bodyDiv w:val="1"/>
      <w:marLeft w:val="0"/>
      <w:marRight w:val="0"/>
      <w:marTop w:val="0"/>
      <w:marBottom w:val="0"/>
      <w:divBdr>
        <w:top w:val="none" w:sz="0" w:space="0" w:color="auto"/>
        <w:left w:val="none" w:sz="0" w:space="0" w:color="auto"/>
        <w:bottom w:val="none" w:sz="0" w:space="0" w:color="auto"/>
        <w:right w:val="none" w:sz="0" w:space="0" w:color="auto"/>
      </w:divBdr>
    </w:div>
    <w:div w:id="1786732461">
      <w:bodyDiv w:val="1"/>
      <w:marLeft w:val="0"/>
      <w:marRight w:val="0"/>
      <w:marTop w:val="0"/>
      <w:marBottom w:val="0"/>
      <w:divBdr>
        <w:top w:val="none" w:sz="0" w:space="0" w:color="auto"/>
        <w:left w:val="none" w:sz="0" w:space="0" w:color="auto"/>
        <w:bottom w:val="none" w:sz="0" w:space="0" w:color="auto"/>
        <w:right w:val="none" w:sz="0" w:space="0" w:color="auto"/>
      </w:divBdr>
    </w:div>
    <w:div w:id="1805614324">
      <w:bodyDiv w:val="1"/>
      <w:marLeft w:val="0"/>
      <w:marRight w:val="0"/>
      <w:marTop w:val="0"/>
      <w:marBottom w:val="0"/>
      <w:divBdr>
        <w:top w:val="none" w:sz="0" w:space="0" w:color="auto"/>
        <w:left w:val="none" w:sz="0" w:space="0" w:color="auto"/>
        <w:bottom w:val="none" w:sz="0" w:space="0" w:color="auto"/>
        <w:right w:val="none" w:sz="0" w:space="0" w:color="auto"/>
      </w:divBdr>
    </w:div>
    <w:div w:id="1818254026">
      <w:bodyDiv w:val="1"/>
      <w:marLeft w:val="0"/>
      <w:marRight w:val="0"/>
      <w:marTop w:val="0"/>
      <w:marBottom w:val="0"/>
      <w:divBdr>
        <w:top w:val="none" w:sz="0" w:space="0" w:color="auto"/>
        <w:left w:val="none" w:sz="0" w:space="0" w:color="auto"/>
        <w:bottom w:val="none" w:sz="0" w:space="0" w:color="auto"/>
        <w:right w:val="none" w:sz="0" w:space="0" w:color="auto"/>
      </w:divBdr>
    </w:div>
    <w:div w:id="1818567669">
      <w:bodyDiv w:val="1"/>
      <w:marLeft w:val="0"/>
      <w:marRight w:val="0"/>
      <w:marTop w:val="0"/>
      <w:marBottom w:val="0"/>
      <w:divBdr>
        <w:top w:val="none" w:sz="0" w:space="0" w:color="auto"/>
        <w:left w:val="none" w:sz="0" w:space="0" w:color="auto"/>
        <w:bottom w:val="none" w:sz="0" w:space="0" w:color="auto"/>
        <w:right w:val="none" w:sz="0" w:space="0" w:color="auto"/>
      </w:divBdr>
    </w:div>
    <w:div w:id="1824155646">
      <w:bodyDiv w:val="1"/>
      <w:marLeft w:val="0"/>
      <w:marRight w:val="0"/>
      <w:marTop w:val="0"/>
      <w:marBottom w:val="0"/>
      <w:divBdr>
        <w:top w:val="none" w:sz="0" w:space="0" w:color="auto"/>
        <w:left w:val="none" w:sz="0" w:space="0" w:color="auto"/>
        <w:bottom w:val="none" w:sz="0" w:space="0" w:color="auto"/>
        <w:right w:val="none" w:sz="0" w:space="0" w:color="auto"/>
      </w:divBdr>
    </w:div>
    <w:div w:id="1835105377">
      <w:bodyDiv w:val="1"/>
      <w:marLeft w:val="0"/>
      <w:marRight w:val="0"/>
      <w:marTop w:val="0"/>
      <w:marBottom w:val="0"/>
      <w:divBdr>
        <w:top w:val="none" w:sz="0" w:space="0" w:color="auto"/>
        <w:left w:val="none" w:sz="0" w:space="0" w:color="auto"/>
        <w:bottom w:val="none" w:sz="0" w:space="0" w:color="auto"/>
        <w:right w:val="none" w:sz="0" w:space="0" w:color="auto"/>
      </w:divBdr>
    </w:div>
    <w:div w:id="1859394674">
      <w:bodyDiv w:val="1"/>
      <w:marLeft w:val="0"/>
      <w:marRight w:val="0"/>
      <w:marTop w:val="0"/>
      <w:marBottom w:val="0"/>
      <w:divBdr>
        <w:top w:val="none" w:sz="0" w:space="0" w:color="auto"/>
        <w:left w:val="none" w:sz="0" w:space="0" w:color="auto"/>
        <w:bottom w:val="none" w:sz="0" w:space="0" w:color="auto"/>
        <w:right w:val="none" w:sz="0" w:space="0" w:color="auto"/>
      </w:divBdr>
    </w:div>
    <w:div w:id="1868054768">
      <w:bodyDiv w:val="1"/>
      <w:marLeft w:val="0"/>
      <w:marRight w:val="0"/>
      <w:marTop w:val="0"/>
      <w:marBottom w:val="0"/>
      <w:divBdr>
        <w:top w:val="none" w:sz="0" w:space="0" w:color="auto"/>
        <w:left w:val="none" w:sz="0" w:space="0" w:color="auto"/>
        <w:bottom w:val="none" w:sz="0" w:space="0" w:color="auto"/>
        <w:right w:val="none" w:sz="0" w:space="0" w:color="auto"/>
      </w:divBdr>
    </w:div>
    <w:div w:id="1874608596">
      <w:bodyDiv w:val="1"/>
      <w:marLeft w:val="0"/>
      <w:marRight w:val="0"/>
      <w:marTop w:val="0"/>
      <w:marBottom w:val="0"/>
      <w:divBdr>
        <w:top w:val="none" w:sz="0" w:space="0" w:color="auto"/>
        <w:left w:val="none" w:sz="0" w:space="0" w:color="auto"/>
        <w:bottom w:val="none" w:sz="0" w:space="0" w:color="auto"/>
        <w:right w:val="none" w:sz="0" w:space="0" w:color="auto"/>
      </w:divBdr>
    </w:div>
    <w:div w:id="1879273880">
      <w:bodyDiv w:val="1"/>
      <w:marLeft w:val="0"/>
      <w:marRight w:val="0"/>
      <w:marTop w:val="0"/>
      <w:marBottom w:val="0"/>
      <w:divBdr>
        <w:top w:val="none" w:sz="0" w:space="0" w:color="auto"/>
        <w:left w:val="none" w:sz="0" w:space="0" w:color="auto"/>
        <w:bottom w:val="none" w:sz="0" w:space="0" w:color="auto"/>
        <w:right w:val="none" w:sz="0" w:space="0" w:color="auto"/>
      </w:divBdr>
    </w:div>
    <w:div w:id="1895000217">
      <w:bodyDiv w:val="1"/>
      <w:marLeft w:val="0"/>
      <w:marRight w:val="0"/>
      <w:marTop w:val="0"/>
      <w:marBottom w:val="0"/>
      <w:divBdr>
        <w:top w:val="none" w:sz="0" w:space="0" w:color="auto"/>
        <w:left w:val="none" w:sz="0" w:space="0" w:color="auto"/>
        <w:bottom w:val="none" w:sz="0" w:space="0" w:color="auto"/>
        <w:right w:val="none" w:sz="0" w:space="0" w:color="auto"/>
      </w:divBdr>
    </w:div>
    <w:div w:id="1896043487">
      <w:bodyDiv w:val="1"/>
      <w:marLeft w:val="0"/>
      <w:marRight w:val="0"/>
      <w:marTop w:val="0"/>
      <w:marBottom w:val="0"/>
      <w:divBdr>
        <w:top w:val="none" w:sz="0" w:space="0" w:color="auto"/>
        <w:left w:val="none" w:sz="0" w:space="0" w:color="auto"/>
        <w:bottom w:val="none" w:sz="0" w:space="0" w:color="auto"/>
        <w:right w:val="none" w:sz="0" w:space="0" w:color="auto"/>
      </w:divBdr>
    </w:div>
    <w:div w:id="1901473113">
      <w:bodyDiv w:val="1"/>
      <w:marLeft w:val="0"/>
      <w:marRight w:val="0"/>
      <w:marTop w:val="0"/>
      <w:marBottom w:val="0"/>
      <w:divBdr>
        <w:top w:val="none" w:sz="0" w:space="0" w:color="auto"/>
        <w:left w:val="none" w:sz="0" w:space="0" w:color="auto"/>
        <w:bottom w:val="none" w:sz="0" w:space="0" w:color="auto"/>
        <w:right w:val="none" w:sz="0" w:space="0" w:color="auto"/>
      </w:divBdr>
    </w:div>
    <w:div w:id="1906648602">
      <w:bodyDiv w:val="1"/>
      <w:marLeft w:val="0"/>
      <w:marRight w:val="0"/>
      <w:marTop w:val="0"/>
      <w:marBottom w:val="0"/>
      <w:divBdr>
        <w:top w:val="none" w:sz="0" w:space="0" w:color="auto"/>
        <w:left w:val="none" w:sz="0" w:space="0" w:color="auto"/>
        <w:bottom w:val="none" w:sz="0" w:space="0" w:color="auto"/>
        <w:right w:val="none" w:sz="0" w:space="0" w:color="auto"/>
      </w:divBdr>
    </w:div>
    <w:div w:id="1919096014">
      <w:bodyDiv w:val="1"/>
      <w:marLeft w:val="0"/>
      <w:marRight w:val="0"/>
      <w:marTop w:val="0"/>
      <w:marBottom w:val="0"/>
      <w:divBdr>
        <w:top w:val="none" w:sz="0" w:space="0" w:color="auto"/>
        <w:left w:val="none" w:sz="0" w:space="0" w:color="auto"/>
        <w:bottom w:val="none" w:sz="0" w:space="0" w:color="auto"/>
        <w:right w:val="none" w:sz="0" w:space="0" w:color="auto"/>
      </w:divBdr>
    </w:div>
    <w:div w:id="1920169894">
      <w:bodyDiv w:val="1"/>
      <w:marLeft w:val="0"/>
      <w:marRight w:val="0"/>
      <w:marTop w:val="0"/>
      <w:marBottom w:val="0"/>
      <w:divBdr>
        <w:top w:val="none" w:sz="0" w:space="0" w:color="auto"/>
        <w:left w:val="none" w:sz="0" w:space="0" w:color="auto"/>
        <w:bottom w:val="none" w:sz="0" w:space="0" w:color="auto"/>
        <w:right w:val="none" w:sz="0" w:space="0" w:color="auto"/>
      </w:divBdr>
    </w:div>
    <w:div w:id="1931691098">
      <w:bodyDiv w:val="1"/>
      <w:marLeft w:val="0"/>
      <w:marRight w:val="0"/>
      <w:marTop w:val="0"/>
      <w:marBottom w:val="0"/>
      <w:divBdr>
        <w:top w:val="none" w:sz="0" w:space="0" w:color="auto"/>
        <w:left w:val="none" w:sz="0" w:space="0" w:color="auto"/>
        <w:bottom w:val="none" w:sz="0" w:space="0" w:color="auto"/>
        <w:right w:val="none" w:sz="0" w:space="0" w:color="auto"/>
      </w:divBdr>
    </w:div>
    <w:div w:id="1943416164">
      <w:bodyDiv w:val="1"/>
      <w:marLeft w:val="0"/>
      <w:marRight w:val="0"/>
      <w:marTop w:val="0"/>
      <w:marBottom w:val="0"/>
      <w:divBdr>
        <w:top w:val="none" w:sz="0" w:space="0" w:color="auto"/>
        <w:left w:val="none" w:sz="0" w:space="0" w:color="auto"/>
        <w:bottom w:val="none" w:sz="0" w:space="0" w:color="auto"/>
        <w:right w:val="none" w:sz="0" w:space="0" w:color="auto"/>
      </w:divBdr>
    </w:div>
    <w:div w:id="1945990713">
      <w:bodyDiv w:val="1"/>
      <w:marLeft w:val="0"/>
      <w:marRight w:val="0"/>
      <w:marTop w:val="0"/>
      <w:marBottom w:val="0"/>
      <w:divBdr>
        <w:top w:val="none" w:sz="0" w:space="0" w:color="auto"/>
        <w:left w:val="none" w:sz="0" w:space="0" w:color="auto"/>
        <w:bottom w:val="none" w:sz="0" w:space="0" w:color="auto"/>
        <w:right w:val="none" w:sz="0" w:space="0" w:color="auto"/>
      </w:divBdr>
    </w:div>
    <w:div w:id="1957634581">
      <w:bodyDiv w:val="1"/>
      <w:marLeft w:val="0"/>
      <w:marRight w:val="0"/>
      <w:marTop w:val="0"/>
      <w:marBottom w:val="0"/>
      <w:divBdr>
        <w:top w:val="none" w:sz="0" w:space="0" w:color="auto"/>
        <w:left w:val="none" w:sz="0" w:space="0" w:color="auto"/>
        <w:bottom w:val="none" w:sz="0" w:space="0" w:color="auto"/>
        <w:right w:val="none" w:sz="0" w:space="0" w:color="auto"/>
      </w:divBdr>
    </w:div>
    <w:div w:id="1961105582">
      <w:bodyDiv w:val="1"/>
      <w:marLeft w:val="0"/>
      <w:marRight w:val="0"/>
      <w:marTop w:val="0"/>
      <w:marBottom w:val="0"/>
      <w:divBdr>
        <w:top w:val="none" w:sz="0" w:space="0" w:color="auto"/>
        <w:left w:val="none" w:sz="0" w:space="0" w:color="auto"/>
        <w:bottom w:val="none" w:sz="0" w:space="0" w:color="auto"/>
        <w:right w:val="none" w:sz="0" w:space="0" w:color="auto"/>
      </w:divBdr>
    </w:div>
    <w:div w:id="1975090026">
      <w:bodyDiv w:val="1"/>
      <w:marLeft w:val="0"/>
      <w:marRight w:val="0"/>
      <w:marTop w:val="0"/>
      <w:marBottom w:val="0"/>
      <w:divBdr>
        <w:top w:val="none" w:sz="0" w:space="0" w:color="auto"/>
        <w:left w:val="none" w:sz="0" w:space="0" w:color="auto"/>
        <w:bottom w:val="none" w:sz="0" w:space="0" w:color="auto"/>
        <w:right w:val="none" w:sz="0" w:space="0" w:color="auto"/>
      </w:divBdr>
    </w:div>
    <w:div w:id="1978754900">
      <w:bodyDiv w:val="1"/>
      <w:marLeft w:val="0"/>
      <w:marRight w:val="0"/>
      <w:marTop w:val="0"/>
      <w:marBottom w:val="0"/>
      <w:divBdr>
        <w:top w:val="none" w:sz="0" w:space="0" w:color="auto"/>
        <w:left w:val="none" w:sz="0" w:space="0" w:color="auto"/>
        <w:bottom w:val="none" w:sz="0" w:space="0" w:color="auto"/>
        <w:right w:val="none" w:sz="0" w:space="0" w:color="auto"/>
      </w:divBdr>
    </w:div>
    <w:div w:id="1979651901">
      <w:bodyDiv w:val="1"/>
      <w:marLeft w:val="0"/>
      <w:marRight w:val="0"/>
      <w:marTop w:val="0"/>
      <w:marBottom w:val="0"/>
      <w:divBdr>
        <w:top w:val="none" w:sz="0" w:space="0" w:color="auto"/>
        <w:left w:val="none" w:sz="0" w:space="0" w:color="auto"/>
        <w:bottom w:val="none" w:sz="0" w:space="0" w:color="auto"/>
        <w:right w:val="none" w:sz="0" w:space="0" w:color="auto"/>
      </w:divBdr>
    </w:div>
    <w:div w:id="1983578318">
      <w:bodyDiv w:val="1"/>
      <w:marLeft w:val="0"/>
      <w:marRight w:val="0"/>
      <w:marTop w:val="0"/>
      <w:marBottom w:val="0"/>
      <w:divBdr>
        <w:top w:val="none" w:sz="0" w:space="0" w:color="auto"/>
        <w:left w:val="none" w:sz="0" w:space="0" w:color="auto"/>
        <w:bottom w:val="none" w:sz="0" w:space="0" w:color="auto"/>
        <w:right w:val="none" w:sz="0" w:space="0" w:color="auto"/>
      </w:divBdr>
    </w:div>
    <w:div w:id="1985429672">
      <w:bodyDiv w:val="1"/>
      <w:marLeft w:val="0"/>
      <w:marRight w:val="0"/>
      <w:marTop w:val="0"/>
      <w:marBottom w:val="0"/>
      <w:divBdr>
        <w:top w:val="none" w:sz="0" w:space="0" w:color="auto"/>
        <w:left w:val="none" w:sz="0" w:space="0" w:color="auto"/>
        <w:bottom w:val="none" w:sz="0" w:space="0" w:color="auto"/>
        <w:right w:val="none" w:sz="0" w:space="0" w:color="auto"/>
      </w:divBdr>
    </w:div>
    <w:div w:id="1986814428">
      <w:bodyDiv w:val="1"/>
      <w:marLeft w:val="0"/>
      <w:marRight w:val="0"/>
      <w:marTop w:val="0"/>
      <w:marBottom w:val="0"/>
      <w:divBdr>
        <w:top w:val="none" w:sz="0" w:space="0" w:color="auto"/>
        <w:left w:val="none" w:sz="0" w:space="0" w:color="auto"/>
        <w:bottom w:val="none" w:sz="0" w:space="0" w:color="auto"/>
        <w:right w:val="none" w:sz="0" w:space="0" w:color="auto"/>
      </w:divBdr>
    </w:div>
    <w:div w:id="1993483272">
      <w:bodyDiv w:val="1"/>
      <w:marLeft w:val="0"/>
      <w:marRight w:val="0"/>
      <w:marTop w:val="0"/>
      <w:marBottom w:val="0"/>
      <w:divBdr>
        <w:top w:val="none" w:sz="0" w:space="0" w:color="auto"/>
        <w:left w:val="none" w:sz="0" w:space="0" w:color="auto"/>
        <w:bottom w:val="none" w:sz="0" w:space="0" w:color="auto"/>
        <w:right w:val="none" w:sz="0" w:space="0" w:color="auto"/>
      </w:divBdr>
    </w:div>
    <w:div w:id="1996303092">
      <w:bodyDiv w:val="1"/>
      <w:marLeft w:val="0"/>
      <w:marRight w:val="0"/>
      <w:marTop w:val="0"/>
      <w:marBottom w:val="0"/>
      <w:divBdr>
        <w:top w:val="none" w:sz="0" w:space="0" w:color="auto"/>
        <w:left w:val="none" w:sz="0" w:space="0" w:color="auto"/>
        <w:bottom w:val="none" w:sz="0" w:space="0" w:color="auto"/>
        <w:right w:val="none" w:sz="0" w:space="0" w:color="auto"/>
      </w:divBdr>
    </w:div>
    <w:div w:id="1997221772">
      <w:bodyDiv w:val="1"/>
      <w:marLeft w:val="0"/>
      <w:marRight w:val="0"/>
      <w:marTop w:val="0"/>
      <w:marBottom w:val="0"/>
      <w:divBdr>
        <w:top w:val="none" w:sz="0" w:space="0" w:color="auto"/>
        <w:left w:val="none" w:sz="0" w:space="0" w:color="auto"/>
        <w:bottom w:val="none" w:sz="0" w:space="0" w:color="auto"/>
        <w:right w:val="none" w:sz="0" w:space="0" w:color="auto"/>
      </w:divBdr>
    </w:div>
    <w:div w:id="1998799356">
      <w:bodyDiv w:val="1"/>
      <w:marLeft w:val="0"/>
      <w:marRight w:val="0"/>
      <w:marTop w:val="0"/>
      <w:marBottom w:val="0"/>
      <w:divBdr>
        <w:top w:val="none" w:sz="0" w:space="0" w:color="auto"/>
        <w:left w:val="none" w:sz="0" w:space="0" w:color="auto"/>
        <w:bottom w:val="none" w:sz="0" w:space="0" w:color="auto"/>
        <w:right w:val="none" w:sz="0" w:space="0" w:color="auto"/>
      </w:divBdr>
    </w:div>
    <w:div w:id="2004043608">
      <w:bodyDiv w:val="1"/>
      <w:marLeft w:val="0"/>
      <w:marRight w:val="0"/>
      <w:marTop w:val="0"/>
      <w:marBottom w:val="0"/>
      <w:divBdr>
        <w:top w:val="none" w:sz="0" w:space="0" w:color="auto"/>
        <w:left w:val="none" w:sz="0" w:space="0" w:color="auto"/>
        <w:bottom w:val="none" w:sz="0" w:space="0" w:color="auto"/>
        <w:right w:val="none" w:sz="0" w:space="0" w:color="auto"/>
      </w:divBdr>
    </w:div>
    <w:div w:id="2009628004">
      <w:bodyDiv w:val="1"/>
      <w:marLeft w:val="0"/>
      <w:marRight w:val="0"/>
      <w:marTop w:val="0"/>
      <w:marBottom w:val="0"/>
      <w:divBdr>
        <w:top w:val="none" w:sz="0" w:space="0" w:color="auto"/>
        <w:left w:val="none" w:sz="0" w:space="0" w:color="auto"/>
        <w:bottom w:val="none" w:sz="0" w:space="0" w:color="auto"/>
        <w:right w:val="none" w:sz="0" w:space="0" w:color="auto"/>
      </w:divBdr>
    </w:div>
    <w:div w:id="2010863388">
      <w:bodyDiv w:val="1"/>
      <w:marLeft w:val="0"/>
      <w:marRight w:val="0"/>
      <w:marTop w:val="0"/>
      <w:marBottom w:val="0"/>
      <w:divBdr>
        <w:top w:val="none" w:sz="0" w:space="0" w:color="auto"/>
        <w:left w:val="none" w:sz="0" w:space="0" w:color="auto"/>
        <w:bottom w:val="none" w:sz="0" w:space="0" w:color="auto"/>
        <w:right w:val="none" w:sz="0" w:space="0" w:color="auto"/>
      </w:divBdr>
    </w:div>
    <w:div w:id="2048025082">
      <w:bodyDiv w:val="1"/>
      <w:marLeft w:val="0"/>
      <w:marRight w:val="0"/>
      <w:marTop w:val="0"/>
      <w:marBottom w:val="0"/>
      <w:divBdr>
        <w:top w:val="none" w:sz="0" w:space="0" w:color="auto"/>
        <w:left w:val="none" w:sz="0" w:space="0" w:color="auto"/>
        <w:bottom w:val="none" w:sz="0" w:space="0" w:color="auto"/>
        <w:right w:val="none" w:sz="0" w:space="0" w:color="auto"/>
      </w:divBdr>
    </w:div>
    <w:div w:id="2051148799">
      <w:bodyDiv w:val="1"/>
      <w:marLeft w:val="0"/>
      <w:marRight w:val="0"/>
      <w:marTop w:val="0"/>
      <w:marBottom w:val="0"/>
      <w:divBdr>
        <w:top w:val="none" w:sz="0" w:space="0" w:color="auto"/>
        <w:left w:val="none" w:sz="0" w:space="0" w:color="auto"/>
        <w:bottom w:val="none" w:sz="0" w:space="0" w:color="auto"/>
        <w:right w:val="none" w:sz="0" w:space="0" w:color="auto"/>
      </w:divBdr>
    </w:div>
    <w:div w:id="2060351900">
      <w:bodyDiv w:val="1"/>
      <w:marLeft w:val="0"/>
      <w:marRight w:val="0"/>
      <w:marTop w:val="0"/>
      <w:marBottom w:val="0"/>
      <w:divBdr>
        <w:top w:val="none" w:sz="0" w:space="0" w:color="auto"/>
        <w:left w:val="none" w:sz="0" w:space="0" w:color="auto"/>
        <w:bottom w:val="none" w:sz="0" w:space="0" w:color="auto"/>
        <w:right w:val="none" w:sz="0" w:space="0" w:color="auto"/>
      </w:divBdr>
    </w:div>
    <w:div w:id="2065330315">
      <w:bodyDiv w:val="1"/>
      <w:marLeft w:val="0"/>
      <w:marRight w:val="0"/>
      <w:marTop w:val="0"/>
      <w:marBottom w:val="0"/>
      <w:divBdr>
        <w:top w:val="none" w:sz="0" w:space="0" w:color="auto"/>
        <w:left w:val="none" w:sz="0" w:space="0" w:color="auto"/>
        <w:bottom w:val="none" w:sz="0" w:space="0" w:color="auto"/>
        <w:right w:val="none" w:sz="0" w:space="0" w:color="auto"/>
      </w:divBdr>
    </w:div>
    <w:div w:id="2074808239">
      <w:bodyDiv w:val="1"/>
      <w:marLeft w:val="0"/>
      <w:marRight w:val="0"/>
      <w:marTop w:val="0"/>
      <w:marBottom w:val="0"/>
      <w:divBdr>
        <w:top w:val="none" w:sz="0" w:space="0" w:color="auto"/>
        <w:left w:val="none" w:sz="0" w:space="0" w:color="auto"/>
        <w:bottom w:val="none" w:sz="0" w:space="0" w:color="auto"/>
        <w:right w:val="none" w:sz="0" w:space="0" w:color="auto"/>
      </w:divBdr>
    </w:div>
    <w:div w:id="2093163035">
      <w:bodyDiv w:val="1"/>
      <w:marLeft w:val="0"/>
      <w:marRight w:val="0"/>
      <w:marTop w:val="0"/>
      <w:marBottom w:val="0"/>
      <w:divBdr>
        <w:top w:val="none" w:sz="0" w:space="0" w:color="auto"/>
        <w:left w:val="none" w:sz="0" w:space="0" w:color="auto"/>
        <w:bottom w:val="none" w:sz="0" w:space="0" w:color="auto"/>
        <w:right w:val="none" w:sz="0" w:space="0" w:color="auto"/>
      </w:divBdr>
    </w:div>
    <w:div w:id="2102480571">
      <w:bodyDiv w:val="1"/>
      <w:marLeft w:val="0"/>
      <w:marRight w:val="0"/>
      <w:marTop w:val="0"/>
      <w:marBottom w:val="0"/>
      <w:divBdr>
        <w:top w:val="none" w:sz="0" w:space="0" w:color="auto"/>
        <w:left w:val="none" w:sz="0" w:space="0" w:color="auto"/>
        <w:bottom w:val="none" w:sz="0" w:space="0" w:color="auto"/>
        <w:right w:val="none" w:sz="0" w:space="0" w:color="auto"/>
      </w:divBdr>
    </w:div>
    <w:div w:id="2120292057">
      <w:bodyDiv w:val="1"/>
      <w:marLeft w:val="0"/>
      <w:marRight w:val="0"/>
      <w:marTop w:val="0"/>
      <w:marBottom w:val="0"/>
      <w:divBdr>
        <w:top w:val="none" w:sz="0" w:space="0" w:color="auto"/>
        <w:left w:val="none" w:sz="0" w:space="0" w:color="auto"/>
        <w:bottom w:val="none" w:sz="0" w:space="0" w:color="auto"/>
        <w:right w:val="none" w:sz="0" w:space="0" w:color="auto"/>
      </w:divBdr>
    </w:div>
    <w:div w:id="2128086047">
      <w:bodyDiv w:val="1"/>
      <w:marLeft w:val="0"/>
      <w:marRight w:val="0"/>
      <w:marTop w:val="0"/>
      <w:marBottom w:val="0"/>
      <w:divBdr>
        <w:top w:val="none" w:sz="0" w:space="0" w:color="auto"/>
        <w:left w:val="none" w:sz="0" w:space="0" w:color="auto"/>
        <w:bottom w:val="none" w:sz="0" w:space="0" w:color="auto"/>
        <w:right w:val="none" w:sz="0" w:space="0" w:color="auto"/>
      </w:divBdr>
    </w:div>
    <w:div w:id="2131320842">
      <w:bodyDiv w:val="1"/>
      <w:marLeft w:val="0"/>
      <w:marRight w:val="0"/>
      <w:marTop w:val="0"/>
      <w:marBottom w:val="0"/>
      <w:divBdr>
        <w:top w:val="none" w:sz="0" w:space="0" w:color="auto"/>
        <w:left w:val="none" w:sz="0" w:space="0" w:color="auto"/>
        <w:bottom w:val="none" w:sz="0" w:space="0" w:color="auto"/>
        <w:right w:val="none" w:sz="0" w:space="0" w:color="auto"/>
      </w:divBdr>
    </w:div>
    <w:div w:id="2132355774">
      <w:bodyDiv w:val="1"/>
      <w:marLeft w:val="0"/>
      <w:marRight w:val="0"/>
      <w:marTop w:val="0"/>
      <w:marBottom w:val="0"/>
      <w:divBdr>
        <w:top w:val="none" w:sz="0" w:space="0" w:color="auto"/>
        <w:left w:val="none" w:sz="0" w:space="0" w:color="auto"/>
        <w:bottom w:val="none" w:sz="0" w:space="0" w:color="auto"/>
        <w:right w:val="none" w:sz="0" w:space="0" w:color="auto"/>
      </w:divBdr>
    </w:div>
    <w:div w:id="2133934484">
      <w:bodyDiv w:val="1"/>
      <w:marLeft w:val="0"/>
      <w:marRight w:val="0"/>
      <w:marTop w:val="0"/>
      <w:marBottom w:val="0"/>
      <w:divBdr>
        <w:top w:val="none" w:sz="0" w:space="0" w:color="auto"/>
        <w:left w:val="none" w:sz="0" w:space="0" w:color="auto"/>
        <w:bottom w:val="none" w:sz="0" w:space="0" w:color="auto"/>
        <w:right w:val="none" w:sz="0" w:space="0" w:color="auto"/>
      </w:divBdr>
    </w:div>
    <w:div w:id="2135827051">
      <w:bodyDiv w:val="1"/>
      <w:marLeft w:val="0"/>
      <w:marRight w:val="0"/>
      <w:marTop w:val="0"/>
      <w:marBottom w:val="0"/>
      <w:divBdr>
        <w:top w:val="none" w:sz="0" w:space="0" w:color="auto"/>
        <w:left w:val="none" w:sz="0" w:space="0" w:color="auto"/>
        <w:bottom w:val="none" w:sz="0" w:space="0" w:color="auto"/>
        <w:right w:val="none" w:sz="0" w:space="0" w:color="auto"/>
      </w:divBdr>
    </w:div>
    <w:div w:id="2137677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5.tif"/><Relationship Id="rId7" Type="http://schemas.openxmlformats.org/officeDocument/2006/relationships/endnotes" Target="endnotes.xml"/><Relationship Id="rId12" Type="http://schemas.openxmlformats.org/officeDocument/2006/relationships/hyperlink" Target="http://www.acme-corp.com" TargetMode="External"/><Relationship Id="rId17" Type="http://schemas.openxmlformats.org/officeDocument/2006/relationships/image" Target="media/image3.png"/><Relationship Id="rId25" Type="http://schemas.openxmlformats.org/officeDocument/2006/relationships/image" Target="media/image7.wmf"/><Relationship Id="rId2" Type="http://schemas.openxmlformats.org/officeDocument/2006/relationships/numbering" Target="numbering.xml"/><Relationship Id="rId16" Type="http://schemas.openxmlformats.org/officeDocument/2006/relationships/image" Target="file:////var/folders/3m/08hh__1d6j97snc12zqq1cb00000gn/T/com.microsoft.Word/WebArchiveCopyPasteTempFiles/page6image45370000" TargetMode="External"/><Relationship Id="rId20" Type="http://schemas.openxmlformats.org/officeDocument/2006/relationships/hyperlink" Target="https://link.springer.com/chapter/10.1007/978-3-319-22183-0_20"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ieeexplore.ieee.org/document/7935484/references" TargetMode="External"/><Relationship Id="rId28" Type="http://schemas.microsoft.com/office/2011/relationships/people" Target="people.xml"/><Relationship Id="rId10" Type="http://schemas.microsoft.com/office/2011/relationships/commentsExtended" Target="commentsExtended.xml"/><Relationship Id="rId19" Type="http://schemas.openxmlformats.org/officeDocument/2006/relationships/hyperlink" Target="https://link.springer.com/chapter/10.1007/978-3-319-22183-0_23"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1.png"/><Relationship Id="rId22" Type="http://schemas.openxmlformats.org/officeDocument/2006/relationships/hyperlink" Target="https://arxiv.org/pdf/1608.05248.pdf"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JCo19</b:Tag>
    <b:SourceType>InternetSite</b:SourceType>
    <b:Guid>{2ACB150B-2B7C-4E27-A977-682A5EBAEC49}</b:Guid>
    <b:Author>
      <b:Author>
        <b:NameList>
          <b:Person>
            <b:Last>JCodec</b:Last>
          </b:Person>
        </b:NameList>
      </b:Author>
    </b:Author>
    <b:Title>Jcodec.org</b:Title>
    <b:YearAccessed>2019</b:YearAccessed>
    <b:MonthAccessed>January</b:MonthAccessed>
    <b:DayAccessed>02</b:DayAccessed>
    <b:URL> http://jcodec.org/</b:URL>
    <b:RefOrder>21</b:RefOrder>
  </b:Source>
  <b:Source>
    <b:Tag>AHi13</b:Tag>
    <b:SourceType>JournalArticle</b:SourceType>
    <b:Guid>{113A7CA9-9C2D-4D4B-B90D-2BEC1FA406E3}</b:Guid>
    <b:Title>Green mining: a methodology of relating software change and configuration to power consumption</b:Title>
    <b:Year>2013</b:Year>
    <b:Author>
      <b:Author>
        <b:NameList>
          <b:Person>
            <b:Last>Hindle</b:Last>
            <b:First>A</b:First>
          </b:Person>
        </b:NameList>
      </b:Author>
    </b:Author>
    <b:JournalName>Empirical Software Engineering</b:JournalName>
    <b:Pages>374-409</b:Pages>
    <b:Volume>20</b:Volume>
    <b:Issue>2</b:Issue>
    <b:RefOrder>19</b:RefOrder>
  </b:Source>
  <b:Source>
    <b:Tag>BEv18</b:Tag>
    <b:SourceType>Book</b:SourceType>
    <b:Guid>{DEEB06C8-417F-4998-B946-7B4DF119EBAA}</b:Guid>
    <b:Author>
      <b:Author>
        <b:NameList>
          <b:Person>
            <b:Last>B Evans</b:Last>
            <b:First>J.</b:First>
            <b:Middle>Gough and C.Newland</b:Middle>
          </b:Person>
        </b:NameList>
      </b:Author>
    </b:Author>
    <b:Title>Optimizing Java</b:Title>
    <b:Year>2018</b:Year>
    <b:Publisher>O'Reilly Media</b:Publisher>
    <b:RefOrder>27</b:RefOrder>
  </b:Source>
  <b:Source>
    <b:Tag>Ora19</b:Tag>
    <b:SourceType>InternetSite</b:SourceType>
    <b:Guid>{487279BF-FB02-4B41-8EBD-E9AB0C456169}</b:Guid>
    <b:Title>Oracle Multimedia Documentation</b:Title>
    <b:Year>2019</b:Year>
    <b:Author>
      <b:Author>
        <b:NameList>
          <b:Person>
            <b:Last>Oracle</b:Last>
          </b:Person>
        </b:NameList>
      </b:Author>
    </b:Author>
    <b:ProductionCompany>Oracle.com</b:ProductionCompany>
    <b:YearAccessed>2019</b:YearAccessed>
    <b:MonthAccessed>January</b:MonthAccessed>
    <b:DayAccessed>02</b:DayAccessed>
    <b:URL>https://www.oracle.com/technetwork/database/database-technologies/multimedia/documentation/index.html</b:URL>
    <b:RefOrder>22</b:RefOrder>
  </b:Source>
  <b:Source>
    <b:Tag>MNe11</b:Tag>
    <b:SourceType>Book</b:SourceType>
    <b:Guid>{DC64A12E-D883-4C06-A687-391D408C3FF4}</b:Guid>
    <b:Title>Artificial Intelligence</b:Title>
    <b:Year>2011</b:Year>
    <b:Publisher>Harlow: Addison-Wesley/Pearson</b:Publisher>
    <b:Author>
      <b:Author>
        <b:NameList>
          <b:Person>
            <b:Last>Negnevitsky</b:Last>
            <b:First>M.</b:First>
          </b:Person>
        </b:NameList>
      </b:Author>
    </b:Author>
    <b:RefOrder>28</b:RefOrder>
  </b:Source>
  <b:Source>
    <b:Tag>MMi96</b:Tag>
    <b:SourceType>Book</b:SourceType>
    <b:Guid>{41239485-BE3B-417A-8804-30E497573114}</b:Guid>
    <b:Author>
      <b:Author>
        <b:NameList>
          <b:Person>
            <b:Last>Mitchell</b:Last>
            <b:First>M.</b:First>
          </b:Person>
        </b:NameList>
      </b:Author>
    </b:Author>
    <b:Title>An Introduction to Genetic Algorithms</b:Title>
    <b:Year>1996</b:Year>
    <b:City>Cambridge, Mass</b:City>
    <b:Publisher>MIT Press</b:Publisher>
    <b:RefOrder>29</b:RefOrder>
  </b:Source>
  <b:Source>
    <b:Tag>SHa19</b:Tag>
    <b:SourceType>Report</b:SourceType>
    <b:Guid>{34014A30-F46F-49DD-9FBA-1AFE97E82B39}</b:Guid>
    <b:Title>Genetic Improvement of Software: From Program Landscapes to the Automatic Improvement of a Live System</b:Title>
    <b:Year>2019</b:Year>
    <b:City>University of Stirling</b:City>
    <b:Publisher>PhD</b:Publisher>
    <b:Author>
      <b:Author>
        <b:NameList>
          <b:Person>
            <b:Last>Haraldsson</b:Last>
            <b:First>S.</b:First>
          </b:Person>
        </b:NameList>
      </b:Author>
    </b:Author>
    <b:RefOrder>12</b:RefOrder>
  </b:Source>
  <b:Source>
    <b:Tag>Pyt18</b:Tag>
    <b:SourceType>InternetSite</b:SourceType>
    <b:Guid>{5A826BDD-C5A9-4C06-82EC-47D23EBADC6E}</b:Guid>
    <b:Title>Python has brought computer programming to a vast new audience</b:Title>
    <b:Year>2018</b:Year>
    <b:Author>
      <b:Author>
        <b:NameList>
          <b:Person>
            <b:Last>audience</b:Last>
            <b:First>Python</b:First>
            <b:Middle>has brought computer programming to a vast new</b:Middle>
          </b:Person>
        </b:NameList>
      </b:Author>
    </b:Author>
    <b:ProductionCompany>The Economist</b:ProductionCompany>
    <b:Month>July</b:Month>
    <b:Day>19</b:Day>
    <b:YearAccessed>2019</b:YearAccessed>
    <b:MonthAccessed>January</b:MonthAccessed>
    <b:DayAccessed>02</b:DayAccessed>
    <b:URL>https://www.economist.com/science-and-technology/2018/07/19/python-has-brought-computer-programming-to-a-vast-new-audience.</b:URL>
    <b:RefOrder>13</b:RefOrder>
  </b:Source>
  <b:Source>
    <b:Tag>SLu15</b:Tag>
    <b:SourceType>Book</b:SourceType>
    <b:Guid>{2A1A8DF3-3B45-42DD-B886-80BE734F510A}</b:Guid>
    <b:Title>Essentials of Metaheuristics</b:Title>
    <b:Year>2015</b:Year>
    <b:Author>
      <b:Author>
        <b:NameList>
          <b:Person>
            <b:Last>Luke</b:Last>
            <b:First>S.</b:First>
          </b:Person>
        </b:NameList>
      </b:Author>
    </b:Author>
    <b:Publisher>Lulu</b:Publisher>
    <b:RefOrder>30</b:RefOrder>
  </b:Source>
  <b:Source>
    <b:Tag>BBr15</b:Tag>
    <b:SourceType>ConferenceProceedings</b:SourceType>
    <b:Guid>{A059DF51-6B8B-4202-82B6-0456202D1028}</b:Guid>
    <b:Title>Reducing Energy Consumption Using Genetic Improvement</b:Title>
    <b:Year>2015</b:Year>
    <b:Author>
      <b:Author>
        <b:NameList>
          <b:Person>
            <b:Last>B. Bruce</b:Last>
            <b:First>J.</b:First>
            <b:Middle>Petke and M. Harman</b:Middle>
          </b:Person>
        </b:NameList>
      </b:Author>
    </b:Author>
    <b:ConferenceName>GECCO</b:ConferenceName>
    <b:RefOrder>3</b:RefOrder>
  </b:Source>
  <b:Source>
    <b:Tag>XLi19</b:Tag>
    <b:SourceType>Report</b:SourceType>
    <b:Guid>{5EAF93CC-D261-4BDD-96CF-67BEA263D3E2}</b:Guid>
    <b:Title>A source-Level Energy Optimization Framework for Mobile Applications</b:Title>
    <b:Year>2019</b:Year>
    <b:Author>
      <b:Author>
        <b:NameList>
          <b:Person>
            <b:Last>Gallagher</b:Last>
            <b:First>X.</b:First>
            <b:Middle>Li and J.</b:Middle>
          </b:Person>
        </b:NameList>
      </b:Author>
    </b:Author>
    <b:RefOrder>16</b:RefOrder>
  </b:Source>
  <b:Source>
    <b:Tag>ABr17</b:Tag>
    <b:SourceType>JournalArticle</b:SourceType>
    <b:Guid>{7731AA17-E105-46C6-BA4A-890EAE97F90C}</b:Guid>
    <b:Title>Search-Based Energy Optimization of Some Ubiquitous Algorithms</b:Title>
    <b:Year>2017</b:Year>
    <b:Author>
      <b:Author>
        <b:NameList>
          <b:Person>
            <b:Last>A. Brownlee</b:Last>
            <b:First>N.</b:First>
            <b:Middle>Burles and J. Swan</b:Middle>
          </b:Person>
        </b:NameList>
      </b:Author>
    </b:Author>
    <b:JournalName>IEEE Transactions on Emerging Topics in Computational Intelligence</b:JournalName>
    <b:Pages>188-201</b:Pages>
    <b:Volume>1</b:Volume>
    <b:Issue>3</b:Issue>
    <b:RefOrder>1</b:RefOrder>
  </b:Source>
  <b:Source>
    <b:Tag>NBu15</b:Tag>
    <b:SourceType>Report</b:SourceType>
    <b:Guid>{0168559A-2894-4E55-A454-E1BC18505CC1}</b:Guid>
    <b:Title>Object-Oriented Genetic Improvement for Improved Energy Consumption in Google Guava</b:Title>
    <b:Year>2015</b:Year>
    <b:Author>
      <b:Author>
        <b:NameList>
          <b:Person>
            <b:Last>N. Burles</b:Last>
            <b:First>E.</b:First>
            <b:Middle>Bowles, A. Brownlee, Z. Kocsis, J. Swan and N. Veerapen</b:Middle>
          </b:Person>
        </b:NameList>
      </b:Author>
    </b:Author>
    <b:Publisher>Search-Based Software Engineering </b:Publisher>
    <b:RefOrder>14</b:RefOrder>
  </b:Source>
  <b:Source>
    <b:Tag>NBu18</b:Tag>
    <b:SourceType>Report</b:SourceType>
    <b:Guid>{86628B5E-F812-4DF6-8272-C471FCA24DC7}</b:Guid>
    <b:Author>
      <b:Author>
        <b:NameList>
          <b:Person>
            <b:Last>N. Burles</b:Last>
            <b:First>E.</b:First>
            <b:Middle>Bowles, B. Bruce and K. Skrivisut</b:Middle>
          </b:Person>
        </b:NameList>
      </b:Author>
    </b:Author>
    <b:Title>Specialising Guava's Cache to Reduce Energy Consumption</b:Title>
    <b:Year>2018</b:Year>
    <b:RefOrder>15</b:RefOrder>
  </b:Source>
  <b:Source>
    <b:Tag>RMo19</b:Tag>
    <b:SourceType>Report</b:SourceType>
    <b:Guid>{B604FFA5-ACA3-448F-ABB2-713CDCD5E62A}</b:Guid>
    <b:Author>
      <b:Author>
        <b:NameList>
          <b:Person>
            <b:Last>R. Morales</b:Last>
            <b:First>R.</b:First>
            <b:Middle>Saborido, F. Khomh, F. Chicano and G. Antoniol</b:Middle>
          </b:Person>
        </b:NameList>
      </b:Author>
    </b:Author>
    <b:Title>Anti-patterns and the energy efficiency of Android applications</b:Title>
    <b:Year>2019</b:Year>
    <b:RefOrder>18</b:RefOrder>
  </b:Source>
  <b:Source>
    <b:Tag>CSa19</b:Tag>
    <b:SourceType>Report</b:SourceType>
    <b:Guid>{FA47B518-CA0A-413A-B6E8-267FB683103E}</b:Guid>
    <b:Author>
      <b:Author>
        <b:NameList>
          <b:Person>
            <b:Last>C. Sahin</b:Last>
            <b:First>L.</b:First>
            <b:Middle>Pollock and J. Clause</b:Middle>
          </b:Person>
        </b:NameList>
      </b:Author>
    </b:Author>
    <b:Title>How Do Code Refactoring Affect Energy Usage?</b:Title>
    <b:Year>2019</b:Year>
    <b:RefOrder>17</b:RefOrder>
  </b:Source>
  <b:Source>
    <b:Tag>SBl01</b:Tag>
    <b:SourceType>InternetSite</b:SourceType>
    <b:Guid>{C49E1915-90E4-4B6C-B4DD-BC148A890077}</b:Guid>
    <b:Title>Opacitor: Search-Based Energy Optimization of some ubiquitous algorithms</b:Title>
    <b:Year>201</b:Year>
    <b:Author>
      <b:Author>
        <b:NameList>
          <b:Person>
            <b:Last>Black</b:Last>
            <b:First>S.</b:First>
          </b:Person>
        </b:NameList>
      </b:Author>
    </b:Author>
    <b:ProductionCompany>DAASE Project Blog</b:ProductionCompany>
    <b:Month>June</b:Month>
    <b:Day>01</b:Day>
    <b:YearAccessed>2018</b:YearAccessed>
    <b:MonthAccessed>October</b:MonthAccessed>
    <b:DayAccessed>07</b:DayAccessed>
    <b:URL>https://daaseblog.wordpress.com/2017/06/01/opacitor-search-based-energy-optimization-of-some-ubiquitous-algorithms-sbse/. </b:URL>
    <b:RefOrder>5</b:RefOrder>
  </b:Source>
  <b:Source>
    <b:Tag>Whi18</b:Tag>
    <b:SourceType>InternetSite</b:SourceType>
    <b:Guid>{930BC19C-D3F5-4022-9B01-551CF6644E40}</b:Guid>
    <b:Author>
      <b:Author>
        <b:NameList>
          <b:Person>
            <b:Last>White</b:Last>
          </b:Person>
        </b:NameList>
      </b:Author>
    </b:Author>
    <b:Title>gintool/gin</b:Title>
    <b:ProductionCompany>Github</b:ProductionCompany>
    <b:Year>2018</b:Year>
    <b:YearAccessed>2018</b:YearAccessed>
    <b:MonthAccessed>October</b:MonthAccessed>
    <b:DayAccessed>07</b:DayAccessed>
    <b:URL>https://github.com/gintool/gin</b:URL>
    <b:RefOrder>4</b:RefOrder>
  </b:Source>
  <b:Source>
    <b:Tag>DWh17</b:Tag>
    <b:SourceType>ConferenceProceedings</b:SourceType>
    <b:Guid>{73073BD2-8BE3-4CD4-82B2-1365CCEF4BB9}</b:Guid>
    <b:Title>GI in no time</b:Title>
    <b:Year>2017</b:Year>
    <b:Author>
      <b:Author>
        <b:NameList>
          <b:Person>
            <b:Last>White</b:Last>
            <b:First>D.</b:First>
          </b:Person>
        </b:NameList>
      </b:Author>
    </b:Author>
    <b:ConferenceName>GECCO '17 Proceedings of the Genetic and Evolutionary Computation Conference Companion</b:ConferenceName>
    <b:RefOrder>2</b:RefOrder>
  </b:Source>
  <b:Source>
    <b:Tag>WBL15</b:Tag>
    <b:SourceType>ConferenceProceedings</b:SourceType>
    <b:Guid>{3C7ECE38-2B1D-443D-A2AF-79E36A8AA09A}</b:Guid>
    <b:Title>Improving CUDA DNA analysis software with genetic programming</b:Title>
    <b:Year>Jully 11-15, 2015</b:Year>
    <b:City>Madrid, Spain</b:City>
    <b:Author>
      <b:Author>
        <b:NameList>
          <b:Person>
            <b:Last>W. B. Langdon</b:Last>
            <b:First>B.</b:First>
            <b:Middle>Y. Lam, J. Petke and M. Harman</b:Middle>
          </b:Person>
        </b:NameList>
      </b:Author>
    </b:Author>
    <b:URL>http://doi.acm.org/10.1145/2739480.2754652</b:URL>
    <b:ConferenceName>Proceedings of the Genetoc and Evolutionary Computation Conference, GECCO 2015</b:ConferenceName>
    <b:RefOrder>9</b:RefOrder>
  </b:Source>
  <b:Source>
    <b:Tag>Pet17</b:Tag>
    <b:SourceType>JournalArticle</b:SourceType>
    <b:Guid>{74DFDD2F-1900-4BA5-B410-03F6BC2D5F52}</b:Guid>
    <b:Title>Software is not fragile</b:Title>
    <b:Year>2017</b:Year>
    <b:JournalName>First Complex Systems Digital Campus World E-Conference 2015</b:JournalName>
    <b:Pages>203-211</b:Pages>
    <b:Author>
      <b:Author>
        <b:NameList>
          <b:Person>
            <b:Last>Petke</b:Last>
            <b:First>W.</b:First>
            <b:Middle>B. Langdon and J. Petke</b:Middle>
          </b:Person>
        </b:NameList>
      </b:Author>
    </b:Author>
    <b:RefOrder>31</b:RefOrder>
  </b:Source>
  <b:Source>
    <b:Tag>JPe13</b:Tag>
    <b:SourceType>JournalArticle</b:SourceType>
    <b:Guid>{984AC4C7-C461-41CC-BC3B-6F6E6F10F4E5}</b:Guid>
    <b:Author>
      <b:Author>
        <b:NameList>
          <b:Person>
            <b:Last>J. Petke</b:Last>
            <b:First>W.</b:First>
            <b:Middle>B. Langdon, and M. Harman</b:Middle>
          </b:Person>
        </b:NameList>
      </b:Author>
    </b:Author>
    <b:Title>Applying genetic improvement to minisat</b:Title>
    <b:JournalName>International Symposium on Seach Based Software Engineering</b:JournalName>
    <b:Year>2013</b:Year>
    <b:Pages>257-262</b:Pages>
    <b:RefOrder>10</b:RefOrder>
  </b:Source>
  <b:Source>
    <b:Tag>CLe12</b:Tag>
    <b:SourceType>JournalArticle</b:SourceType>
    <b:Guid>{52A0F606-41D0-428B-A7EE-39693B77A384}</b:Guid>
    <b:Author>
      <b:Author>
        <b:NameList>
          <b:Person>
            <b:Last>C. Le Goues</b:Last>
            <b:First>T.</b:First>
            <b:Middle>Nguyen, S. Forrest, and W. Weimer</b:Middle>
          </b:Person>
        </b:NameList>
      </b:Author>
    </b:Author>
    <b:Title>Genprog: A generic method for automatic software repair</b:Title>
    <b:JournalName>IEEE Trans. Software Eng</b:JournalName>
    <b:Year>2012</b:Year>
    <b:Pages>54-72</b:Pages>
    <b:Volume>38</b:Volume>
    <b:Issue>1</b:Issue>
    <b:RefOrder>11</b:RefOrder>
  </b:Source>
  <b:Source>
    <b:Tag>JPe14</b:Tag>
    <b:SourceType>Book</b:SourceType>
    <b:Guid>{21FA93AA-180A-4B28-B9F1-A48A6C964A5E}</b:Guid>
    <b:Title>Using Genetic Improvement and Code Transplants to Specialise a C++ Program to a Problem Class</b:Title>
    <b:Year>2014</b:Year>
    <b:Author>
      <b:Author>
        <b:NameList>
          <b:Person>
            <b:Last>J. Petke</b:Last>
            <b:First>M.</b:First>
            <b:Middle>Harman, W. B. Langdon and W. Weimer</b:Middle>
          </b:Person>
        </b:NameList>
      </b:Author>
    </b:Author>
    <b:City>Granada, Spainnnnnn</b:City>
    <b:Publisher>Springer</b:Publisher>
    <b:RefOrder>8</b:RefOrder>
  </b:Source>
  <b:Source>
    <b:Tag>And19</b:Tag>
    <b:SourceType>InternetSite</b:SourceType>
    <b:Guid>{182BE136-D2D7-4298-BC95-3BBA90B905F0}</b:Guid>
    <b:Title>Android 9 Pie</b:Title>
    <b:Author>
      <b:Author>
        <b:NameList>
          <b:Person>
            <b:Last>Android</b:Last>
          </b:Person>
        </b:NameList>
      </b:Author>
    </b:Author>
    <b:ProductionCompany>Android</b:ProductionCompany>
    <b:YearAccessed>2019</b:YearAccessed>
    <b:MonthAccessed>01</b:MonthAccessed>
    <b:DayAccessed>24</b:DayAccessed>
    <b:URL>https://developer.android.com/about/versions/pie/</b:URL>
    <b:RefOrder>25</b:RefOrder>
  </b:Source>
  <b:Source>
    <b:Tag>And191</b:Tag>
    <b:SourceType>InternetSite</b:SourceType>
    <b:Guid>{F553B13B-B353-4076-979E-29078D4B6A81}</b:Guid>
    <b:Author>
      <b:Author>
        <b:NameList>
          <b:Person>
            <b:Last>Android</b:Last>
          </b:Person>
        </b:NameList>
      </b:Author>
    </b:Author>
    <b:Title>App Manifest Overview</b:Title>
    <b:ProductionCompany>Android Developers</b:ProductionCompany>
    <b:YearAccessed>2019</b:YearAccessed>
    <b:MonthAccessed>01</b:MonthAccessed>
    <b:DayAccessed>24</b:DayAccessed>
    <b:URL>https://developer.android.com/guide/topics/manifest/manifest-intro</b:URL>
    <b:RefOrder>26</b:RefOrder>
  </b:Source>
  <b:Source>
    <b:Tag>Ora191</b:Tag>
    <b:SourceType>InternetSite</b:SourceType>
    <b:Guid>{18EA0755-D962-46DE-AE88-C8F4F643E5B9}</b:Guid>
    <b:Author>
      <b:Author>
        <b:NameList>
          <b:Person>
            <b:Last>Oracle</b:Last>
          </b:Person>
        </b:NameList>
      </b:Author>
    </b:Author>
    <b:Title>The Java Tutorials</b:Title>
    <b:ProductionCompany>Java Documentation</b:ProductionCompany>
    <b:YearAccessed>2019</b:YearAccessed>
    <b:MonthAccessed>01</b:MonthAccessed>
    <b:DayAccessed>24</b:DayAccessed>
    <b:URL>https://docs.oracle.com/javase/tutorial/java/javaOO/lambdaexpressions.html</b:URL>
    <b:RefOrder>32</b:RefOrder>
  </b:Source>
  <b:Source>
    <b:Tag>Spr19</b:Tag>
    <b:SourceType>InternetSite</b:SourceType>
    <b:Guid>{FEFA83BE-A456-4450-81D8-F173DFAD9960}</b:Guid>
    <b:Author>
      <b:Author>
        <b:NameList>
          <b:Person>
            <b:Last>Spring</b:Last>
          </b:Person>
        </b:NameList>
      </b:Author>
    </b:Author>
    <b:Title>Guides</b:Title>
    <b:ProductionCompany>Spring</b:ProductionCompany>
    <b:YearAccessed>2019</b:YearAccessed>
    <b:MonthAccessed>01</b:MonthAccessed>
    <b:DayAccessed>24</b:DayAccessed>
    <b:URL>https://spring.io/guides</b:URL>
    <b:RefOrder>24</b:RefOrder>
  </b:Source>
  <b:Source>
    <b:Tag>Jon18</b:Tag>
    <b:SourceType>InternetSite</b:SourceType>
    <b:Guid>{92A84E47-2106-4F68-91A8-D3DF50F85583}</b:Guid>
    <b:Author>
      <b:Author>
        <b:NameList>
          <b:Person>
            <b:Last>Watts</b:Last>
            <b:First>Jonathan</b:First>
          </b:Person>
        </b:NameList>
      </b:Author>
    </b:Author>
    <b:Title>We have 12 years to limit climate change catastrophe, warns UN</b:Title>
    <b:ProductionCompany>The Guardian</b:ProductionCompany>
    <b:Year>2018</b:Year>
    <b:Month>10</b:Month>
    <b:Day>08</b:Day>
    <b:YearAccessed>2019</b:YearAccessed>
    <b:MonthAccessed>01</b:MonthAccessed>
    <b:DayAccessed>24</b:DayAccessed>
    <b:URL>https://www.theguardian.com/environment/2018/oct/08/global-warming-must-not-exceed-15c-warns-landmark-un-report</b:URL>
    <b:RefOrder>20</b:RefOrder>
  </b:Source>
  <b:Source>
    <b:Tag>Pet18</b:Tag>
    <b:SourceType>JournalArticle</b:SourceType>
    <b:Guid>{997D3996-5FF4-460E-BDDF-97325B93F3C2}</b:Guid>
    <b:Title>Genetic Improvement of Software:</b:Title>
    <b:Year>2018</b:Year>
    <b:JournalName>IEEE Transactions on Evolutionary Computation</b:JournalName>
    <b:Pages>415 - 432</b:Pages>
    <b:Volume>22</b:Volume>
    <b:Issue>3</b:Issue>
    <b:Author>
      <b:Author>
        <b:NameList>
          <b:Person>
            <b:Last>Petke</b:Last>
            <b:First>Justyna</b:First>
          </b:Person>
          <b:Person>
            <b:Last>Haraldsson</b:Last>
            <b:Middle>O</b:Middle>
            <b:First>Saemundur</b:First>
          </b:Person>
          <b:Person>
            <b:Last>Harman</b:Last>
            <b:First>Mark</b:First>
          </b:Person>
          <b:Person>
            <b:Last>Langdon</b:Last>
            <b:Middle>B</b:Middle>
            <b:First>William</b:First>
          </b:Person>
          <b:Person>
            <b:Last>White</b:Last>
            <b:Middle>R</b:Middle>
            <b:First>David</b:First>
          </b:Person>
          <b:Person>
            <b:Last>Woodward</b:Last>
            <b:Middle>R</b:Middle>
            <b:First>John</b:First>
          </b:Person>
        </b:NameList>
      </b:Author>
    </b:Author>
    <b:RefOrder>7</b:RefOrder>
  </b:Source>
  <b:Source>
    <b:Tag>Nou14</b:Tag>
    <b:SourceType>JournalArticle</b:SourceType>
    <b:Guid>{363B9CDB-225B-4618-B7CD-DC72F6F5B996}</b:Guid>
    <b:Author>
      <b:Author>
        <b:NameList>
          <b:Person>
            <b:Last>Noureddine</b:Last>
            <b:First>Adel</b:First>
          </b:Person>
        </b:NameList>
      </b:Author>
    </b:Author>
    <b:Title>Towards a Better Understanding of the Energy</b:Title>
    <b:JournalName>Université des Sciences et Technologie de Lille</b:JournalName>
    <b:Year>2014</b:Year>
    <b:RefOrder>6</b:RefOrder>
  </b:Source>
  <b:Source>
    <b:Tag>The19</b:Tag>
    <b:SourceType>InternetSite</b:SourceType>
    <b:Guid>{9E1E3BAD-BD59-4CCE-B85F-8B5DB288E922}</b:Guid>
    <b:Title>Apache Maven Project</b:Title>
    <b:Year>2019</b:Year>
    <b:Author>
      <b:Author>
        <b:NameList>
          <b:Person>
            <b:Last>Foundation</b:Last>
            <b:First>The</b:First>
            <b:Middle>Apache Software</b:Middle>
          </b:Person>
        </b:NameList>
      </b:Author>
    </b:Author>
    <b:ProductionCompany>Apache</b:ProductionCompany>
    <b:Month>01</b:Month>
    <b:Day>29</b:Day>
    <b:YearAccessed>2019</b:YearAccessed>
    <b:MonthAccessed>01</b:MonthAccessed>
    <b:DayAccessed>30</b:DayAccessed>
    <b:URL>https://maven.apache.org/what-is-maven.html</b:URL>
    <b:RefOrder>33</b:RefOrder>
  </b:Source>
  <b:Source>
    <b:Tag>Apa19</b:Tag>
    <b:SourceType>InternetSite</b:SourceType>
    <b:Guid>{01CA0D30-4729-0740-9253-BDE193F689B1}</b:Guid>
    <b:Title>Apache Maven Project</b:Title>
    <b:Year>2019</b:Year>
    <b:Author>
      <b:Author>
        <b:Corporate>Apache Software Foundation</b:Corporate>
      </b:Author>
    </b:Author>
    <b:URL> https://maven.apache.org/what-is-maven.html</b:URL>
    <b:ProductionCompany>Apache</b:ProductionCompany>
    <b:Month>01</b:Month>
    <b:Day>29</b:Day>
    <b:YearAccessed>2019</b:YearAccessed>
    <b:MonthAccessed>01</b:MonthAccessed>
    <b:DayAccessed>30</b:DayAccessed>
    <b:RefOrder>23</b:RefOrder>
  </b:Source>
</b:Sources>
</file>

<file path=customXml/itemProps1.xml><?xml version="1.0" encoding="utf-8"?>
<ds:datastoreItem xmlns:ds="http://schemas.openxmlformats.org/officeDocument/2006/customXml" ds:itemID="{E5B591BD-0B05-074A-9AF3-5CE3A3B5AC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43</Pages>
  <Words>10144</Words>
  <Characters>57827</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Sample Dissertation Format</vt:lpstr>
    </vt:vector>
  </TitlesOfParts>
  <Company>University of Stirling</Company>
  <LinksUpToDate>false</LinksUpToDate>
  <CharactersWithSpaces>67836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Dissertation Format</dc:title>
  <dc:subject>BSc Hons</dc:subject>
  <dc:creator>Simon Jones (based on Kenneth J. Turner)</dc:creator>
  <cp:lastModifiedBy>Anna Rasburn</cp:lastModifiedBy>
  <cp:revision>15</cp:revision>
  <cp:lastPrinted>2011-08-01T14:52:00Z</cp:lastPrinted>
  <dcterms:created xsi:type="dcterms:W3CDTF">2019-01-29T18:21:00Z</dcterms:created>
  <dcterms:modified xsi:type="dcterms:W3CDTF">2019-01-31T16:10:00Z</dcterms:modified>
</cp:coreProperties>
</file>