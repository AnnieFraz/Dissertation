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89FFA" w14:textId="77777777" w:rsidR="00FD17D2" w:rsidRPr="001765A6" w:rsidRDefault="00FD17D2">
      <w:pPr>
        <w:pStyle w:val="Title"/>
      </w:pPr>
    </w:p>
    <w:p w14:paraId="6D3DED85" w14:textId="77777777" w:rsidR="00CB76FF" w:rsidRPr="001765A6" w:rsidRDefault="00946A62">
      <w:pPr>
        <w:pStyle w:val="Title"/>
      </w:pPr>
      <w:r>
        <w:t>Programming for Longer Battery Life</w:t>
      </w:r>
    </w:p>
    <w:p w14:paraId="7BCDEDE4" w14:textId="77777777" w:rsidR="00CB76FF" w:rsidRPr="001765A6" w:rsidRDefault="00946A62">
      <w:pPr>
        <w:pStyle w:val="Author"/>
      </w:pPr>
      <w:r>
        <w:t>Anna Frances Rasburn</w:t>
      </w:r>
    </w:p>
    <w:p w14:paraId="262C374B" w14:textId="220B4D1F" w:rsidR="00CB76FF" w:rsidRPr="001765A6" w:rsidRDefault="00946A62">
      <w:pPr>
        <w:pStyle w:val="Date"/>
        <w:rPr>
          <w:b/>
        </w:rPr>
      </w:pPr>
      <w:r>
        <w:rPr>
          <w:b/>
        </w:rPr>
        <w:t>April</w:t>
      </w:r>
      <w:r w:rsidRPr="001765A6">
        <w:rPr>
          <w:b/>
        </w:rPr>
        <w:t xml:space="preserve"> 20</w:t>
      </w:r>
      <w:r w:rsidR="0054707E">
        <w:rPr>
          <w:b/>
        </w:rPr>
        <w:t>1</w:t>
      </w:r>
      <w:r w:rsidR="00A66E0B">
        <w:rPr>
          <w:b/>
        </w:rPr>
        <w:t>9</w:t>
      </w:r>
    </w:p>
    <w:p w14:paraId="09520EA4" w14:textId="77777777" w:rsidR="00CB76FF" w:rsidRPr="001765A6" w:rsidRDefault="00CB76FF">
      <w:pPr>
        <w:jc w:val="center"/>
      </w:pPr>
    </w:p>
    <w:p w14:paraId="2C086D9D" w14:textId="77777777" w:rsidR="00CB76FF" w:rsidRPr="001765A6" w:rsidRDefault="00CB76FF">
      <w:pPr>
        <w:jc w:val="center"/>
      </w:pPr>
    </w:p>
    <w:p w14:paraId="5A61F72D" w14:textId="77777777" w:rsidR="00CB76FF" w:rsidRPr="001765A6" w:rsidRDefault="00CB76FF">
      <w:pPr>
        <w:jc w:val="center"/>
      </w:pPr>
    </w:p>
    <w:p w14:paraId="7B545CB3" w14:textId="77777777" w:rsidR="00CB76FF" w:rsidRPr="001765A6" w:rsidRDefault="00CB76FF">
      <w:pPr>
        <w:jc w:val="center"/>
      </w:pPr>
    </w:p>
    <w:p w14:paraId="6E7539AF" w14:textId="77777777" w:rsidR="00CB76FF" w:rsidRPr="001765A6" w:rsidRDefault="00CB76FF">
      <w:pPr>
        <w:jc w:val="center"/>
      </w:pPr>
    </w:p>
    <w:p w14:paraId="2232D5C1" w14:textId="77777777" w:rsidR="00CB76FF" w:rsidRPr="001765A6" w:rsidRDefault="00CB76FF">
      <w:pPr>
        <w:jc w:val="center"/>
      </w:pPr>
    </w:p>
    <w:p w14:paraId="133F053D" w14:textId="77777777" w:rsidR="00CB76FF" w:rsidRPr="001765A6" w:rsidRDefault="00CB76FF">
      <w:pPr>
        <w:jc w:val="center"/>
      </w:pPr>
    </w:p>
    <w:p w14:paraId="73B8AA82" w14:textId="77777777" w:rsidR="00CB76FF" w:rsidRPr="001765A6" w:rsidRDefault="00CB76FF">
      <w:pPr>
        <w:jc w:val="center"/>
      </w:pPr>
    </w:p>
    <w:p w14:paraId="0E7223A8" w14:textId="77777777" w:rsidR="00CB76FF" w:rsidRPr="001765A6" w:rsidRDefault="00CB76FF">
      <w:pPr>
        <w:jc w:val="center"/>
      </w:pPr>
    </w:p>
    <w:p w14:paraId="4BCEA332" w14:textId="77777777" w:rsidR="00CB76FF" w:rsidRPr="001765A6" w:rsidRDefault="00CB76FF">
      <w:pPr>
        <w:jc w:val="center"/>
      </w:pPr>
    </w:p>
    <w:p w14:paraId="515793B9" w14:textId="77777777" w:rsidR="00CB76FF" w:rsidRPr="001765A6" w:rsidRDefault="00CB76FF">
      <w:pPr>
        <w:jc w:val="center"/>
      </w:pPr>
    </w:p>
    <w:p w14:paraId="27CB02E4" w14:textId="77777777" w:rsidR="00CB76FF" w:rsidRPr="001765A6" w:rsidRDefault="00CB76FF">
      <w:pPr>
        <w:jc w:val="center"/>
      </w:pPr>
    </w:p>
    <w:p w14:paraId="323AA0C6" w14:textId="77777777" w:rsidR="00CB76FF" w:rsidRPr="001765A6" w:rsidRDefault="00CB76FF">
      <w:pPr>
        <w:jc w:val="center"/>
      </w:pPr>
    </w:p>
    <w:p w14:paraId="0E368B66" w14:textId="77777777" w:rsidR="00CB76FF" w:rsidRPr="001765A6" w:rsidRDefault="00CB76FF">
      <w:pPr>
        <w:jc w:val="center"/>
      </w:pPr>
    </w:p>
    <w:p w14:paraId="5D8E75C2" w14:textId="77777777" w:rsidR="00CB76FF" w:rsidRPr="001765A6" w:rsidRDefault="00CB76FF">
      <w:pPr>
        <w:jc w:val="center"/>
      </w:pPr>
    </w:p>
    <w:p w14:paraId="3D488C09" w14:textId="77777777" w:rsidR="00CB76FF" w:rsidRPr="001765A6" w:rsidRDefault="00CB76FF">
      <w:pPr>
        <w:jc w:val="center"/>
      </w:pPr>
    </w:p>
    <w:p w14:paraId="23311913" w14:textId="77777777" w:rsidR="00CB76FF" w:rsidRPr="001765A6" w:rsidRDefault="00CB76FF">
      <w:pPr>
        <w:jc w:val="center"/>
      </w:pPr>
    </w:p>
    <w:p w14:paraId="2D9BC5A5" w14:textId="77777777" w:rsidR="00CB76FF" w:rsidRPr="001765A6" w:rsidRDefault="00946A62">
      <w:pPr>
        <w:pStyle w:val="Date"/>
        <w:rPr>
          <w:b/>
        </w:rPr>
      </w:pPr>
      <w:r w:rsidRPr="001765A6">
        <w:rPr>
          <w:b/>
        </w:rPr>
        <w:t xml:space="preserve">Dissertation submitted in partial fulfilment for the degree of </w:t>
      </w:r>
      <w:r w:rsidRPr="001765A6">
        <w:rPr>
          <w:b/>
        </w:rPr>
        <w:br/>
      </w:r>
      <w:r w:rsidR="001765A6">
        <w:rPr>
          <w:b/>
        </w:rPr>
        <w:t>Bachelor</w:t>
      </w:r>
      <w:r w:rsidRPr="001765A6">
        <w:rPr>
          <w:b/>
        </w:rPr>
        <w:t xml:space="preserve"> of Science </w:t>
      </w:r>
      <w:r w:rsidR="009859D2">
        <w:rPr>
          <w:b/>
        </w:rPr>
        <w:t xml:space="preserve">with Honours </w:t>
      </w:r>
      <w:r w:rsidRPr="001765A6">
        <w:rPr>
          <w:b/>
        </w:rPr>
        <w:t xml:space="preserve">in </w:t>
      </w:r>
      <w:r w:rsidR="0054707E">
        <w:rPr>
          <w:b/>
        </w:rPr>
        <w:t>Computing Sciences</w:t>
      </w:r>
    </w:p>
    <w:p w14:paraId="4BFA1951" w14:textId="77777777" w:rsidR="00CB76FF" w:rsidRPr="001765A6" w:rsidRDefault="00CB76FF">
      <w:pPr>
        <w:pStyle w:val="Date"/>
        <w:rPr>
          <w:b/>
        </w:rPr>
      </w:pPr>
    </w:p>
    <w:p w14:paraId="54AA121D" w14:textId="77777777" w:rsidR="00CB76FF" w:rsidRPr="001765A6" w:rsidRDefault="00946A62">
      <w:pPr>
        <w:pStyle w:val="Date"/>
        <w:rPr>
          <w:b/>
        </w:rPr>
        <w:sectPr w:rsidR="00CB76FF" w:rsidRPr="001765A6" w:rsidSect="009E2B48">
          <w:footerReference w:type="default" r:id="rId8"/>
          <w:pgSz w:w="11906" w:h="16838" w:code="9"/>
          <w:pgMar w:top="1440" w:right="1841" w:bottom="1440" w:left="1843" w:header="720" w:footer="720" w:gutter="0"/>
          <w:cols w:space="720"/>
        </w:sectPr>
      </w:pPr>
      <w:r>
        <w:rPr>
          <w:b/>
        </w:rPr>
        <w:t xml:space="preserve">Division of </w:t>
      </w:r>
      <w:r w:rsidRPr="001765A6">
        <w:rPr>
          <w:b/>
        </w:rPr>
        <w:t>Computing Science and Mathematics</w:t>
      </w:r>
      <w:r w:rsidRPr="001765A6">
        <w:rPr>
          <w:b/>
        </w:rPr>
        <w:br/>
        <w:t>University of Stirling</w:t>
      </w:r>
    </w:p>
    <w:p w14:paraId="1B85CCA3" w14:textId="77777777" w:rsidR="00CB76FF" w:rsidRPr="001765A6" w:rsidRDefault="00946A62" w:rsidP="0021114B">
      <w:pPr>
        <w:pStyle w:val="Unnumbered1"/>
      </w:pPr>
      <w:bookmarkStart w:id="0" w:name="_Toc299977273"/>
      <w:r w:rsidRPr="001765A6">
        <w:lastRenderedPageBreak/>
        <w:t>Abstract</w:t>
      </w:r>
      <w:bookmarkEnd w:id="0"/>
    </w:p>
    <w:p w14:paraId="7708447B" w14:textId="77777777" w:rsidR="00E514E9" w:rsidRDefault="00E514E9" w:rsidP="00E514E9">
      <w:pPr>
        <w:pStyle w:val="BodyText"/>
        <w:ind w:firstLine="0"/>
        <w:rPr>
          <w:b/>
        </w:rPr>
      </w:pPr>
    </w:p>
    <w:p w14:paraId="13381687" w14:textId="77777777" w:rsidR="00E514E9" w:rsidRPr="00AA3D42" w:rsidRDefault="00946A62" w:rsidP="00E514E9">
      <w:pPr>
        <w:pStyle w:val="BodyText"/>
        <w:ind w:firstLine="0"/>
        <w:rPr>
          <w:color w:val="0070C0"/>
          <w:u w:val="single"/>
        </w:rPr>
      </w:pPr>
      <w:r w:rsidRPr="00AA3D42">
        <w:rPr>
          <w:color w:val="0070C0"/>
          <w:u w:val="single"/>
        </w:rPr>
        <w:t>Problem</w:t>
      </w:r>
    </w:p>
    <w:p w14:paraId="69C4E5A0" w14:textId="67C20FC0" w:rsidR="00E514E9" w:rsidRPr="00AA3D42" w:rsidRDefault="00946A62" w:rsidP="00E514E9">
      <w:pPr>
        <w:pStyle w:val="BodyText"/>
        <w:ind w:firstLine="0"/>
        <w:rPr>
          <w:color w:val="0070C0"/>
        </w:rPr>
      </w:pPr>
      <w:r w:rsidRPr="00AA3D42">
        <w:rPr>
          <w:color w:val="0070C0"/>
        </w:rPr>
        <w:t xml:space="preserve">The surge in the dependence on mobile phones and portable </w:t>
      </w:r>
      <w:r w:rsidR="00255EBD">
        <w:rPr>
          <w:color w:val="0070C0"/>
        </w:rPr>
        <w:t xml:space="preserve">devices </w:t>
      </w:r>
      <w:r w:rsidRPr="00AA3D42">
        <w:rPr>
          <w:color w:val="0070C0"/>
        </w:rPr>
        <w:t>r</w:t>
      </w:r>
      <w:r w:rsidR="00255EBD">
        <w:rPr>
          <w:color w:val="0070C0"/>
        </w:rPr>
        <w:t xml:space="preserve">aises questions regarding their </w:t>
      </w:r>
      <w:r w:rsidRPr="00AA3D42">
        <w:rPr>
          <w:color w:val="0070C0"/>
        </w:rPr>
        <w:t>environment</w:t>
      </w:r>
      <w:r w:rsidR="00255EBD">
        <w:rPr>
          <w:color w:val="0070C0"/>
        </w:rPr>
        <w:t>al impact</w:t>
      </w:r>
      <w:r w:rsidRPr="00AA3D42">
        <w:rPr>
          <w:color w:val="0070C0"/>
        </w:rPr>
        <w:t xml:space="preserve"> </w:t>
      </w:r>
      <w:r w:rsidR="00255EBD">
        <w:rPr>
          <w:color w:val="0070C0"/>
        </w:rPr>
        <w:t>and in, in particular, their energy requirements.</w:t>
      </w:r>
      <w:r w:rsidRPr="00AA3D42">
        <w:rPr>
          <w:color w:val="0070C0"/>
        </w:rPr>
        <w:t xml:space="preserve"> This dependence is due to the fast advancement in mobile technology and the convenient nature of mobiles but has also led to users wishing for a mobile battery to last longer. Mobile applications are a significant drain on battery </w:t>
      </w:r>
      <w:r w:rsidR="0051547B">
        <w:rPr>
          <w:color w:val="0070C0"/>
        </w:rPr>
        <w:t xml:space="preserve">life </w:t>
      </w:r>
      <w:r w:rsidRPr="00AA3D42">
        <w:rPr>
          <w:color w:val="0070C0"/>
        </w:rPr>
        <w:t xml:space="preserve">due to the higher demand on the device's CPU. This project's aim is to research and investigate ways </w:t>
      </w:r>
      <w:r w:rsidR="0051547B">
        <w:rPr>
          <w:color w:val="0070C0"/>
        </w:rPr>
        <w:t>in which A</w:t>
      </w:r>
      <w:r w:rsidRPr="00AA3D42">
        <w:rPr>
          <w:color w:val="0070C0"/>
        </w:rPr>
        <w:t xml:space="preserve">ndroid </w:t>
      </w:r>
      <w:r w:rsidR="0051547B">
        <w:rPr>
          <w:color w:val="0070C0"/>
        </w:rPr>
        <w:t>J</w:t>
      </w:r>
      <w:r w:rsidRPr="00AA3D42">
        <w:rPr>
          <w:color w:val="0070C0"/>
        </w:rPr>
        <w:t>ava applications can be modified to reduce CPU power and therefore require less battery</w:t>
      </w:r>
      <w:r w:rsidR="0051547B">
        <w:rPr>
          <w:color w:val="0070C0"/>
        </w:rPr>
        <w:t xml:space="preserve"> life</w:t>
      </w:r>
      <w:r w:rsidRPr="00AA3D42">
        <w:rPr>
          <w:color w:val="0070C0"/>
        </w:rPr>
        <w:t>.</w:t>
      </w:r>
    </w:p>
    <w:p w14:paraId="41AA07E3" w14:textId="524167B7" w:rsidR="009D3ADE" w:rsidRDefault="00946A62" w:rsidP="00AA3D42">
      <w:pPr>
        <w:pStyle w:val="BodyText"/>
        <w:ind w:firstLine="0"/>
        <w:rPr>
          <w:color w:val="0070C0"/>
        </w:rPr>
      </w:pPr>
      <w:r w:rsidRPr="00AA3D42">
        <w:rPr>
          <w:color w:val="0070C0"/>
        </w:rPr>
        <w:t xml:space="preserve">This project focuses on using optimisation techniques applied to </w:t>
      </w:r>
      <w:r w:rsidR="0051547B">
        <w:rPr>
          <w:color w:val="0070C0"/>
        </w:rPr>
        <w:t>J</w:t>
      </w:r>
      <w:r w:rsidRPr="00AA3D42">
        <w:rPr>
          <w:color w:val="0070C0"/>
        </w:rPr>
        <w:t>ava</w:t>
      </w:r>
      <w:r w:rsidR="0051547B">
        <w:rPr>
          <w:color w:val="0070C0"/>
        </w:rPr>
        <w:t>,</w:t>
      </w:r>
      <w:r w:rsidRPr="00AA3D42">
        <w:rPr>
          <w:color w:val="0070C0"/>
        </w:rPr>
        <w:t xml:space="preserve"> particularly </w:t>
      </w:r>
      <w:r w:rsidR="0051547B">
        <w:rPr>
          <w:color w:val="0070C0"/>
        </w:rPr>
        <w:t>those which use G</w:t>
      </w:r>
      <w:r w:rsidRPr="00AA3D42">
        <w:rPr>
          <w:color w:val="0070C0"/>
        </w:rPr>
        <w:t xml:space="preserve">enetic </w:t>
      </w:r>
      <w:r w:rsidR="00555C9E">
        <w:rPr>
          <w:color w:val="0070C0"/>
        </w:rPr>
        <w:t>I</w:t>
      </w:r>
      <w:r w:rsidRPr="00AA3D42">
        <w:rPr>
          <w:color w:val="0070C0"/>
        </w:rPr>
        <w:t xml:space="preserve">mprovement and small changes that developers can </w:t>
      </w:r>
      <w:r w:rsidR="0051547B">
        <w:rPr>
          <w:color w:val="0070C0"/>
        </w:rPr>
        <w:t xml:space="preserve">introduce </w:t>
      </w:r>
      <w:r w:rsidRPr="00AA3D42">
        <w:rPr>
          <w:color w:val="0070C0"/>
        </w:rPr>
        <w:t>within their source code</w:t>
      </w:r>
      <w:r w:rsidR="0051547B">
        <w:rPr>
          <w:color w:val="0070C0"/>
        </w:rPr>
        <w:t xml:space="preserve"> in order to provide </w:t>
      </w:r>
      <w:r>
        <w:rPr>
          <w:color w:val="0070C0"/>
        </w:rPr>
        <w:t xml:space="preserve"> a significant change in the requirements of CPU power.</w:t>
      </w:r>
    </w:p>
    <w:p w14:paraId="32FD645C" w14:textId="77777777" w:rsidR="009D3ADE" w:rsidRPr="009D3ADE" w:rsidRDefault="009D3ADE" w:rsidP="00AA3D42">
      <w:pPr>
        <w:pStyle w:val="BodyText"/>
        <w:ind w:firstLine="0"/>
        <w:rPr>
          <w:color w:val="0070C0"/>
          <w:u w:val="single"/>
        </w:rPr>
      </w:pPr>
      <w:r w:rsidRPr="00AA3D42">
        <w:rPr>
          <w:color w:val="0070C0"/>
          <w:u w:val="single"/>
        </w:rPr>
        <w:t>Methodology</w:t>
      </w:r>
    </w:p>
    <w:p w14:paraId="3DFFEF8B" w14:textId="15E3C504" w:rsidR="008B36CA" w:rsidRPr="00AA3D42" w:rsidRDefault="009D3ADE" w:rsidP="00AA3D42">
      <w:pPr>
        <w:pStyle w:val="BodyText"/>
        <w:ind w:firstLine="0"/>
        <w:rPr>
          <w:color w:val="0070C0"/>
        </w:rPr>
      </w:pPr>
      <w:r>
        <w:rPr>
          <w:color w:val="0070C0"/>
        </w:rPr>
        <w:t xml:space="preserve">This project </w:t>
      </w:r>
      <w:r w:rsidR="00FB6291">
        <w:rPr>
          <w:color w:val="0070C0"/>
        </w:rPr>
        <w:t>has created</w:t>
      </w:r>
      <w:r>
        <w:rPr>
          <w:color w:val="0070C0"/>
        </w:rPr>
        <w:t xml:space="preserve"> a software application which applies edits to source code. The edits </w:t>
      </w:r>
      <w:r w:rsidR="00FB6291">
        <w:rPr>
          <w:color w:val="0070C0"/>
        </w:rPr>
        <w:t xml:space="preserve">included the following operations: </w:t>
      </w:r>
      <w:r>
        <w:rPr>
          <w:color w:val="0070C0"/>
        </w:rPr>
        <w:t>moving, deleting, swapping block statements, inserting lines and changing the use of If statements. The application uses artificial techniques such as Hill Climbing and Genetic Algorithms to find the most optimised version of the source code</w:t>
      </w:r>
      <w:r w:rsidR="00FB6291">
        <w:rPr>
          <w:color w:val="0070C0"/>
        </w:rPr>
        <w:t xml:space="preserve"> by identifying the impact of the edits and iteratively amending the edits</w:t>
      </w:r>
      <w:r>
        <w:rPr>
          <w:color w:val="0070C0"/>
        </w:rPr>
        <w:t xml:space="preserve">. </w:t>
      </w:r>
    </w:p>
    <w:p w14:paraId="1E958456" w14:textId="77777777" w:rsidR="00E514E9" w:rsidRPr="00AA3D42" w:rsidRDefault="00946A62" w:rsidP="00E514E9">
      <w:pPr>
        <w:pStyle w:val="BodyText"/>
        <w:ind w:firstLine="0"/>
        <w:rPr>
          <w:color w:val="0070C0"/>
          <w:u w:val="single"/>
        </w:rPr>
      </w:pPr>
      <w:r w:rsidRPr="00AA3D42">
        <w:rPr>
          <w:color w:val="0070C0"/>
          <w:u w:val="single"/>
        </w:rPr>
        <w:t xml:space="preserve">Achievements </w:t>
      </w:r>
    </w:p>
    <w:p w14:paraId="69028CBD" w14:textId="77777777" w:rsidR="00AA3D42" w:rsidRPr="00AA3D42" w:rsidRDefault="00AA3D42" w:rsidP="00E514E9">
      <w:pPr>
        <w:pStyle w:val="BodyText"/>
        <w:ind w:firstLine="0"/>
        <w:rPr>
          <w:color w:val="0070C0"/>
        </w:rPr>
      </w:pPr>
    </w:p>
    <w:p w14:paraId="21DE2307" w14:textId="77777777" w:rsidR="006569A9" w:rsidRPr="001765A6" w:rsidRDefault="00946A62" w:rsidP="006569A9">
      <w:pPr>
        <w:pStyle w:val="Unnumbered1"/>
      </w:pPr>
      <w:bookmarkStart w:id="1" w:name="_Toc75758943"/>
      <w:bookmarkStart w:id="2" w:name="_Toc299977274"/>
      <w:r w:rsidRPr="001765A6">
        <w:lastRenderedPageBreak/>
        <w:t>Attestation</w:t>
      </w:r>
      <w:bookmarkEnd w:id="1"/>
      <w:bookmarkEnd w:id="2"/>
    </w:p>
    <w:p w14:paraId="61F27A64" w14:textId="77777777" w:rsidR="006569A9" w:rsidRPr="001765A6" w:rsidRDefault="00946A62" w:rsidP="006569A9">
      <w:pPr>
        <w:pStyle w:val="BodyFirst"/>
      </w:pPr>
      <w:r w:rsidRPr="001765A6">
        <w:t>I understand the nature of plagiarism, and I am aware of the University’s policy on this</w:t>
      </w:r>
      <w:r w:rsidR="00EF651C" w:rsidRPr="001765A6">
        <w:t>.</w:t>
      </w:r>
    </w:p>
    <w:p w14:paraId="2E4E26AC" w14:textId="77777777" w:rsidR="006569A9" w:rsidRPr="001765A6" w:rsidRDefault="00946A62" w:rsidP="00C43069">
      <w:pPr>
        <w:pStyle w:val="BodyFirst"/>
      </w:pPr>
      <w:r w:rsidRPr="001765A6">
        <w:t>I certify that this dissertation reports original work by me during my University project except for the following</w:t>
      </w:r>
      <w:r w:rsidR="009E2E90" w:rsidRPr="001765A6">
        <w:t xml:space="preserve"> (</w:t>
      </w:r>
      <w:r w:rsidR="009E2E90" w:rsidRPr="001765A6">
        <w:rPr>
          <w:i/>
        </w:rPr>
        <w:t>adjust according to the circumstances</w:t>
      </w:r>
      <w:r w:rsidR="009E2E90" w:rsidRPr="001765A6">
        <w:t>)</w:t>
      </w:r>
      <w:r w:rsidRPr="001765A6">
        <w:t>:</w:t>
      </w:r>
    </w:p>
    <w:p w14:paraId="072E4DE2" w14:textId="77777777" w:rsidR="006569A9" w:rsidRPr="001765A6" w:rsidRDefault="00946A62" w:rsidP="00E61B1D">
      <w:pPr>
        <w:pStyle w:val="ListBullet"/>
      </w:pPr>
      <w:r w:rsidRPr="001765A6">
        <w:t>The technology review in Section 2.5 was largely taken from [17].</w:t>
      </w:r>
    </w:p>
    <w:p w14:paraId="166E8FD3" w14:textId="77777777" w:rsidR="00EF651C" w:rsidRPr="001765A6" w:rsidRDefault="00946A62" w:rsidP="00EF651C">
      <w:pPr>
        <w:pStyle w:val="ListBullet"/>
      </w:pPr>
      <w:r w:rsidRPr="001765A6">
        <w:t>The code discussed in Section 3.1 was created by Acme Corporation (</w:t>
      </w:r>
      <w:hyperlink r:id="rId9" w:history="1">
        <w:r w:rsidRPr="001765A6">
          <w:rPr>
            <w:rStyle w:val="Hyperlink"/>
            <w:i/>
            <w:color w:val="auto"/>
            <w:u w:val="none"/>
          </w:rPr>
          <w:t>www.acme-corp.com</w:t>
        </w:r>
      </w:hyperlink>
      <w:r w:rsidRPr="001765A6">
        <w:rPr>
          <w:i/>
        </w:rPr>
        <w:t>/JavaExpert</w:t>
      </w:r>
      <w:r w:rsidRPr="001765A6">
        <w:t>) and was used in accordance with the licence supplied.</w:t>
      </w:r>
    </w:p>
    <w:p w14:paraId="2A905863" w14:textId="77777777" w:rsidR="006569A9" w:rsidRPr="001765A6" w:rsidRDefault="00946A62" w:rsidP="00E61B1D">
      <w:pPr>
        <w:pStyle w:val="ListBullet"/>
      </w:pPr>
      <w:r w:rsidRPr="001765A6">
        <w:t>The code discussed in Section 3.5 was written by my supervisor.</w:t>
      </w:r>
    </w:p>
    <w:p w14:paraId="7E9B936B" w14:textId="77777777" w:rsidR="006569A9" w:rsidRPr="001765A6" w:rsidRDefault="00946A62" w:rsidP="00E61B1D">
      <w:pPr>
        <w:pStyle w:val="ListBullet"/>
      </w:pPr>
      <w:r w:rsidRPr="001765A6">
        <w:t>The code discussed in Section 4.2 was developed by me during a vacation placement with the collaborating company. In addition, this used ideas I had already developed in my own time.</w:t>
      </w:r>
    </w:p>
    <w:p w14:paraId="31737EB0" w14:textId="77777777" w:rsidR="009E2E90" w:rsidRPr="001765A6" w:rsidRDefault="009E2E90" w:rsidP="009E2E90">
      <w:pPr>
        <w:pStyle w:val="BodyFirst"/>
      </w:pPr>
    </w:p>
    <w:p w14:paraId="36CFE182" w14:textId="77777777" w:rsidR="009E2E90" w:rsidRPr="001765A6" w:rsidRDefault="009E2E90" w:rsidP="009E2E90">
      <w:pPr>
        <w:pStyle w:val="BodyFirst"/>
      </w:pPr>
    </w:p>
    <w:p w14:paraId="600AFB36" w14:textId="77777777" w:rsidR="009E2E90" w:rsidRPr="001765A6" w:rsidRDefault="00946A62" w:rsidP="009E2E90">
      <w:pPr>
        <w:pStyle w:val="BodyFirst"/>
      </w:pPr>
      <w:r w:rsidRPr="001765A6">
        <w:rPr>
          <w:b/>
        </w:rPr>
        <w:t>Signature</w:t>
      </w:r>
      <w:r w:rsidR="00EF651C" w:rsidRPr="001765A6">
        <w:tab/>
      </w:r>
      <w:r w:rsidRPr="001765A6">
        <w:rPr>
          <w:i/>
        </w:rPr>
        <w:t xml:space="preserve">(you must </w:t>
      </w:r>
      <w:r w:rsidR="00EF651C" w:rsidRPr="001765A6">
        <w:rPr>
          <w:i/>
        </w:rPr>
        <w:t xml:space="preserve">delete this, then </w:t>
      </w:r>
      <w:r w:rsidRPr="001765A6">
        <w:rPr>
          <w:i/>
        </w:rPr>
        <w:t>sign and date this page)</w:t>
      </w:r>
      <w:r w:rsidRPr="001765A6">
        <w:tab/>
      </w:r>
      <w:r w:rsidRPr="001765A6">
        <w:tab/>
      </w:r>
      <w:r w:rsidRPr="001765A6">
        <w:rPr>
          <w:b/>
        </w:rPr>
        <w:t>Date</w:t>
      </w:r>
    </w:p>
    <w:p w14:paraId="20542F4B" w14:textId="77777777" w:rsidR="009E2E90" w:rsidRPr="001765A6" w:rsidRDefault="009E2E90" w:rsidP="009E2E90">
      <w:pPr>
        <w:pStyle w:val="BodyFirst"/>
      </w:pPr>
    </w:p>
    <w:p w14:paraId="58A72091" w14:textId="77777777" w:rsidR="00CB76FF" w:rsidRPr="001765A6" w:rsidRDefault="00946A62">
      <w:pPr>
        <w:pStyle w:val="Unnumbered1"/>
      </w:pPr>
      <w:bookmarkStart w:id="3" w:name="_Toc536543203"/>
      <w:bookmarkStart w:id="4" w:name="_Toc536543432"/>
      <w:bookmarkStart w:id="5" w:name="_Toc15893758"/>
      <w:bookmarkStart w:id="6" w:name="_Toc299977275"/>
      <w:r w:rsidRPr="001765A6">
        <w:lastRenderedPageBreak/>
        <w:t>Acknowledgements</w:t>
      </w:r>
      <w:bookmarkEnd w:id="3"/>
      <w:bookmarkEnd w:id="4"/>
      <w:bookmarkEnd w:id="5"/>
      <w:bookmarkEnd w:id="6"/>
    </w:p>
    <w:p w14:paraId="1E995017" w14:textId="77777777" w:rsidR="00CB76FF" w:rsidRPr="001765A6" w:rsidRDefault="00946A62">
      <w:pPr>
        <w:pStyle w:val="BodyFirst"/>
      </w:pPr>
      <w:r w:rsidRPr="001765A6">
        <w:t>Acknowledge anyone who has helped you in your work such as your supervisor, technical support staff</w:t>
      </w:r>
      <w:r w:rsidR="00F50BFB" w:rsidRPr="001765A6">
        <w:t>,</w:t>
      </w:r>
      <w:r w:rsidRPr="001765A6">
        <w:t xml:space="preserve"> fellow students</w:t>
      </w:r>
      <w:r w:rsidR="00F50BFB" w:rsidRPr="001765A6">
        <w:t xml:space="preserve"> or external organisations</w:t>
      </w:r>
      <w:r w:rsidRPr="001765A6">
        <w:t>. Acknowledge the source of any work that is not your own.</w:t>
      </w:r>
    </w:p>
    <w:p w14:paraId="7AA24E08" w14:textId="77777777" w:rsidR="00CB76FF" w:rsidRPr="001765A6" w:rsidRDefault="00946A62">
      <w:pPr>
        <w:pStyle w:val="Unnumbered1"/>
      </w:pPr>
      <w:bookmarkStart w:id="7" w:name="_Toc536543204"/>
      <w:bookmarkStart w:id="8" w:name="_Toc536543433"/>
      <w:bookmarkStart w:id="9" w:name="_Toc15893759"/>
      <w:bookmarkStart w:id="10" w:name="_Toc299977276"/>
      <w:r w:rsidRPr="001765A6">
        <w:lastRenderedPageBreak/>
        <w:t>Table of Contents</w:t>
      </w:r>
      <w:bookmarkEnd w:id="7"/>
      <w:bookmarkEnd w:id="8"/>
      <w:bookmarkEnd w:id="9"/>
      <w:bookmarkEnd w:id="10"/>
    </w:p>
    <w:p w14:paraId="3F987447" w14:textId="77777777" w:rsidR="00CB76FF" w:rsidRPr="001765A6" w:rsidRDefault="00946A62">
      <w:pPr>
        <w:pStyle w:val="BodyFirst"/>
      </w:pPr>
      <w:r w:rsidRPr="001765A6">
        <w:t>The table of contents below is</w:t>
      </w:r>
      <w:r w:rsidR="006E15B2" w:rsidRPr="001765A6">
        <w:t xml:space="preserve"> automatically generate</w:t>
      </w:r>
      <w:r w:rsidRPr="001765A6">
        <w:t>d</w:t>
      </w:r>
      <w:r w:rsidR="006E15B2" w:rsidRPr="001765A6">
        <w:t xml:space="preserve"> from </w:t>
      </w:r>
      <w:r w:rsidRPr="001765A6">
        <w:t xml:space="preserve">the </w:t>
      </w:r>
      <w:r w:rsidR="006E15B2" w:rsidRPr="001765A6">
        <w:t>paragraphs of style</w:t>
      </w:r>
      <w:r w:rsidR="006E15B2" w:rsidRPr="001765A6">
        <w:rPr>
          <w:i/>
        </w:rPr>
        <w:t xml:space="preserve"> Heading N</w:t>
      </w:r>
      <w:r w:rsidR="006E15B2" w:rsidRPr="001765A6">
        <w:t xml:space="preserve"> and </w:t>
      </w:r>
      <w:r w:rsidR="006E15B2" w:rsidRPr="001765A6">
        <w:rPr>
          <w:i/>
        </w:rPr>
        <w:t>Unnumbered N</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14:paraId="56B1ACDF" w14:textId="77777777" w:rsidR="00875FD8" w:rsidRDefault="00946A62">
      <w:pPr>
        <w:pStyle w:val="TOC1"/>
        <w:rPr>
          <w:rFonts w:ascii="Calibri" w:hAnsi="Calibri"/>
          <w:kern w:val="0"/>
          <w:szCs w:val="22"/>
        </w:rPr>
      </w:pPr>
      <w:r w:rsidRPr="001765A6">
        <w:fldChar w:fldCharType="begin"/>
      </w:r>
      <w:r w:rsidRPr="001765A6">
        <w:instrText xml:space="preserve"> TOC \o "2-4" \t "Heading 1,1,Unnumbered 1,1" </w:instrText>
      </w:r>
      <w:r w:rsidRPr="001765A6">
        <w:fldChar w:fldCharType="separate"/>
      </w:r>
      <w:r w:rsidRPr="001765A6">
        <w:t>Abstract</w:t>
      </w:r>
      <w:r w:rsidRPr="001765A6">
        <w:tab/>
      </w:r>
      <w:r w:rsidRPr="001765A6">
        <w:fldChar w:fldCharType="begin"/>
      </w:r>
      <w:r w:rsidRPr="001765A6">
        <w:instrText xml:space="preserve"> PAGEREF _Toc299977273 \h </w:instrText>
      </w:r>
      <w:r w:rsidRPr="001765A6">
        <w:fldChar w:fldCharType="separate"/>
      </w:r>
      <w:r w:rsidRPr="001765A6">
        <w:t>i</w:t>
      </w:r>
      <w:r w:rsidRPr="001765A6">
        <w:fldChar w:fldCharType="end"/>
      </w:r>
    </w:p>
    <w:p w14:paraId="7941C21F" w14:textId="77777777" w:rsidR="00875FD8" w:rsidRDefault="00946A62">
      <w:pPr>
        <w:pStyle w:val="TOC1"/>
        <w:rPr>
          <w:rFonts w:ascii="Calibri" w:hAnsi="Calibri"/>
          <w:kern w:val="0"/>
          <w:szCs w:val="22"/>
        </w:rPr>
      </w:pPr>
      <w:r w:rsidRPr="001765A6">
        <w:t>Attestation</w:t>
      </w:r>
      <w:r w:rsidRPr="001765A6">
        <w:tab/>
      </w:r>
      <w:r w:rsidRPr="001765A6">
        <w:fldChar w:fldCharType="begin"/>
      </w:r>
      <w:r w:rsidRPr="001765A6">
        <w:instrText xml:space="preserve"> PAGEREF _Toc299977274 \h </w:instrText>
      </w:r>
      <w:r w:rsidRPr="001765A6">
        <w:fldChar w:fldCharType="separate"/>
      </w:r>
      <w:r w:rsidRPr="001765A6">
        <w:t>ii</w:t>
      </w:r>
      <w:r w:rsidRPr="001765A6">
        <w:fldChar w:fldCharType="end"/>
      </w:r>
    </w:p>
    <w:p w14:paraId="6AC11AAB" w14:textId="77777777" w:rsidR="00875FD8" w:rsidRDefault="00946A62">
      <w:pPr>
        <w:pStyle w:val="TOC1"/>
        <w:rPr>
          <w:rFonts w:ascii="Calibri" w:hAnsi="Calibri"/>
          <w:kern w:val="0"/>
          <w:szCs w:val="22"/>
        </w:rPr>
      </w:pPr>
      <w:r w:rsidRPr="001765A6">
        <w:t>Acknowledgements</w:t>
      </w:r>
      <w:r w:rsidRPr="001765A6">
        <w:tab/>
      </w:r>
      <w:r w:rsidRPr="001765A6">
        <w:fldChar w:fldCharType="begin"/>
      </w:r>
      <w:r w:rsidRPr="001765A6">
        <w:instrText xml:space="preserve"> PAGEREF _Toc299977275 \h </w:instrText>
      </w:r>
      <w:r w:rsidRPr="001765A6">
        <w:fldChar w:fldCharType="separate"/>
      </w:r>
      <w:r w:rsidRPr="001765A6">
        <w:t>iii</w:t>
      </w:r>
      <w:r w:rsidRPr="001765A6">
        <w:fldChar w:fldCharType="end"/>
      </w:r>
    </w:p>
    <w:p w14:paraId="0D28F242" w14:textId="77777777" w:rsidR="00875FD8" w:rsidRDefault="00946A62">
      <w:pPr>
        <w:pStyle w:val="TOC1"/>
        <w:rPr>
          <w:rFonts w:ascii="Calibri" w:hAnsi="Calibri"/>
          <w:kern w:val="0"/>
          <w:szCs w:val="22"/>
        </w:rPr>
      </w:pPr>
      <w:r w:rsidRPr="001765A6">
        <w:t>Table of Contents</w:t>
      </w:r>
      <w:r w:rsidRPr="001765A6">
        <w:tab/>
      </w:r>
      <w:r w:rsidRPr="001765A6">
        <w:fldChar w:fldCharType="begin"/>
      </w:r>
      <w:r w:rsidRPr="001765A6">
        <w:instrText xml:space="preserve"> PAGEREF _Toc299977276 \h </w:instrText>
      </w:r>
      <w:r w:rsidRPr="001765A6">
        <w:fldChar w:fldCharType="separate"/>
      </w:r>
      <w:r w:rsidRPr="001765A6">
        <w:t>iv</w:t>
      </w:r>
      <w:r w:rsidRPr="001765A6">
        <w:fldChar w:fldCharType="end"/>
      </w:r>
    </w:p>
    <w:p w14:paraId="76E2832C" w14:textId="77777777" w:rsidR="00875FD8" w:rsidRDefault="00946A62">
      <w:pPr>
        <w:pStyle w:val="TOC1"/>
        <w:rPr>
          <w:rFonts w:ascii="Calibri" w:hAnsi="Calibri"/>
          <w:kern w:val="0"/>
          <w:szCs w:val="22"/>
        </w:rPr>
      </w:pPr>
      <w:r w:rsidRPr="001765A6">
        <w:t>List of Figures</w:t>
      </w:r>
      <w:r w:rsidRPr="001765A6">
        <w:tab/>
      </w:r>
      <w:r w:rsidRPr="001765A6">
        <w:fldChar w:fldCharType="begin"/>
      </w:r>
      <w:r w:rsidRPr="001765A6">
        <w:instrText xml:space="preserve"> PAGEREF _Toc299977277 \h </w:instrText>
      </w:r>
      <w:r w:rsidRPr="001765A6">
        <w:fldChar w:fldCharType="separate"/>
      </w:r>
      <w:r w:rsidRPr="001765A6">
        <w:t>v</w:t>
      </w:r>
      <w:r w:rsidRPr="001765A6">
        <w:fldChar w:fldCharType="end"/>
      </w:r>
    </w:p>
    <w:p w14:paraId="6ACF2DD6" w14:textId="77777777" w:rsidR="00875FD8" w:rsidRDefault="00946A62">
      <w:pPr>
        <w:pStyle w:val="TOC1"/>
        <w:rPr>
          <w:rFonts w:ascii="Calibri" w:hAnsi="Calibri"/>
          <w:kern w:val="0"/>
          <w:szCs w:val="22"/>
        </w:rPr>
      </w:pPr>
      <w:r w:rsidRPr="001765A6">
        <w:t>1</w:t>
      </w:r>
      <w:r>
        <w:rPr>
          <w:rFonts w:ascii="Calibri" w:hAnsi="Calibri"/>
          <w:kern w:val="0"/>
          <w:szCs w:val="22"/>
        </w:rPr>
        <w:tab/>
      </w:r>
      <w:r w:rsidRPr="001765A6">
        <w:t>Introduction</w:t>
      </w:r>
      <w:r w:rsidRPr="001765A6">
        <w:tab/>
      </w:r>
      <w:r w:rsidRPr="001765A6">
        <w:fldChar w:fldCharType="begin"/>
      </w:r>
      <w:r w:rsidRPr="001765A6">
        <w:instrText xml:space="preserve"> PAGEREF _Toc299977278 \h </w:instrText>
      </w:r>
      <w:r w:rsidRPr="001765A6">
        <w:fldChar w:fldCharType="separate"/>
      </w:r>
      <w:r w:rsidRPr="001765A6">
        <w:t>1</w:t>
      </w:r>
      <w:r w:rsidRPr="001765A6">
        <w:fldChar w:fldCharType="end"/>
      </w:r>
    </w:p>
    <w:p w14:paraId="291E5884" w14:textId="77777777" w:rsidR="00875FD8" w:rsidRDefault="00946A62">
      <w:pPr>
        <w:pStyle w:val="TOC2"/>
        <w:rPr>
          <w:rFonts w:ascii="Calibri" w:hAnsi="Calibri"/>
          <w:kern w:val="0"/>
          <w:szCs w:val="22"/>
        </w:rPr>
      </w:pPr>
      <w:r w:rsidRPr="007055FA">
        <w:t>1.1</w:t>
      </w:r>
      <w:r>
        <w:rPr>
          <w:rFonts w:ascii="Calibri" w:hAnsi="Calibri"/>
          <w:kern w:val="0"/>
          <w:szCs w:val="22"/>
        </w:rPr>
        <w:tab/>
      </w:r>
      <w:r w:rsidRPr="001765A6">
        <w:t>Background and Context</w:t>
      </w:r>
      <w:r w:rsidRPr="001765A6">
        <w:tab/>
      </w:r>
      <w:r w:rsidRPr="001765A6">
        <w:fldChar w:fldCharType="begin"/>
      </w:r>
      <w:r w:rsidRPr="001765A6">
        <w:instrText xml:space="preserve"> PAGEREF _Toc299977279 \h </w:instrText>
      </w:r>
      <w:r w:rsidRPr="001765A6">
        <w:fldChar w:fldCharType="separate"/>
      </w:r>
      <w:r w:rsidRPr="001765A6">
        <w:t>1</w:t>
      </w:r>
      <w:r w:rsidRPr="001765A6">
        <w:fldChar w:fldCharType="end"/>
      </w:r>
    </w:p>
    <w:p w14:paraId="0C36777A" w14:textId="77777777" w:rsidR="00875FD8" w:rsidRDefault="00946A62">
      <w:pPr>
        <w:pStyle w:val="TOC2"/>
        <w:rPr>
          <w:rFonts w:ascii="Calibri" w:hAnsi="Calibri"/>
          <w:kern w:val="0"/>
          <w:szCs w:val="22"/>
        </w:rPr>
      </w:pPr>
      <w:r w:rsidRPr="007055FA">
        <w:t>1.2</w:t>
      </w:r>
      <w:r>
        <w:rPr>
          <w:rFonts w:ascii="Calibri" w:hAnsi="Calibri"/>
          <w:kern w:val="0"/>
          <w:szCs w:val="22"/>
        </w:rPr>
        <w:tab/>
      </w:r>
      <w:r w:rsidRPr="001765A6">
        <w:t>Scope and Objectives</w:t>
      </w:r>
      <w:r w:rsidRPr="001765A6">
        <w:tab/>
      </w:r>
      <w:r w:rsidRPr="001765A6">
        <w:fldChar w:fldCharType="begin"/>
      </w:r>
      <w:r w:rsidRPr="001765A6">
        <w:instrText xml:space="preserve"> PAGEREF _Toc299977280 \h </w:instrText>
      </w:r>
      <w:r w:rsidRPr="001765A6">
        <w:fldChar w:fldCharType="separate"/>
      </w:r>
      <w:r w:rsidRPr="001765A6">
        <w:t>1</w:t>
      </w:r>
      <w:r w:rsidRPr="001765A6">
        <w:fldChar w:fldCharType="end"/>
      </w:r>
    </w:p>
    <w:p w14:paraId="20924DA7" w14:textId="77777777" w:rsidR="00875FD8" w:rsidRDefault="00946A62">
      <w:pPr>
        <w:pStyle w:val="TOC2"/>
        <w:rPr>
          <w:rFonts w:ascii="Calibri" w:hAnsi="Calibri"/>
          <w:kern w:val="0"/>
          <w:szCs w:val="22"/>
        </w:rPr>
      </w:pPr>
      <w:r w:rsidRPr="007055FA">
        <w:t>1.3</w:t>
      </w:r>
      <w:r>
        <w:rPr>
          <w:rFonts w:ascii="Calibri" w:hAnsi="Calibri"/>
          <w:kern w:val="0"/>
          <w:szCs w:val="22"/>
        </w:rPr>
        <w:tab/>
      </w:r>
      <w:r w:rsidRPr="001765A6">
        <w:t>Achievements</w:t>
      </w:r>
      <w:r w:rsidRPr="001765A6">
        <w:tab/>
      </w:r>
      <w:r w:rsidRPr="001765A6">
        <w:fldChar w:fldCharType="begin"/>
      </w:r>
      <w:r w:rsidRPr="001765A6">
        <w:instrText xml:space="preserve"> PAGEREF _Toc299977281 \h </w:instrText>
      </w:r>
      <w:r w:rsidRPr="001765A6">
        <w:fldChar w:fldCharType="separate"/>
      </w:r>
      <w:r w:rsidRPr="001765A6">
        <w:t>1</w:t>
      </w:r>
      <w:r w:rsidRPr="001765A6">
        <w:fldChar w:fldCharType="end"/>
      </w:r>
    </w:p>
    <w:p w14:paraId="27B9BA57" w14:textId="77777777" w:rsidR="00875FD8" w:rsidRDefault="00946A62">
      <w:pPr>
        <w:pStyle w:val="TOC2"/>
        <w:rPr>
          <w:rFonts w:ascii="Calibri" w:hAnsi="Calibri"/>
          <w:kern w:val="0"/>
          <w:szCs w:val="22"/>
        </w:rPr>
      </w:pPr>
      <w:r w:rsidRPr="007055FA">
        <w:t>1.4</w:t>
      </w:r>
      <w:r>
        <w:rPr>
          <w:rFonts w:ascii="Calibri" w:hAnsi="Calibri"/>
          <w:kern w:val="0"/>
          <w:szCs w:val="22"/>
        </w:rPr>
        <w:tab/>
      </w:r>
      <w:r w:rsidRPr="001765A6">
        <w:t>Overview of Dissertation</w:t>
      </w:r>
      <w:r w:rsidRPr="001765A6">
        <w:tab/>
      </w:r>
      <w:r w:rsidRPr="001765A6">
        <w:fldChar w:fldCharType="begin"/>
      </w:r>
      <w:r w:rsidRPr="001765A6">
        <w:instrText xml:space="preserve"> PAGEREF _Toc299977282 \h </w:instrText>
      </w:r>
      <w:r w:rsidRPr="001765A6">
        <w:fldChar w:fldCharType="separate"/>
      </w:r>
      <w:r w:rsidRPr="001765A6">
        <w:t>1</w:t>
      </w:r>
      <w:r w:rsidRPr="001765A6">
        <w:fldChar w:fldCharType="end"/>
      </w:r>
    </w:p>
    <w:p w14:paraId="1B2E57B3" w14:textId="77777777" w:rsidR="00875FD8" w:rsidRDefault="00946A62">
      <w:pPr>
        <w:pStyle w:val="TOC1"/>
        <w:rPr>
          <w:rFonts w:ascii="Calibri" w:hAnsi="Calibri"/>
          <w:kern w:val="0"/>
          <w:szCs w:val="22"/>
        </w:rPr>
      </w:pPr>
      <w:r w:rsidRPr="001765A6">
        <w:t>2</w:t>
      </w:r>
      <w:r>
        <w:rPr>
          <w:rFonts w:ascii="Calibri" w:hAnsi="Calibri"/>
          <w:kern w:val="0"/>
          <w:szCs w:val="22"/>
        </w:rPr>
        <w:tab/>
      </w:r>
      <w:r w:rsidRPr="001765A6">
        <w:t>State-of-The-Art</w:t>
      </w:r>
      <w:r w:rsidRPr="001765A6">
        <w:tab/>
      </w:r>
      <w:r w:rsidRPr="001765A6">
        <w:fldChar w:fldCharType="begin"/>
      </w:r>
      <w:r w:rsidRPr="001765A6">
        <w:instrText xml:space="preserve"> PAGEREF _Toc299977283 \h </w:instrText>
      </w:r>
      <w:r w:rsidRPr="001765A6">
        <w:fldChar w:fldCharType="separate"/>
      </w:r>
      <w:r w:rsidRPr="001765A6">
        <w:t>2</w:t>
      </w:r>
      <w:r w:rsidRPr="001765A6">
        <w:fldChar w:fldCharType="end"/>
      </w:r>
    </w:p>
    <w:p w14:paraId="5BE73B6D" w14:textId="77777777" w:rsidR="00875FD8" w:rsidRDefault="00946A62">
      <w:pPr>
        <w:pStyle w:val="TOC1"/>
        <w:rPr>
          <w:rFonts w:ascii="Calibri" w:hAnsi="Calibri"/>
          <w:kern w:val="0"/>
          <w:szCs w:val="22"/>
        </w:rPr>
      </w:pPr>
      <w:r w:rsidRPr="001765A6">
        <w:rPr>
          <w:snapToGrid w:val="0"/>
        </w:rPr>
        <w:t>3</w:t>
      </w:r>
      <w:r>
        <w:rPr>
          <w:rFonts w:ascii="Calibri" w:hAnsi="Calibri"/>
          <w:kern w:val="0"/>
          <w:szCs w:val="22"/>
        </w:rPr>
        <w:tab/>
      </w:r>
      <w:r w:rsidRPr="001765A6">
        <w:rPr>
          <w:snapToGrid w:val="0"/>
        </w:rPr>
        <w:t>Technical Chapters (change this to something appropriate)</w:t>
      </w:r>
      <w:r w:rsidRPr="001765A6">
        <w:tab/>
      </w:r>
      <w:r w:rsidRPr="001765A6">
        <w:fldChar w:fldCharType="begin"/>
      </w:r>
      <w:r w:rsidRPr="001765A6">
        <w:instrText xml:space="preserve"> PAGEREF _Toc299977284 \h </w:instrText>
      </w:r>
      <w:r w:rsidRPr="001765A6">
        <w:fldChar w:fldCharType="separate"/>
      </w:r>
      <w:r w:rsidRPr="001765A6">
        <w:t>3</w:t>
      </w:r>
      <w:r w:rsidRPr="001765A6">
        <w:fldChar w:fldCharType="end"/>
      </w:r>
    </w:p>
    <w:p w14:paraId="50DFB6CA" w14:textId="77777777" w:rsidR="00875FD8" w:rsidRDefault="00946A62">
      <w:pPr>
        <w:pStyle w:val="TOC2"/>
        <w:rPr>
          <w:rFonts w:ascii="Calibri" w:hAnsi="Calibri"/>
          <w:kern w:val="0"/>
          <w:szCs w:val="22"/>
        </w:rPr>
      </w:pPr>
      <w:r w:rsidRPr="007055FA">
        <w:t>3.1</w:t>
      </w:r>
      <w:r>
        <w:rPr>
          <w:rFonts w:ascii="Calibri" w:hAnsi="Calibri"/>
          <w:kern w:val="0"/>
          <w:szCs w:val="22"/>
        </w:rPr>
        <w:tab/>
      </w:r>
      <w:r w:rsidRPr="001765A6">
        <w:t>First Section</w:t>
      </w:r>
      <w:r w:rsidRPr="001765A6">
        <w:tab/>
      </w:r>
      <w:r w:rsidRPr="001765A6">
        <w:fldChar w:fldCharType="begin"/>
      </w:r>
      <w:r w:rsidRPr="001765A6">
        <w:instrText xml:space="preserve"> PAGEREF _Toc299977285 \h </w:instrText>
      </w:r>
      <w:r w:rsidRPr="001765A6">
        <w:fldChar w:fldCharType="separate"/>
      </w:r>
      <w:r w:rsidRPr="001765A6">
        <w:t>3</w:t>
      </w:r>
      <w:r w:rsidRPr="001765A6">
        <w:fldChar w:fldCharType="end"/>
      </w:r>
    </w:p>
    <w:p w14:paraId="31743654" w14:textId="77777777" w:rsidR="00875FD8" w:rsidRDefault="00946A62">
      <w:pPr>
        <w:pStyle w:val="TOC3"/>
        <w:rPr>
          <w:rFonts w:ascii="Calibri" w:hAnsi="Calibri"/>
          <w:kern w:val="0"/>
          <w:szCs w:val="22"/>
        </w:rPr>
      </w:pPr>
      <w:r w:rsidRPr="007055FA">
        <w:t>3.1.1</w:t>
      </w:r>
      <w:r>
        <w:rPr>
          <w:rFonts w:ascii="Calibri" w:hAnsi="Calibri"/>
          <w:kern w:val="0"/>
          <w:szCs w:val="22"/>
        </w:rPr>
        <w:tab/>
      </w:r>
      <w:r w:rsidRPr="001765A6">
        <w:t>First Subsection</w:t>
      </w:r>
      <w:r w:rsidRPr="001765A6">
        <w:tab/>
      </w:r>
      <w:r w:rsidRPr="001765A6">
        <w:fldChar w:fldCharType="begin"/>
      </w:r>
      <w:r w:rsidRPr="001765A6">
        <w:instrText xml:space="preserve"> PAGEREF _Toc299977286 \h </w:instrText>
      </w:r>
      <w:r w:rsidRPr="001765A6">
        <w:fldChar w:fldCharType="separate"/>
      </w:r>
      <w:r w:rsidRPr="001765A6">
        <w:t>3</w:t>
      </w:r>
      <w:r w:rsidRPr="001765A6">
        <w:fldChar w:fldCharType="end"/>
      </w:r>
    </w:p>
    <w:p w14:paraId="52551147" w14:textId="77777777" w:rsidR="00875FD8" w:rsidRDefault="00946A62">
      <w:pPr>
        <w:pStyle w:val="TOC4"/>
        <w:rPr>
          <w:rFonts w:ascii="Calibri" w:hAnsi="Calibri"/>
          <w:kern w:val="0"/>
          <w:szCs w:val="22"/>
        </w:rPr>
      </w:pPr>
      <w:r w:rsidRPr="001765A6">
        <w:t>3.1.1.1</w:t>
      </w:r>
      <w:r>
        <w:rPr>
          <w:rFonts w:ascii="Calibri" w:hAnsi="Calibri"/>
          <w:kern w:val="0"/>
          <w:szCs w:val="22"/>
        </w:rPr>
        <w:tab/>
      </w:r>
      <w:r w:rsidRPr="001765A6">
        <w:t>First Subsubsection</w:t>
      </w:r>
      <w:r w:rsidRPr="001765A6">
        <w:tab/>
      </w:r>
      <w:r w:rsidRPr="001765A6">
        <w:fldChar w:fldCharType="begin"/>
      </w:r>
      <w:r w:rsidRPr="001765A6">
        <w:instrText xml:space="preserve"> PAGEREF _Toc299977287 \h </w:instrText>
      </w:r>
      <w:r w:rsidRPr="001765A6">
        <w:fldChar w:fldCharType="separate"/>
      </w:r>
      <w:r w:rsidRPr="001765A6">
        <w:t>3</w:t>
      </w:r>
      <w:r w:rsidRPr="001765A6">
        <w:fldChar w:fldCharType="end"/>
      </w:r>
    </w:p>
    <w:p w14:paraId="2484A5B0" w14:textId="77777777" w:rsidR="00875FD8" w:rsidRDefault="00946A62">
      <w:pPr>
        <w:pStyle w:val="TOC3"/>
        <w:rPr>
          <w:rFonts w:ascii="Calibri" w:hAnsi="Calibri"/>
          <w:kern w:val="0"/>
          <w:szCs w:val="22"/>
        </w:rPr>
      </w:pPr>
      <w:r w:rsidRPr="007055FA">
        <w:t>3.1.2</w:t>
      </w:r>
      <w:r>
        <w:rPr>
          <w:rFonts w:ascii="Calibri" w:hAnsi="Calibri"/>
          <w:kern w:val="0"/>
          <w:szCs w:val="22"/>
        </w:rPr>
        <w:tab/>
      </w:r>
      <w:r w:rsidRPr="001765A6">
        <w:t>Second Subsection</w:t>
      </w:r>
      <w:r w:rsidRPr="001765A6">
        <w:tab/>
      </w:r>
      <w:r w:rsidRPr="001765A6">
        <w:fldChar w:fldCharType="begin"/>
      </w:r>
      <w:r w:rsidRPr="001765A6">
        <w:instrText xml:space="preserve"> PAGEREF _Toc299977288 \h </w:instrText>
      </w:r>
      <w:r w:rsidRPr="001765A6">
        <w:fldChar w:fldCharType="separate"/>
      </w:r>
      <w:r w:rsidRPr="001765A6">
        <w:t>3</w:t>
      </w:r>
      <w:r w:rsidRPr="001765A6">
        <w:fldChar w:fldCharType="end"/>
      </w:r>
    </w:p>
    <w:p w14:paraId="0FD52310" w14:textId="77777777" w:rsidR="00875FD8" w:rsidRDefault="00946A62">
      <w:pPr>
        <w:pStyle w:val="TOC2"/>
        <w:rPr>
          <w:rFonts w:ascii="Calibri" w:hAnsi="Calibri"/>
          <w:kern w:val="0"/>
          <w:szCs w:val="22"/>
        </w:rPr>
      </w:pPr>
      <w:r w:rsidRPr="007055FA">
        <w:t>3.2</w:t>
      </w:r>
      <w:r>
        <w:rPr>
          <w:rFonts w:ascii="Calibri" w:hAnsi="Calibri"/>
          <w:kern w:val="0"/>
          <w:szCs w:val="22"/>
        </w:rPr>
        <w:tab/>
      </w:r>
      <w:r w:rsidRPr="001765A6">
        <w:t>Second Section</w:t>
      </w:r>
      <w:r w:rsidRPr="001765A6">
        <w:tab/>
      </w:r>
      <w:r w:rsidRPr="001765A6">
        <w:fldChar w:fldCharType="begin"/>
      </w:r>
      <w:r w:rsidRPr="001765A6">
        <w:instrText xml:space="preserve"> PAGEREF _Toc299977289 \h </w:instrText>
      </w:r>
      <w:r w:rsidRPr="001765A6">
        <w:fldChar w:fldCharType="separate"/>
      </w:r>
      <w:r w:rsidRPr="001765A6">
        <w:t>3</w:t>
      </w:r>
      <w:r w:rsidRPr="001765A6">
        <w:fldChar w:fldCharType="end"/>
      </w:r>
    </w:p>
    <w:p w14:paraId="7EAED348" w14:textId="77777777" w:rsidR="00875FD8" w:rsidRDefault="00946A62">
      <w:pPr>
        <w:pStyle w:val="TOC1"/>
        <w:rPr>
          <w:rFonts w:ascii="Calibri" w:hAnsi="Calibri"/>
          <w:kern w:val="0"/>
          <w:szCs w:val="22"/>
        </w:rPr>
      </w:pPr>
      <w:r w:rsidRPr="001765A6">
        <w:t>4</w:t>
      </w:r>
      <w:r>
        <w:rPr>
          <w:rFonts w:ascii="Calibri" w:hAnsi="Calibri"/>
          <w:kern w:val="0"/>
          <w:szCs w:val="22"/>
        </w:rPr>
        <w:tab/>
      </w:r>
      <w:r w:rsidRPr="001765A6">
        <w:t>Conclusion</w:t>
      </w:r>
      <w:r w:rsidRPr="001765A6">
        <w:tab/>
      </w:r>
      <w:r w:rsidRPr="001765A6">
        <w:fldChar w:fldCharType="begin"/>
      </w:r>
      <w:r w:rsidRPr="001765A6">
        <w:instrText xml:space="preserve"> PAGEREF _Toc299977290 \h </w:instrText>
      </w:r>
      <w:r w:rsidRPr="001765A6">
        <w:fldChar w:fldCharType="separate"/>
      </w:r>
      <w:r w:rsidRPr="001765A6">
        <w:t>5</w:t>
      </w:r>
      <w:r w:rsidRPr="001765A6">
        <w:fldChar w:fldCharType="end"/>
      </w:r>
    </w:p>
    <w:p w14:paraId="13EC7362" w14:textId="77777777" w:rsidR="00875FD8" w:rsidRDefault="00946A62">
      <w:pPr>
        <w:pStyle w:val="TOC2"/>
        <w:rPr>
          <w:rFonts w:ascii="Calibri" w:hAnsi="Calibri"/>
          <w:kern w:val="0"/>
          <w:szCs w:val="22"/>
        </w:rPr>
      </w:pPr>
      <w:r w:rsidRPr="007055FA">
        <w:t>4.1</w:t>
      </w:r>
      <w:r>
        <w:rPr>
          <w:rFonts w:ascii="Calibri" w:hAnsi="Calibri"/>
          <w:kern w:val="0"/>
          <w:szCs w:val="22"/>
        </w:rPr>
        <w:tab/>
      </w:r>
      <w:r w:rsidRPr="001765A6">
        <w:t>Summary</w:t>
      </w:r>
      <w:r w:rsidRPr="001765A6">
        <w:tab/>
      </w:r>
      <w:r w:rsidRPr="001765A6">
        <w:fldChar w:fldCharType="begin"/>
      </w:r>
      <w:r w:rsidRPr="001765A6">
        <w:instrText xml:space="preserve"> PAGEREF _Toc299977291 \h </w:instrText>
      </w:r>
      <w:r w:rsidRPr="001765A6">
        <w:fldChar w:fldCharType="separate"/>
      </w:r>
      <w:r w:rsidRPr="001765A6">
        <w:t>5</w:t>
      </w:r>
      <w:r w:rsidRPr="001765A6">
        <w:fldChar w:fldCharType="end"/>
      </w:r>
    </w:p>
    <w:p w14:paraId="711344C0" w14:textId="77777777" w:rsidR="00875FD8" w:rsidRDefault="00946A62">
      <w:pPr>
        <w:pStyle w:val="TOC2"/>
        <w:rPr>
          <w:rFonts w:ascii="Calibri" w:hAnsi="Calibri"/>
          <w:kern w:val="0"/>
          <w:szCs w:val="22"/>
        </w:rPr>
      </w:pPr>
      <w:r w:rsidRPr="007055FA">
        <w:t>4.2</w:t>
      </w:r>
      <w:r>
        <w:rPr>
          <w:rFonts w:ascii="Calibri" w:hAnsi="Calibri"/>
          <w:kern w:val="0"/>
          <w:szCs w:val="22"/>
        </w:rPr>
        <w:tab/>
      </w:r>
      <w:r w:rsidRPr="001765A6">
        <w:t>Evaluation</w:t>
      </w:r>
      <w:r w:rsidRPr="001765A6">
        <w:tab/>
      </w:r>
      <w:r w:rsidRPr="001765A6">
        <w:fldChar w:fldCharType="begin"/>
      </w:r>
      <w:r w:rsidRPr="001765A6">
        <w:instrText xml:space="preserve"> PAGEREF _Toc299977292 \h </w:instrText>
      </w:r>
      <w:r w:rsidRPr="001765A6">
        <w:fldChar w:fldCharType="separate"/>
      </w:r>
      <w:r w:rsidRPr="001765A6">
        <w:t>5</w:t>
      </w:r>
      <w:r w:rsidRPr="001765A6">
        <w:fldChar w:fldCharType="end"/>
      </w:r>
    </w:p>
    <w:p w14:paraId="0B4164E7" w14:textId="77777777" w:rsidR="00875FD8" w:rsidRDefault="00946A62">
      <w:pPr>
        <w:pStyle w:val="TOC2"/>
        <w:rPr>
          <w:rFonts w:ascii="Calibri" w:hAnsi="Calibri"/>
          <w:kern w:val="0"/>
          <w:szCs w:val="22"/>
        </w:rPr>
      </w:pPr>
      <w:r w:rsidRPr="007055FA">
        <w:t>4.3</w:t>
      </w:r>
      <w:r>
        <w:rPr>
          <w:rFonts w:ascii="Calibri" w:hAnsi="Calibri"/>
          <w:kern w:val="0"/>
          <w:szCs w:val="22"/>
        </w:rPr>
        <w:tab/>
      </w:r>
      <w:r w:rsidRPr="001765A6">
        <w:t>Future Work</w:t>
      </w:r>
      <w:r w:rsidRPr="001765A6">
        <w:tab/>
      </w:r>
      <w:r w:rsidRPr="001765A6">
        <w:fldChar w:fldCharType="begin"/>
      </w:r>
      <w:r w:rsidRPr="001765A6">
        <w:instrText xml:space="preserve"> PAGEREF _Toc299977293 \h </w:instrText>
      </w:r>
      <w:r w:rsidRPr="001765A6">
        <w:fldChar w:fldCharType="separate"/>
      </w:r>
      <w:r w:rsidRPr="001765A6">
        <w:t>5</w:t>
      </w:r>
      <w:r w:rsidRPr="001765A6">
        <w:fldChar w:fldCharType="end"/>
      </w:r>
    </w:p>
    <w:p w14:paraId="66C89BCD" w14:textId="77777777" w:rsidR="00875FD8" w:rsidRDefault="00946A62">
      <w:pPr>
        <w:pStyle w:val="TOC1"/>
        <w:rPr>
          <w:rFonts w:ascii="Calibri" w:hAnsi="Calibri"/>
          <w:kern w:val="0"/>
          <w:szCs w:val="22"/>
        </w:rPr>
      </w:pPr>
      <w:r w:rsidRPr="001765A6">
        <w:t>References</w:t>
      </w:r>
      <w:r w:rsidRPr="001765A6">
        <w:tab/>
      </w:r>
      <w:r w:rsidRPr="001765A6">
        <w:fldChar w:fldCharType="begin"/>
      </w:r>
      <w:r w:rsidRPr="001765A6">
        <w:instrText xml:space="preserve"> PAGEREF _Toc299977294 \h </w:instrText>
      </w:r>
      <w:r w:rsidRPr="001765A6">
        <w:fldChar w:fldCharType="separate"/>
      </w:r>
      <w:r w:rsidRPr="001765A6">
        <w:t>6</w:t>
      </w:r>
      <w:r w:rsidRPr="001765A6">
        <w:fldChar w:fldCharType="end"/>
      </w:r>
    </w:p>
    <w:p w14:paraId="390DF5EB" w14:textId="77777777" w:rsidR="00875FD8" w:rsidRDefault="00946A62">
      <w:pPr>
        <w:pStyle w:val="TOC1"/>
        <w:rPr>
          <w:rFonts w:ascii="Calibri" w:hAnsi="Calibri"/>
          <w:kern w:val="0"/>
          <w:szCs w:val="22"/>
        </w:rPr>
      </w:pPr>
      <w:r w:rsidRPr="001765A6">
        <w:t>Appendix 1</w:t>
      </w:r>
      <w:r w:rsidRPr="001765A6">
        <w:tab/>
      </w:r>
      <w:r w:rsidRPr="001765A6">
        <w:fldChar w:fldCharType="begin"/>
      </w:r>
      <w:r w:rsidRPr="001765A6">
        <w:instrText xml:space="preserve"> PAGEREF _Toc299977295 \h </w:instrText>
      </w:r>
      <w:r w:rsidRPr="001765A6">
        <w:fldChar w:fldCharType="separate"/>
      </w:r>
      <w:r w:rsidRPr="001765A6">
        <w:t>7</w:t>
      </w:r>
      <w:r w:rsidRPr="001765A6">
        <w:fldChar w:fldCharType="end"/>
      </w:r>
    </w:p>
    <w:p w14:paraId="67A0082B" w14:textId="77777777" w:rsidR="00875FD8" w:rsidRDefault="00946A62">
      <w:pPr>
        <w:pStyle w:val="TOC1"/>
        <w:rPr>
          <w:rFonts w:ascii="Calibri" w:hAnsi="Calibri"/>
          <w:kern w:val="0"/>
          <w:szCs w:val="22"/>
        </w:rPr>
      </w:pPr>
      <w:r w:rsidRPr="001765A6">
        <w:t>Appendix 2 – User guide</w:t>
      </w:r>
      <w:r w:rsidRPr="001765A6">
        <w:tab/>
      </w:r>
      <w:r w:rsidRPr="001765A6">
        <w:fldChar w:fldCharType="begin"/>
      </w:r>
      <w:r w:rsidRPr="001765A6">
        <w:instrText xml:space="preserve"> PAGEREF _Toc299977296 \h </w:instrText>
      </w:r>
      <w:r w:rsidRPr="001765A6">
        <w:fldChar w:fldCharType="separate"/>
      </w:r>
      <w:r w:rsidRPr="001765A6">
        <w:t>8</w:t>
      </w:r>
      <w:r w:rsidRPr="001765A6">
        <w:fldChar w:fldCharType="end"/>
      </w:r>
    </w:p>
    <w:p w14:paraId="0166449F" w14:textId="77777777" w:rsidR="00875FD8" w:rsidRDefault="00946A62">
      <w:pPr>
        <w:pStyle w:val="TOC1"/>
        <w:rPr>
          <w:rFonts w:ascii="Calibri" w:hAnsi="Calibri"/>
          <w:kern w:val="0"/>
          <w:szCs w:val="22"/>
        </w:rPr>
      </w:pPr>
      <w:r w:rsidRPr="001765A6">
        <w:t>Appendix 3 – Installation guide</w:t>
      </w:r>
      <w:r w:rsidRPr="001765A6">
        <w:tab/>
      </w:r>
      <w:r w:rsidRPr="001765A6">
        <w:fldChar w:fldCharType="begin"/>
      </w:r>
      <w:r w:rsidRPr="001765A6">
        <w:instrText xml:space="preserve"> PAGEREF _Toc299977297 \h </w:instrText>
      </w:r>
      <w:r w:rsidRPr="001765A6">
        <w:fldChar w:fldCharType="separate"/>
      </w:r>
      <w:r w:rsidRPr="001765A6">
        <w:t>9</w:t>
      </w:r>
      <w:r w:rsidRPr="001765A6">
        <w:fldChar w:fldCharType="end"/>
      </w:r>
    </w:p>
    <w:p w14:paraId="4B6349EC" w14:textId="77777777" w:rsidR="00CB76FF" w:rsidRPr="001765A6" w:rsidRDefault="00946A62">
      <w:r w:rsidRPr="001765A6">
        <w:fldChar w:fldCharType="end"/>
      </w:r>
    </w:p>
    <w:p w14:paraId="3B17CB7C" w14:textId="77777777" w:rsidR="00CB76FF" w:rsidRPr="00554B20" w:rsidRDefault="00946A62">
      <w:pPr>
        <w:pStyle w:val="Unnumbered1"/>
        <w:rPr>
          <w:color w:val="0070C0"/>
        </w:rPr>
      </w:pPr>
      <w:bookmarkStart w:id="11" w:name="_Toc536543205"/>
      <w:bookmarkStart w:id="12" w:name="_Toc536543434"/>
      <w:bookmarkStart w:id="13" w:name="_Toc15893760"/>
      <w:bookmarkStart w:id="14" w:name="_Toc299977277"/>
      <w:r w:rsidRPr="00554B20">
        <w:rPr>
          <w:color w:val="0070C0"/>
        </w:rPr>
        <w:lastRenderedPageBreak/>
        <w:t>List of Figures</w:t>
      </w:r>
      <w:bookmarkEnd w:id="11"/>
      <w:bookmarkEnd w:id="12"/>
      <w:bookmarkEnd w:id="13"/>
      <w:bookmarkEnd w:id="14"/>
    </w:p>
    <w:p w14:paraId="3A0DA77C" w14:textId="4D4DE8E2" w:rsidR="00554B20" w:rsidRPr="00554B20" w:rsidRDefault="00E11A5C">
      <w:pPr>
        <w:pStyle w:val="TableofFigures"/>
        <w:tabs>
          <w:tab w:val="right" w:leader="dot" w:pos="8212"/>
        </w:tabs>
        <w:rPr>
          <w:rFonts w:asciiTheme="minorHAnsi" w:eastAsiaTheme="minorEastAsia" w:hAnsiTheme="minorHAnsi" w:cstheme="minorBidi"/>
          <w:noProof/>
          <w:color w:val="0070C0"/>
          <w:kern w:val="0"/>
          <w:sz w:val="24"/>
          <w:szCs w:val="24"/>
          <w:lang w:eastAsia="en-US"/>
        </w:rPr>
      </w:pPr>
      <w:r w:rsidRPr="00554B20">
        <w:rPr>
          <w:color w:val="0070C0"/>
          <w:rPrChange w:id="15" w:author="Anna Rasburn" w:date="2019-01-10T16:20:00Z">
            <w:rPr/>
          </w:rPrChange>
        </w:rPr>
        <w:fldChar w:fldCharType="begin"/>
      </w:r>
      <w:r w:rsidRPr="00554B20">
        <w:rPr>
          <w:color w:val="0070C0"/>
          <w:rPrChange w:id="16" w:author="Anna Rasburn" w:date="2019-01-10T16:20:00Z">
            <w:rPr/>
          </w:rPrChange>
        </w:rPr>
        <w:instrText xml:space="preserve"> TOC \h \z \c "Figure" </w:instrText>
      </w:r>
      <w:r w:rsidRPr="00554B20">
        <w:rPr>
          <w:color w:val="0070C0"/>
          <w:rPrChange w:id="17" w:author="Anna Rasburn" w:date="2019-01-10T16:20:00Z">
            <w:rPr/>
          </w:rPrChange>
        </w:rPr>
        <w:fldChar w:fldCharType="separate"/>
      </w:r>
      <w:hyperlink w:anchor="_Toc535058232" w:history="1">
        <w:r w:rsidR="00554B20" w:rsidRPr="00554B20">
          <w:rPr>
            <w:rStyle w:val="Hyperlink"/>
            <w:b/>
            <w:noProof/>
            <w:color w:val="0070C0"/>
          </w:rPr>
          <w:t>Figure 1</w:t>
        </w:r>
        <w:r w:rsidR="00554B20" w:rsidRPr="00554B20">
          <w:rPr>
            <w:rStyle w:val="Hyperlink"/>
            <w:noProof/>
            <w:color w:val="0070C0"/>
          </w:rPr>
          <w:t xml:space="preserve"> Flow Diagram of a Genetic Algorithm</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_Toc535058232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2</w:t>
        </w:r>
        <w:r w:rsidR="00554B20" w:rsidRPr="00554B20">
          <w:rPr>
            <w:noProof/>
            <w:webHidden/>
            <w:color w:val="0070C0"/>
          </w:rPr>
          <w:fldChar w:fldCharType="end"/>
        </w:r>
      </w:hyperlink>
    </w:p>
    <w:p w14:paraId="38DF00C9" w14:textId="7D985AD7" w:rsidR="00554B20" w:rsidRPr="00554B20" w:rsidRDefault="00554B20">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3" w:history="1">
        <w:r w:rsidRPr="00554B20">
          <w:rPr>
            <w:rStyle w:val="Hyperlink"/>
            <w:b/>
            <w:noProof/>
            <w:color w:val="0070C0"/>
          </w:rPr>
          <w:t>Figure 2</w:t>
        </w:r>
        <w:r w:rsidRPr="00554B20">
          <w:rPr>
            <w:rStyle w:val="Hyperlink"/>
            <w:noProof/>
            <w:color w:val="0070C0"/>
          </w:rPr>
          <w:t xml:space="preserve"> Diagram of changing code lifecycle with Genetic Improvement</w:t>
        </w:r>
        <w:r w:rsidRPr="00554B20">
          <w:rPr>
            <w:noProof/>
            <w:webHidden/>
            <w:color w:val="0070C0"/>
          </w:rPr>
          <w:tab/>
        </w:r>
        <w:r w:rsidRPr="00554B20">
          <w:rPr>
            <w:noProof/>
            <w:webHidden/>
            <w:color w:val="0070C0"/>
          </w:rPr>
          <w:fldChar w:fldCharType="begin"/>
        </w:r>
        <w:r w:rsidRPr="00554B20">
          <w:rPr>
            <w:noProof/>
            <w:webHidden/>
            <w:color w:val="0070C0"/>
          </w:rPr>
          <w:instrText xml:space="preserve"> PAGEREF _Toc535058233 \h </w:instrText>
        </w:r>
        <w:r w:rsidRPr="00554B20">
          <w:rPr>
            <w:noProof/>
            <w:webHidden/>
            <w:color w:val="0070C0"/>
          </w:rPr>
        </w:r>
        <w:r w:rsidRPr="00554B20">
          <w:rPr>
            <w:noProof/>
            <w:webHidden/>
            <w:color w:val="0070C0"/>
          </w:rPr>
          <w:fldChar w:fldCharType="separate"/>
        </w:r>
        <w:r w:rsidRPr="00554B20">
          <w:rPr>
            <w:noProof/>
            <w:webHidden/>
            <w:color w:val="0070C0"/>
          </w:rPr>
          <w:t>7</w:t>
        </w:r>
        <w:r w:rsidRPr="00554B20">
          <w:rPr>
            <w:noProof/>
            <w:webHidden/>
            <w:color w:val="0070C0"/>
          </w:rPr>
          <w:fldChar w:fldCharType="end"/>
        </w:r>
      </w:hyperlink>
    </w:p>
    <w:p w14:paraId="5E2DF676" w14:textId="467CA889" w:rsidR="00554B20" w:rsidRPr="00554B20" w:rsidRDefault="00554B20">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4" w:history="1">
        <w:r w:rsidRPr="00554B20">
          <w:rPr>
            <w:rStyle w:val="Hyperlink"/>
            <w:b/>
            <w:noProof/>
            <w:color w:val="0070C0"/>
          </w:rPr>
          <w:t>Figure 3</w:t>
        </w:r>
        <w:r w:rsidRPr="00554B20">
          <w:rPr>
            <w:rStyle w:val="Hyperlink"/>
            <w:noProof/>
            <w:color w:val="0070C0"/>
          </w:rPr>
          <w:t xml:space="preserve"> Example of GIN output</w:t>
        </w:r>
        <w:r w:rsidRPr="00554B20">
          <w:rPr>
            <w:noProof/>
            <w:webHidden/>
            <w:color w:val="0070C0"/>
          </w:rPr>
          <w:tab/>
        </w:r>
        <w:r w:rsidRPr="00554B20">
          <w:rPr>
            <w:noProof/>
            <w:webHidden/>
            <w:color w:val="0070C0"/>
          </w:rPr>
          <w:fldChar w:fldCharType="begin"/>
        </w:r>
        <w:r w:rsidRPr="00554B20">
          <w:rPr>
            <w:noProof/>
            <w:webHidden/>
            <w:color w:val="0070C0"/>
          </w:rPr>
          <w:instrText xml:space="preserve"> PAGEREF _Toc535058234 \h </w:instrText>
        </w:r>
        <w:r w:rsidRPr="00554B20">
          <w:rPr>
            <w:noProof/>
            <w:webHidden/>
            <w:color w:val="0070C0"/>
          </w:rPr>
        </w:r>
        <w:r w:rsidRPr="00554B20">
          <w:rPr>
            <w:noProof/>
            <w:webHidden/>
            <w:color w:val="0070C0"/>
          </w:rPr>
          <w:fldChar w:fldCharType="separate"/>
        </w:r>
        <w:r w:rsidRPr="00554B20">
          <w:rPr>
            <w:noProof/>
            <w:webHidden/>
            <w:color w:val="0070C0"/>
          </w:rPr>
          <w:t>8</w:t>
        </w:r>
        <w:r w:rsidRPr="00554B20">
          <w:rPr>
            <w:noProof/>
            <w:webHidden/>
            <w:color w:val="0070C0"/>
          </w:rPr>
          <w:fldChar w:fldCharType="end"/>
        </w:r>
      </w:hyperlink>
    </w:p>
    <w:p w14:paraId="2454E5BC" w14:textId="231D2EE4" w:rsidR="00554B20" w:rsidRPr="00554B20" w:rsidRDefault="00554B20">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5" w:history="1">
        <w:r w:rsidRPr="00554B20">
          <w:rPr>
            <w:rStyle w:val="Hyperlink"/>
            <w:b/>
            <w:noProof/>
            <w:color w:val="0070C0"/>
          </w:rPr>
          <w:t>Figure 4</w:t>
        </w:r>
        <w:r w:rsidRPr="00554B20">
          <w:rPr>
            <w:rStyle w:val="Hyperlink"/>
            <w:noProof/>
            <w:color w:val="0070C0"/>
          </w:rPr>
          <w:t xml:space="preserve"> UML diagram of how GIN works</w:t>
        </w:r>
        <w:r w:rsidRPr="00554B20">
          <w:rPr>
            <w:noProof/>
            <w:webHidden/>
            <w:color w:val="0070C0"/>
          </w:rPr>
          <w:tab/>
        </w:r>
        <w:r w:rsidRPr="00554B20">
          <w:rPr>
            <w:noProof/>
            <w:webHidden/>
            <w:color w:val="0070C0"/>
          </w:rPr>
          <w:fldChar w:fldCharType="begin"/>
        </w:r>
        <w:r w:rsidRPr="00554B20">
          <w:rPr>
            <w:noProof/>
            <w:webHidden/>
            <w:color w:val="0070C0"/>
          </w:rPr>
          <w:instrText xml:space="preserve"> PAGEREF _Toc535058235 \h </w:instrText>
        </w:r>
        <w:r w:rsidRPr="00554B20">
          <w:rPr>
            <w:noProof/>
            <w:webHidden/>
            <w:color w:val="0070C0"/>
          </w:rPr>
        </w:r>
        <w:r w:rsidRPr="00554B20">
          <w:rPr>
            <w:noProof/>
            <w:webHidden/>
            <w:color w:val="0070C0"/>
          </w:rPr>
          <w:fldChar w:fldCharType="separate"/>
        </w:r>
        <w:r w:rsidRPr="00554B20">
          <w:rPr>
            <w:noProof/>
            <w:webHidden/>
            <w:color w:val="0070C0"/>
          </w:rPr>
          <w:t>8</w:t>
        </w:r>
        <w:r w:rsidRPr="00554B20">
          <w:rPr>
            <w:noProof/>
            <w:webHidden/>
            <w:color w:val="0070C0"/>
          </w:rPr>
          <w:fldChar w:fldCharType="end"/>
        </w:r>
      </w:hyperlink>
    </w:p>
    <w:p w14:paraId="67FE211B" w14:textId="2CC66F21" w:rsidR="00554B20" w:rsidRPr="00554B20" w:rsidRDefault="00554B20">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6" w:history="1">
        <w:r w:rsidRPr="00554B20">
          <w:rPr>
            <w:rStyle w:val="Hyperlink"/>
            <w:b/>
            <w:noProof/>
            <w:color w:val="0070C0"/>
          </w:rPr>
          <w:t>Figure 5</w:t>
        </w:r>
        <w:r w:rsidRPr="00554B20">
          <w:rPr>
            <w:rStyle w:val="Hyperlink"/>
            <w:noProof/>
            <w:color w:val="0070C0"/>
          </w:rPr>
          <w:t xml:space="preserve"> Architecture of Jalen</w:t>
        </w:r>
        <w:r w:rsidRPr="00554B20">
          <w:rPr>
            <w:noProof/>
            <w:webHidden/>
            <w:color w:val="0070C0"/>
          </w:rPr>
          <w:tab/>
        </w:r>
        <w:r w:rsidRPr="00554B20">
          <w:rPr>
            <w:noProof/>
            <w:webHidden/>
            <w:color w:val="0070C0"/>
          </w:rPr>
          <w:fldChar w:fldCharType="begin"/>
        </w:r>
        <w:r w:rsidRPr="00554B20">
          <w:rPr>
            <w:noProof/>
            <w:webHidden/>
            <w:color w:val="0070C0"/>
          </w:rPr>
          <w:instrText xml:space="preserve"> PAGEREF _Toc535058236 \h </w:instrText>
        </w:r>
        <w:r w:rsidRPr="00554B20">
          <w:rPr>
            <w:noProof/>
            <w:webHidden/>
            <w:color w:val="0070C0"/>
          </w:rPr>
        </w:r>
        <w:r w:rsidRPr="00554B20">
          <w:rPr>
            <w:noProof/>
            <w:webHidden/>
            <w:color w:val="0070C0"/>
          </w:rPr>
          <w:fldChar w:fldCharType="separate"/>
        </w:r>
        <w:r w:rsidRPr="00554B20">
          <w:rPr>
            <w:noProof/>
            <w:webHidden/>
            <w:color w:val="0070C0"/>
          </w:rPr>
          <w:t>12</w:t>
        </w:r>
        <w:r w:rsidRPr="00554B20">
          <w:rPr>
            <w:noProof/>
            <w:webHidden/>
            <w:color w:val="0070C0"/>
          </w:rPr>
          <w:fldChar w:fldCharType="end"/>
        </w:r>
      </w:hyperlink>
    </w:p>
    <w:p w14:paraId="1B48F169" w14:textId="4882D4BF" w:rsidR="00554B20" w:rsidRPr="00554B20" w:rsidRDefault="00554B20">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7" w:history="1">
        <w:r w:rsidRPr="00554B20">
          <w:rPr>
            <w:rStyle w:val="Hyperlink"/>
            <w:b/>
            <w:noProof/>
            <w:color w:val="0070C0"/>
          </w:rPr>
          <w:t>Figure 6</w:t>
        </w:r>
        <w:r w:rsidRPr="00554B20">
          <w:rPr>
            <w:rStyle w:val="Hyperlink"/>
            <w:noProof/>
            <w:color w:val="0070C0"/>
          </w:rPr>
          <w:t xml:space="preserve"> Ratings for Mobile applications</w:t>
        </w:r>
        <w:r w:rsidRPr="00554B20">
          <w:rPr>
            <w:noProof/>
            <w:webHidden/>
            <w:color w:val="0070C0"/>
          </w:rPr>
          <w:tab/>
        </w:r>
        <w:r w:rsidRPr="00554B20">
          <w:rPr>
            <w:noProof/>
            <w:webHidden/>
            <w:color w:val="0070C0"/>
          </w:rPr>
          <w:fldChar w:fldCharType="begin"/>
        </w:r>
        <w:r w:rsidRPr="00554B20">
          <w:rPr>
            <w:noProof/>
            <w:webHidden/>
            <w:color w:val="0070C0"/>
          </w:rPr>
          <w:instrText xml:space="preserve"> PAGEREF _Toc535058237 \h </w:instrText>
        </w:r>
        <w:r w:rsidRPr="00554B20">
          <w:rPr>
            <w:noProof/>
            <w:webHidden/>
            <w:color w:val="0070C0"/>
          </w:rPr>
        </w:r>
        <w:r w:rsidRPr="00554B20">
          <w:rPr>
            <w:noProof/>
            <w:webHidden/>
            <w:color w:val="0070C0"/>
          </w:rPr>
          <w:fldChar w:fldCharType="separate"/>
        </w:r>
        <w:r w:rsidRPr="00554B20">
          <w:rPr>
            <w:noProof/>
            <w:webHidden/>
            <w:color w:val="0070C0"/>
          </w:rPr>
          <w:t>14</w:t>
        </w:r>
        <w:r w:rsidRPr="00554B20">
          <w:rPr>
            <w:noProof/>
            <w:webHidden/>
            <w:color w:val="0070C0"/>
          </w:rPr>
          <w:fldChar w:fldCharType="end"/>
        </w:r>
      </w:hyperlink>
    </w:p>
    <w:p w14:paraId="14EE9118" w14:textId="0F4A8CF1" w:rsidR="000A57A9" w:rsidRPr="00554B20" w:rsidRDefault="00E11A5C" w:rsidP="000A57A9">
      <w:pPr>
        <w:pStyle w:val="BodyText"/>
        <w:rPr>
          <w:b/>
          <w:color w:val="0070C0"/>
          <w:kern w:val="0"/>
        </w:rPr>
      </w:pPr>
      <w:r w:rsidRPr="00554B20">
        <w:rPr>
          <w:color w:val="0070C0"/>
          <w:rPrChange w:id="18" w:author="Anna Rasburn" w:date="2019-01-10T16:20:00Z">
            <w:rPr/>
          </w:rPrChange>
        </w:rPr>
        <w:fldChar w:fldCharType="end"/>
      </w:r>
    </w:p>
    <w:p w14:paraId="1F40F5AD" w14:textId="77777777" w:rsidR="008D6BCE" w:rsidRPr="00554B20" w:rsidRDefault="008D6BCE" w:rsidP="000A57A9">
      <w:pPr>
        <w:pStyle w:val="BodyText"/>
        <w:rPr>
          <w:b/>
          <w:color w:val="0070C0"/>
          <w:kern w:val="0"/>
        </w:rPr>
      </w:pPr>
    </w:p>
    <w:p w14:paraId="1A1DAAEB" w14:textId="77777777" w:rsidR="008D6BCE" w:rsidRPr="00554B20" w:rsidRDefault="008D6BCE" w:rsidP="0051315B">
      <w:pPr>
        <w:pStyle w:val="BodyText"/>
        <w:ind w:firstLine="0"/>
        <w:rPr>
          <w:b/>
          <w:color w:val="0070C0"/>
          <w:kern w:val="0"/>
          <w:sz w:val="32"/>
        </w:rPr>
      </w:pPr>
    </w:p>
    <w:p w14:paraId="7F32AE44" w14:textId="77777777" w:rsidR="0051315B" w:rsidRPr="00554B20" w:rsidRDefault="0051315B" w:rsidP="0051315B">
      <w:pPr>
        <w:pStyle w:val="BodyText"/>
        <w:ind w:firstLine="0"/>
        <w:rPr>
          <w:b/>
          <w:color w:val="0070C0"/>
          <w:kern w:val="0"/>
          <w:sz w:val="32"/>
        </w:rPr>
      </w:pPr>
      <w:r w:rsidRPr="00554B20">
        <w:rPr>
          <w:b/>
          <w:color w:val="0070C0"/>
          <w:kern w:val="0"/>
          <w:sz w:val="32"/>
        </w:rPr>
        <w:t>List of Tables</w:t>
      </w:r>
    </w:p>
    <w:p w14:paraId="5654700C" w14:textId="77777777" w:rsidR="0051315B" w:rsidRPr="00554B20" w:rsidRDefault="0051315B" w:rsidP="0051315B">
      <w:pPr>
        <w:pStyle w:val="BodyText"/>
        <w:ind w:firstLine="0"/>
        <w:rPr>
          <w:b/>
          <w:color w:val="0070C0"/>
          <w:kern w:val="0"/>
        </w:rPr>
      </w:pPr>
    </w:p>
    <w:p w14:paraId="005B5441" w14:textId="77777777" w:rsidR="0051315B" w:rsidRPr="00554B20" w:rsidRDefault="0051315B">
      <w:pPr>
        <w:pStyle w:val="TableofFigures"/>
        <w:tabs>
          <w:tab w:val="right" w:leader="dot" w:pos="8212"/>
        </w:tabs>
        <w:rPr>
          <w:rFonts w:asciiTheme="minorHAnsi" w:eastAsiaTheme="minorEastAsia" w:hAnsiTheme="minorHAnsi" w:cstheme="minorBidi"/>
          <w:noProof/>
          <w:color w:val="0070C0"/>
          <w:kern w:val="0"/>
          <w:sz w:val="24"/>
          <w:szCs w:val="24"/>
          <w:lang w:eastAsia="en-US"/>
        </w:rPr>
      </w:pPr>
      <w:r w:rsidRPr="00554B20">
        <w:rPr>
          <w:b/>
          <w:color w:val="0070C0"/>
          <w:kern w:val="0"/>
        </w:rPr>
        <w:fldChar w:fldCharType="begin"/>
      </w:r>
      <w:r w:rsidRPr="00554B20">
        <w:rPr>
          <w:b/>
          <w:color w:val="0070C0"/>
          <w:kern w:val="0"/>
        </w:rPr>
        <w:instrText xml:space="preserve"> TOC \h \z \c "Table" </w:instrText>
      </w:r>
      <w:r w:rsidRPr="00554B20">
        <w:rPr>
          <w:b/>
          <w:color w:val="0070C0"/>
          <w:kern w:val="0"/>
        </w:rPr>
        <w:fldChar w:fldCharType="separate"/>
      </w:r>
      <w:hyperlink w:anchor="_Toc534297458" w:history="1">
        <w:r w:rsidRPr="00554B20">
          <w:rPr>
            <w:rStyle w:val="Hyperlink"/>
            <w:b/>
            <w:noProof/>
            <w:color w:val="0070C0"/>
          </w:rPr>
          <w:t>Table 1</w:t>
        </w:r>
        <w:r w:rsidRPr="00554B20">
          <w:rPr>
            <w:rStyle w:val="Hyperlink"/>
            <w:noProof/>
            <w:color w:val="0070C0"/>
          </w:rPr>
          <w:t xml:space="preserve"> Example to Demonstrate the levels of Fitness</w:t>
        </w:r>
        <w:r w:rsidRPr="00554B20">
          <w:rPr>
            <w:noProof/>
            <w:webHidden/>
            <w:color w:val="0070C0"/>
          </w:rPr>
          <w:tab/>
        </w:r>
        <w:r w:rsidRPr="00554B20">
          <w:rPr>
            <w:noProof/>
            <w:webHidden/>
            <w:color w:val="0070C0"/>
          </w:rPr>
          <w:fldChar w:fldCharType="begin"/>
        </w:r>
        <w:r w:rsidRPr="00554B20">
          <w:rPr>
            <w:noProof/>
            <w:webHidden/>
            <w:color w:val="0070C0"/>
          </w:rPr>
          <w:instrText xml:space="preserve"> PAGEREF _Toc534297458 \h </w:instrText>
        </w:r>
        <w:r w:rsidRPr="00554B20">
          <w:rPr>
            <w:noProof/>
            <w:webHidden/>
            <w:color w:val="0070C0"/>
          </w:rPr>
        </w:r>
        <w:r w:rsidRPr="00554B20">
          <w:rPr>
            <w:noProof/>
            <w:webHidden/>
            <w:color w:val="0070C0"/>
          </w:rPr>
          <w:fldChar w:fldCharType="separate"/>
        </w:r>
        <w:r w:rsidRPr="00554B20">
          <w:rPr>
            <w:noProof/>
            <w:webHidden/>
            <w:color w:val="0070C0"/>
          </w:rPr>
          <w:t>3</w:t>
        </w:r>
        <w:r w:rsidRPr="00554B20">
          <w:rPr>
            <w:noProof/>
            <w:webHidden/>
            <w:color w:val="0070C0"/>
          </w:rPr>
          <w:fldChar w:fldCharType="end"/>
        </w:r>
      </w:hyperlink>
    </w:p>
    <w:p w14:paraId="4ABBF790" w14:textId="77777777" w:rsidR="0051315B" w:rsidRPr="001765A6" w:rsidRDefault="0051315B" w:rsidP="00555C9E">
      <w:pPr>
        <w:pStyle w:val="BodyText"/>
        <w:ind w:firstLine="0"/>
        <w:rPr>
          <w:b/>
          <w:kern w:val="0"/>
        </w:rPr>
        <w:sectPr w:rsidR="0051315B" w:rsidRPr="001765A6" w:rsidSect="009E2B48">
          <w:footerReference w:type="default" r:id="rId10"/>
          <w:type w:val="continuous"/>
          <w:pgSz w:w="11906" w:h="16838" w:code="9"/>
          <w:pgMar w:top="1440" w:right="1841" w:bottom="1440" w:left="1843" w:header="720" w:footer="720" w:gutter="0"/>
          <w:pgNumType w:fmt="lowerRoman" w:start="1"/>
          <w:cols w:space="720"/>
        </w:sectPr>
      </w:pPr>
      <w:r w:rsidRPr="00554B20">
        <w:rPr>
          <w:b/>
          <w:color w:val="0070C0"/>
          <w:kern w:val="0"/>
        </w:rPr>
        <w:fldChar w:fldCharType="end"/>
      </w:r>
    </w:p>
    <w:p w14:paraId="281520C3" w14:textId="77777777" w:rsidR="00CB76FF" w:rsidRPr="001765A6" w:rsidRDefault="00946A62" w:rsidP="000A57A9">
      <w:pPr>
        <w:pStyle w:val="Heading1"/>
      </w:pPr>
      <w:bookmarkStart w:id="22" w:name="_Toc536543206"/>
      <w:bookmarkStart w:id="23" w:name="_Toc536543435"/>
      <w:bookmarkStart w:id="24" w:name="_Toc15893761"/>
      <w:bookmarkStart w:id="25" w:name="_Toc299977278"/>
      <w:r w:rsidRPr="001765A6">
        <w:lastRenderedPageBreak/>
        <w:t>Introduction</w:t>
      </w:r>
      <w:bookmarkEnd w:id="22"/>
      <w:bookmarkEnd w:id="23"/>
      <w:bookmarkEnd w:id="24"/>
      <w:bookmarkEnd w:id="25"/>
    </w:p>
    <w:p w14:paraId="4D96ABB6" w14:textId="77777777" w:rsidR="007066B6" w:rsidRPr="00C457E2" w:rsidRDefault="00946A62" w:rsidP="007066B6">
      <w:pPr>
        <w:pStyle w:val="BodyFirst"/>
        <w:rPr>
          <w:color w:val="FF0000"/>
        </w:rPr>
      </w:pPr>
      <w:r w:rsidRPr="00C457E2">
        <w:rPr>
          <w:color w:val="FF0000"/>
        </w:rPr>
        <w:t xml:space="preserve">For editorial consistency, it is important to use Word styles properly. Word 2003 onwards has so-called quick styles. If the styles referred to below are not visible on the </w:t>
      </w:r>
      <w:r w:rsidRPr="00C457E2">
        <w:rPr>
          <w:i/>
          <w:color w:val="FF0000"/>
        </w:rPr>
        <w:t>Home</w:t>
      </w:r>
      <w:r w:rsidRPr="00C457E2">
        <w:rPr>
          <w:color w:val="FF0000"/>
        </w:rPr>
        <w:t xml:space="preserve"> ribbon in the </w:t>
      </w:r>
      <w:r w:rsidRPr="00C457E2">
        <w:rPr>
          <w:i/>
          <w:color w:val="FF0000"/>
        </w:rPr>
        <w:t>Styles</w:t>
      </w:r>
      <w:r w:rsidRPr="00C457E2">
        <w:rPr>
          <w:color w:val="FF0000"/>
        </w:rPr>
        <w:t xml:space="preserve"> category, choose </w:t>
      </w:r>
      <w:r w:rsidRPr="00C457E2">
        <w:rPr>
          <w:i/>
          <w:color w:val="FF0000"/>
        </w:rPr>
        <w:t>Apply Styles</w:t>
      </w:r>
      <w:r w:rsidRPr="00C457E2">
        <w:rPr>
          <w:color w:val="FF0000"/>
        </w:rPr>
        <w:t xml:space="preserve"> from the down arrow at the bottom right of the </w:t>
      </w:r>
      <w:r w:rsidRPr="00C457E2">
        <w:rPr>
          <w:i/>
          <w:color w:val="FF0000"/>
        </w:rPr>
        <w:t>Styles</w:t>
      </w:r>
      <w:r w:rsidRPr="00C457E2">
        <w:rPr>
          <w:color w:val="FF0000"/>
        </w:rPr>
        <w:t xml:space="preserve"> category. Styles can then be applied from the drop-down box. To make a style visible as a quick style, choose </w:t>
      </w:r>
      <w:r w:rsidRPr="00C457E2">
        <w:rPr>
          <w:i/>
          <w:color w:val="FF0000"/>
        </w:rPr>
        <w:t>Apply Styles</w:t>
      </w:r>
      <w:r w:rsidRPr="00C457E2">
        <w:rPr>
          <w:color w:val="FF0000"/>
        </w:rPr>
        <w:t xml:space="preserve">, then click </w:t>
      </w:r>
      <w:r w:rsidRPr="00C457E2">
        <w:rPr>
          <w:i/>
          <w:color w:val="FF0000"/>
        </w:rPr>
        <w:t>Styles</w:t>
      </w:r>
      <w:r w:rsidRPr="00C457E2">
        <w:rPr>
          <w:color w:val="FF0000"/>
        </w:rPr>
        <w:t xml:space="preserve"> (the </w:t>
      </w:r>
      <w:r w:rsidRPr="00C457E2">
        <w:rPr>
          <w:i/>
          <w:color w:val="FF0000"/>
        </w:rPr>
        <w:t>AA</w:t>
      </w:r>
      <w:r w:rsidRPr="00C457E2">
        <w:rPr>
          <w:color w:val="FF0000"/>
        </w:rPr>
        <w:t xml:space="preserve"> icon), then click on the drop-down list for a style, and then </w:t>
      </w:r>
      <w:r w:rsidRPr="00C457E2">
        <w:rPr>
          <w:i/>
          <w:color w:val="FF0000"/>
        </w:rPr>
        <w:t>Add to Quick Style Gallery</w:t>
      </w:r>
      <w:r w:rsidRPr="00C457E2">
        <w:rPr>
          <w:color w:val="FF0000"/>
        </w:rPr>
        <w:t>.</w:t>
      </w:r>
    </w:p>
    <w:p w14:paraId="28463AE9" w14:textId="77777777" w:rsidR="00CB76FF" w:rsidRPr="00C457E2" w:rsidRDefault="00946A62" w:rsidP="007066B6">
      <w:pPr>
        <w:pStyle w:val="BodyText"/>
        <w:rPr>
          <w:color w:val="FF0000"/>
        </w:rPr>
      </w:pPr>
      <w:r w:rsidRPr="00C457E2">
        <w:rPr>
          <w:color w:val="FF0000"/>
        </w:rPr>
        <w:t xml:space="preserve">Chapters are entered using the Heading 1 paragraph style. The Heading 1 style automatically moves to the start of a new page and supplies the next chapter number. The new paragraph when you press Return after a heading automatically uses the </w:t>
      </w:r>
      <w:r w:rsidRPr="00C457E2">
        <w:rPr>
          <w:i/>
          <w:color w:val="FF0000"/>
        </w:rPr>
        <w:t>Body First</w:t>
      </w:r>
      <w:r w:rsidRPr="00C457E2">
        <w:rPr>
          <w:color w:val="FF0000"/>
        </w:rPr>
        <w:t xml:space="preserve"> paragraph style (like this one, with no indent on the first line).</w:t>
      </w:r>
    </w:p>
    <w:p w14:paraId="294ED5A9" w14:textId="77777777" w:rsidR="00CB76FF" w:rsidRPr="00C457E2" w:rsidRDefault="00946A62" w:rsidP="007066B6">
      <w:pPr>
        <w:pStyle w:val="BodyText"/>
        <w:rPr>
          <w:color w:val="FF0000"/>
        </w:rPr>
      </w:pPr>
      <w:r w:rsidRPr="00C457E2">
        <w:rPr>
          <w:color w:val="FF0000"/>
        </w:rPr>
        <w:t>However, the most text uses the Body Text paragraph style (like this one, with 11 point Times New Roman, 1.5 line spacing, single-sided pages). Enter most text using the Body Text paragraph style. The new paragraph when you press Return after a Body First paragraph automatically uses the Body Text paragraph style.</w:t>
      </w:r>
    </w:p>
    <w:p w14:paraId="50678624" w14:textId="77777777" w:rsidR="00CB76FF" w:rsidRPr="00C457E2" w:rsidRDefault="00946A62">
      <w:pPr>
        <w:pStyle w:val="BodyText"/>
        <w:rPr>
          <w:color w:val="FF0000"/>
        </w:rPr>
      </w:pPr>
      <w:r w:rsidRPr="00C457E2">
        <w:rPr>
          <w:color w:val="FF0000"/>
        </w:rPr>
        <w:t>In general, use the default spacing that headings and paragraphs give you. Avoid using new-lines or spaces to format text. If you need to use quotes, preferably use single curly quotes ‘…’.</w:t>
      </w:r>
      <w:r w:rsidR="006E15B2" w:rsidRPr="00C457E2">
        <w:rPr>
          <w:color w:val="FF0000"/>
        </w:rPr>
        <w:t xml:space="preserve"> If you wish to emphasise something, usually use </w:t>
      </w:r>
      <w:r w:rsidR="006E15B2" w:rsidRPr="00C457E2">
        <w:rPr>
          <w:i/>
          <w:color w:val="FF0000"/>
        </w:rPr>
        <w:t>italic font</w:t>
      </w:r>
      <w:r w:rsidR="006E15B2" w:rsidRPr="00C457E2">
        <w:rPr>
          <w:color w:val="FF0000"/>
        </w:rPr>
        <w:t>.</w:t>
      </w:r>
    </w:p>
    <w:p w14:paraId="2E91F370" w14:textId="77777777" w:rsidR="00CB76FF" w:rsidRPr="00C457E2" w:rsidRDefault="00946A62">
      <w:pPr>
        <w:pStyle w:val="BodyText"/>
        <w:rPr>
          <w:b/>
          <w:color w:val="FF0000"/>
        </w:rPr>
      </w:pPr>
      <w:r w:rsidRPr="00C457E2">
        <w:rPr>
          <w:b/>
          <w:color w:val="FF0000"/>
        </w:rPr>
        <w:t>Remember to Save frequently while you are working!</w:t>
      </w:r>
    </w:p>
    <w:p w14:paraId="3034D9CB" w14:textId="77777777" w:rsidR="00CB76FF" w:rsidRPr="001765A6" w:rsidRDefault="00946A62">
      <w:pPr>
        <w:pStyle w:val="Heading2"/>
      </w:pPr>
      <w:bookmarkStart w:id="26" w:name="_Toc536543207"/>
      <w:bookmarkStart w:id="27" w:name="_Toc536543436"/>
      <w:bookmarkStart w:id="28" w:name="_Toc15893762"/>
      <w:bookmarkStart w:id="29" w:name="_Toc299977279"/>
      <w:r w:rsidRPr="001765A6">
        <w:t>Background and Context</w:t>
      </w:r>
      <w:bookmarkEnd w:id="26"/>
      <w:bookmarkEnd w:id="27"/>
      <w:bookmarkEnd w:id="28"/>
      <w:bookmarkEnd w:id="29"/>
    </w:p>
    <w:p w14:paraId="76940CDF" w14:textId="77777777" w:rsidR="00CB76FF" w:rsidRPr="00C457E2" w:rsidRDefault="00946A62">
      <w:pPr>
        <w:pStyle w:val="BodyFirst"/>
        <w:rPr>
          <w:color w:val="FF0000"/>
        </w:rPr>
      </w:pPr>
      <w:r w:rsidRPr="00C457E2">
        <w:rPr>
          <w:color w:val="FF0000"/>
        </w:rPr>
        <w:t xml:space="preserve">Give the background to your project and context of what you have done. Sections are entered using the </w:t>
      </w:r>
      <w:r w:rsidRPr="00C457E2">
        <w:rPr>
          <w:i/>
          <w:color w:val="FF0000"/>
        </w:rPr>
        <w:t>Heading 2</w:t>
      </w:r>
      <w:r w:rsidRPr="00C457E2">
        <w:rPr>
          <w:color w:val="FF0000"/>
        </w:rPr>
        <w:t xml:space="preserve"> paragraph style – th</w:t>
      </w:r>
      <w:r w:rsidRPr="00C457E2">
        <w:rPr>
          <w:i/>
          <w:color w:val="FF0000"/>
        </w:rPr>
        <w:t>e Heading 2</w:t>
      </w:r>
      <w:r w:rsidRPr="00C457E2">
        <w:rPr>
          <w:color w:val="FF0000"/>
        </w:rPr>
        <w:t xml:space="preserve"> style automatically supplies the next section number.</w:t>
      </w:r>
    </w:p>
    <w:p w14:paraId="28BEB5D5" w14:textId="2DBE4FA8" w:rsidR="00D24CDC" w:rsidRPr="00555C9E" w:rsidRDefault="00946A62">
      <w:pPr>
        <w:pStyle w:val="BodyText"/>
        <w:ind w:firstLine="0"/>
        <w:jc w:val="both"/>
        <w:rPr>
          <w:color w:val="0070C0"/>
        </w:rPr>
        <w:pPrChange w:id="30" w:author="Anna Rasburn" w:date="2019-01-03T16:47:00Z">
          <w:pPr>
            <w:pStyle w:val="BodyText"/>
            <w:spacing w:line="240" w:lineRule="auto"/>
            <w:ind w:firstLine="0"/>
          </w:pPr>
        </w:pPrChange>
      </w:pPr>
      <w:r w:rsidRPr="00555C9E">
        <w:rPr>
          <w:color w:val="0070C0"/>
        </w:rPr>
        <w:t xml:space="preserve">A large proportion of this research is building on research previously conducted by Dr Alexander Brownlee [REFERENCE] and Dr David White [REFERENCE] </w:t>
      </w:r>
      <w:r w:rsidR="000F28AF" w:rsidRPr="00555C9E">
        <w:rPr>
          <w:color w:val="0070C0"/>
        </w:rPr>
        <w:t xml:space="preserve">which focuses on methods used to </w:t>
      </w:r>
      <w:r w:rsidRPr="00555C9E">
        <w:rPr>
          <w:color w:val="0070C0"/>
        </w:rPr>
        <w:t xml:space="preserve">optimise source code without losing any functionality through Genetic </w:t>
      </w:r>
      <w:r w:rsidR="00E11A5C" w:rsidRPr="00555C9E">
        <w:rPr>
          <w:color w:val="0070C0"/>
        </w:rPr>
        <w:t>I</w:t>
      </w:r>
      <w:r w:rsidRPr="00555C9E">
        <w:rPr>
          <w:color w:val="0070C0"/>
        </w:rPr>
        <w:t xml:space="preserve">mprovement. This research also requires the use of previously undertaken research by Bruce et al [REFERENCE], which </w:t>
      </w:r>
      <w:r w:rsidR="000F28AF" w:rsidRPr="00555C9E">
        <w:rPr>
          <w:color w:val="0070C0"/>
        </w:rPr>
        <w:t xml:space="preserve">considered methods to automatically change source code in order to reduce energy usage. </w:t>
      </w:r>
    </w:p>
    <w:p w14:paraId="375278BB" w14:textId="77777777" w:rsidR="00C457E2" w:rsidRPr="000C333D" w:rsidRDefault="00946A62" w:rsidP="000C333D">
      <w:pPr>
        <w:pStyle w:val="Heading3"/>
        <w:rPr>
          <w:color w:val="0070C0"/>
        </w:rPr>
      </w:pPr>
      <w:r w:rsidRPr="000C333D">
        <w:rPr>
          <w:color w:val="0070C0"/>
        </w:rPr>
        <w:t>Optimisation</w:t>
      </w:r>
      <w:r w:rsidR="00F30306" w:rsidRPr="000C333D">
        <w:rPr>
          <w:color w:val="0070C0"/>
        </w:rPr>
        <w:t xml:space="preserve"> regarding Java</w:t>
      </w:r>
    </w:p>
    <w:p w14:paraId="71EE7B4B" w14:textId="6AD380EE" w:rsidR="00F30306" w:rsidRPr="00E42567" w:rsidRDefault="00946A62" w:rsidP="00E42567">
      <w:pPr>
        <w:pStyle w:val="BodyText"/>
        <w:spacing w:line="240" w:lineRule="auto"/>
        <w:ind w:firstLine="0"/>
        <w:rPr>
          <w:color w:val="0070C0"/>
          <w:sz w:val="24"/>
        </w:rPr>
      </w:pPr>
      <w:r w:rsidRPr="00E42567">
        <w:rPr>
          <w:color w:val="0070C0"/>
          <w:sz w:val="24"/>
        </w:rPr>
        <w:t xml:space="preserve">Optimisation is ‘the act of making the best or most effective use of a situation or resource'. Optimisation in Java focuses on goals within the source code that we can optimise [REFERENCE]. This research focuses on changing Java code and </w:t>
      </w:r>
      <w:r w:rsidR="00194116">
        <w:rPr>
          <w:color w:val="0070C0"/>
          <w:sz w:val="24"/>
        </w:rPr>
        <w:t xml:space="preserve">Java </w:t>
      </w:r>
      <w:r w:rsidRPr="00E42567">
        <w:rPr>
          <w:color w:val="0070C0"/>
          <w:sz w:val="24"/>
        </w:rPr>
        <w:t>Projects that can be used to improve an application</w:t>
      </w:r>
      <w:r w:rsidR="00194116">
        <w:rPr>
          <w:color w:val="0070C0"/>
          <w:sz w:val="24"/>
        </w:rPr>
        <w:t>’</w:t>
      </w:r>
      <w:r w:rsidRPr="00E42567">
        <w:rPr>
          <w:color w:val="0070C0"/>
          <w:sz w:val="24"/>
        </w:rPr>
        <w:t xml:space="preserve">s execution time and reduce an application’s requirement </w:t>
      </w:r>
      <w:r w:rsidR="00194116">
        <w:rPr>
          <w:color w:val="0070C0"/>
          <w:sz w:val="24"/>
        </w:rPr>
        <w:t xml:space="preserve">for the </w:t>
      </w:r>
      <w:r w:rsidRPr="00E42567">
        <w:rPr>
          <w:color w:val="0070C0"/>
          <w:sz w:val="24"/>
        </w:rPr>
        <w:t xml:space="preserve">energy </w:t>
      </w:r>
      <w:r w:rsidR="00194116">
        <w:rPr>
          <w:color w:val="0070C0"/>
          <w:sz w:val="24"/>
        </w:rPr>
        <w:t xml:space="preserve">it </w:t>
      </w:r>
      <w:r w:rsidRPr="00E42567">
        <w:rPr>
          <w:color w:val="0070C0"/>
          <w:sz w:val="24"/>
        </w:rPr>
        <w:t>need</w:t>
      </w:r>
      <w:r w:rsidR="00194116">
        <w:rPr>
          <w:color w:val="0070C0"/>
          <w:sz w:val="24"/>
        </w:rPr>
        <w:t>s</w:t>
      </w:r>
      <w:r w:rsidRPr="00E42567">
        <w:rPr>
          <w:color w:val="0070C0"/>
          <w:sz w:val="24"/>
        </w:rPr>
        <w:t xml:space="preserve"> to run. </w:t>
      </w:r>
    </w:p>
    <w:p w14:paraId="64FCD285" w14:textId="44B1AF1A" w:rsidR="00F30306" w:rsidRPr="00E42567" w:rsidRDefault="00946A62" w:rsidP="00E42567">
      <w:pPr>
        <w:pStyle w:val="BodyText"/>
        <w:spacing w:line="240" w:lineRule="auto"/>
        <w:ind w:firstLine="0"/>
        <w:rPr>
          <w:color w:val="0070C0"/>
          <w:sz w:val="24"/>
        </w:rPr>
      </w:pPr>
      <w:r w:rsidRPr="00E42567">
        <w:rPr>
          <w:color w:val="0070C0"/>
          <w:sz w:val="24"/>
        </w:rPr>
        <w:lastRenderedPageBreak/>
        <w:t xml:space="preserve">In order to </w:t>
      </w:r>
      <w:r w:rsidR="00425538" w:rsidRPr="00E42567">
        <w:rPr>
          <w:color w:val="0070C0"/>
          <w:sz w:val="24"/>
        </w:rPr>
        <w:t xml:space="preserve">find solutions to optimisation problems, </w:t>
      </w:r>
      <w:r w:rsidR="00194116">
        <w:rPr>
          <w:color w:val="0070C0"/>
          <w:sz w:val="24"/>
        </w:rPr>
        <w:t xml:space="preserve">the </w:t>
      </w:r>
      <w:r w:rsidR="00425538" w:rsidRPr="00E42567">
        <w:rPr>
          <w:color w:val="0070C0"/>
          <w:sz w:val="24"/>
        </w:rPr>
        <w:t xml:space="preserve">technique </w:t>
      </w:r>
      <w:r w:rsidR="00194116">
        <w:rPr>
          <w:color w:val="0070C0"/>
          <w:sz w:val="24"/>
        </w:rPr>
        <w:t xml:space="preserve">chosen for the current work </w:t>
      </w:r>
      <w:r w:rsidR="00425538" w:rsidRPr="00E42567">
        <w:rPr>
          <w:color w:val="0070C0"/>
          <w:sz w:val="24"/>
        </w:rPr>
        <w:t xml:space="preserve">is </w:t>
      </w:r>
      <w:r w:rsidR="00194116">
        <w:rPr>
          <w:color w:val="0070C0"/>
          <w:sz w:val="24"/>
        </w:rPr>
        <w:t xml:space="preserve">based on </w:t>
      </w:r>
      <w:r w:rsidR="00425538" w:rsidRPr="00E42567">
        <w:rPr>
          <w:color w:val="0070C0"/>
          <w:sz w:val="24"/>
        </w:rPr>
        <w:t xml:space="preserve">Genetic Algorithms SEE </w:t>
      </w:r>
      <w:r w:rsidR="00194116">
        <w:rPr>
          <w:color w:val="0070C0"/>
          <w:sz w:val="24"/>
        </w:rPr>
        <w:t xml:space="preserve">(internal refs) </w:t>
      </w:r>
      <w:r w:rsidR="00425538" w:rsidRPr="00E42567">
        <w:rPr>
          <w:color w:val="0070C0"/>
          <w:sz w:val="24"/>
        </w:rPr>
        <w:t>BELOW</w:t>
      </w:r>
      <w:r w:rsidR="00194116">
        <w:rPr>
          <w:color w:val="0070C0"/>
          <w:sz w:val="24"/>
        </w:rPr>
        <w:t>,</w:t>
      </w:r>
      <w:r w:rsidR="00425538" w:rsidRPr="00E42567">
        <w:rPr>
          <w:color w:val="0070C0"/>
          <w:sz w:val="24"/>
        </w:rPr>
        <w:t xml:space="preserve"> which find solutions using the notion of fitness SEE BELOW. </w:t>
      </w:r>
    </w:p>
    <w:p w14:paraId="52253645" w14:textId="77777777" w:rsidR="00F30306" w:rsidRDefault="00F30306" w:rsidP="00C457E2">
      <w:pPr>
        <w:pStyle w:val="BodyText"/>
        <w:ind w:firstLine="0"/>
        <w:rPr>
          <w:color w:val="0070C0"/>
        </w:rPr>
      </w:pPr>
    </w:p>
    <w:p w14:paraId="789FDBDD" w14:textId="77777777" w:rsidR="00C457E2" w:rsidRPr="000C333D" w:rsidRDefault="00946A62" w:rsidP="000C333D">
      <w:pPr>
        <w:pStyle w:val="Heading3"/>
        <w:rPr>
          <w:color w:val="0070C0"/>
        </w:rPr>
      </w:pPr>
      <w:r w:rsidRPr="000C333D">
        <w:rPr>
          <w:color w:val="0070C0"/>
        </w:rPr>
        <w:t xml:space="preserve">Genetic Improvement </w:t>
      </w:r>
    </w:p>
    <w:p w14:paraId="27C2B595" w14:textId="6A323A8D" w:rsidR="00C457E2" w:rsidRPr="00E42567" w:rsidRDefault="00946A62" w:rsidP="00E42567">
      <w:pPr>
        <w:pStyle w:val="BodyText"/>
        <w:spacing w:line="240" w:lineRule="auto"/>
        <w:ind w:firstLine="0"/>
        <w:rPr>
          <w:color w:val="0070C0"/>
          <w:sz w:val="24"/>
        </w:rPr>
      </w:pPr>
      <w:r w:rsidRPr="00E42567">
        <w:rPr>
          <w:color w:val="0070C0"/>
          <w:sz w:val="24"/>
        </w:rPr>
        <w:t xml:space="preserve">Genetic Improvement(GI) </w:t>
      </w:r>
      <w:r w:rsidR="00D24CDC" w:rsidRPr="00E42567">
        <w:rPr>
          <w:color w:val="0070C0"/>
          <w:sz w:val="24"/>
        </w:rPr>
        <w:t xml:space="preserve">improves software by using machine learning and optimisation techniques. These techniques include Evolutionary Algorithms </w:t>
      </w:r>
      <w:r w:rsidR="00194116">
        <w:rPr>
          <w:color w:val="0070C0"/>
          <w:sz w:val="24"/>
        </w:rPr>
        <w:t xml:space="preserve">of which </w:t>
      </w:r>
      <w:r w:rsidR="00D24CDC" w:rsidRPr="00E42567">
        <w:rPr>
          <w:color w:val="0070C0"/>
          <w:sz w:val="24"/>
        </w:rPr>
        <w:t>Genetic Algorithms</w:t>
      </w:r>
      <w:r w:rsidR="00194116">
        <w:rPr>
          <w:color w:val="0070C0"/>
          <w:sz w:val="24"/>
        </w:rPr>
        <w:t xml:space="preserve"> are a sub-category</w:t>
      </w:r>
      <w:r w:rsidR="00D24CDC" w:rsidRPr="00E42567">
        <w:rPr>
          <w:color w:val="0070C0"/>
          <w:sz w:val="24"/>
        </w:rPr>
        <w:t xml:space="preserve">. </w:t>
      </w:r>
      <w:r w:rsidR="000B4183" w:rsidRPr="00E42567">
        <w:rPr>
          <w:color w:val="0070C0"/>
          <w:sz w:val="24"/>
        </w:rPr>
        <w:t>Genetic Improvement can be used to improve pre-existing software w</w:t>
      </w:r>
      <w:r w:rsidR="00194116">
        <w:rPr>
          <w:color w:val="0070C0"/>
          <w:sz w:val="24"/>
        </w:rPr>
        <w:t>ith</w:t>
      </w:r>
      <w:r w:rsidR="000B4183" w:rsidRPr="00E42567">
        <w:rPr>
          <w:color w:val="0070C0"/>
          <w:sz w:val="24"/>
        </w:rPr>
        <w:t xml:space="preserve"> improvements such as reducing energy consumption, execution time and memory consumption. </w:t>
      </w:r>
    </w:p>
    <w:p w14:paraId="73BCD830" w14:textId="77777777" w:rsidR="00D24CDC" w:rsidRDefault="00D24CDC" w:rsidP="00C457E2">
      <w:pPr>
        <w:pStyle w:val="BodyText"/>
        <w:ind w:firstLine="0"/>
        <w:rPr>
          <w:color w:val="0070C0"/>
        </w:rPr>
      </w:pPr>
    </w:p>
    <w:p w14:paraId="2EBE9915" w14:textId="77777777" w:rsidR="00C457E2" w:rsidRPr="000C333D" w:rsidRDefault="00946A62" w:rsidP="000C333D">
      <w:pPr>
        <w:pStyle w:val="Heading3"/>
        <w:rPr>
          <w:color w:val="0070C0"/>
        </w:rPr>
      </w:pPr>
      <w:r w:rsidRPr="000C333D">
        <w:rPr>
          <w:color w:val="0070C0"/>
        </w:rPr>
        <w:t xml:space="preserve">Genetic Algorithms </w:t>
      </w:r>
    </w:p>
    <w:p w14:paraId="610386FB" w14:textId="77D85F46" w:rsidR="00C457E2" w:rsidRPr="00E42567" w:rsidRDefault="00946A62" w:rsidP="00E42567">
      <w:pPr>
        <w:pStyle w:val="BodyText"/>
        <w:spacing w:line="240" w:lineRule="auto"/>
        <w:ind w:firstLine="0"/>
        <w:rPr>
          <w:color w:val="0070C0"/>
          <w:sz w:val="24"/>
        </w:rPr>
      </w:pPr>
      <w:r w:rsidRPr="00E42567">
        <w:rPr>
          <w:color w:val="0070C0"/>
          <w:sz w:val="24"/>
        </w:rPr>
        <w:t xml:space="preserve">Genetic Algorithms(GA) are algorithms based on the biological notion of evolution and natural selection as </w:t>
      </w:r>
      <w:r w:rsidR="00194116">
        <w:rPr>
          <w:color w:val="0070C0"/>
          <w:sz w:val="24"/>
        </w:rPr>
        <w:t xml:space="preserve">conceived </w:t>
      </w:r>
      <w:r w:rsidRPr="00E42567">
        <w:rPr>
          <w:color w:val="0070C0"/>
          <w:sz w:val="24"/>
        </w:rPr>
        <w:t xml:space="preserve">by Charles Darwin. Genetic algorithms use the </w:t>
      </w:r>
      <w:r w:rsidR="00194116">
        <w:rPr>
          <w:color w:val="0070C0"/>
          <w:sz w:val="24"/>
        </w:rPr>
        <w:t xml:space="preserve">principle of </w:t>
      </w:r>
      <w:r w:rsidRPr="00E42567">
        <w:rPr>
          <w:color w:val="0070C0"/>
          <w:sz w:val="24"/>
        </w:rPr>
        <w:t>survival of the fittest and inheritance</w:t>
      </w:r>
      <w:r w:rsidR="00194116">
        <w:rPr>
          <w:color w:val="0070C0"/>
          <w:sz w:val="24"/>
        </w:rPr>
        <w:t xml:space="preserve">. The </w:t>
      </w:r>
      <w:r w:rsidRPr="00E42567">
        <w:rPr>
          <w:color w:val="0070C0"/>
          <w:sz w:val="24"/>
        </w:rPr>
        <w:t>fittest traits of the parent are passed onto the children</w:t>
      </w:r>
      <w:r w:rsidR="00D90AA4">
        <w:rPr>
          <w:color w:val="0070C0"/>
          <w:sz w:val="24"/>
        </w:rPr>
        <w:t xml:space="preserve"> who prevail</w:t>
      </w:r>
      <w:r w:rsidRPr="00E42567">
        <w:rPr>
          <w:color w:val="0070C0"/>
          <w:sz w:val="24"/>
        </w:rPr>
        <w:t>. Throughout the duration of the algorithm, many possible solutions to a problem are found</w:t>
      </w:r>
      <w:r w:rsidR="00D90AA4">
        <w:rPr>
          <w:color w:val="0070C0"/>
          <w:sz w:val="24"/>
        </w:rPr>
        <w:t>;</w:t>
      </w:r>
      <w:r w:rsidRPr="00E42567">
        <w:rPr>
          <w:color w:val="0070C0"/>
          <w:sz w:val="24"/>
        </w:rPr>
        <w:t xml:space="preserve"> these solutions are called ‘individuals'. Every iteration of the algorithm </w:t>
      </w:r>
      <w:r w:rsidR="00D90AA4">
        <w:rPr>
          <w:color w:val="0070C0"/>
          <w:sz w:val="24"/>
        </w:rPr>
        <w:t xml:space="preserve">selects </w:t>
      </w:r>
      <w:r w:rsidRPr="00E42567">
        <w:rPr>
          <w:color w:val="0070C0"/>
          <w:sz w:val="24"/>
        </w:rPr>
        <w:t xml:space="preserve">a solution with the fittest traits </w:t>
      </w:r>
      <w:r w:rsidR="00D90AA4">
        <w:rPr>
          <w:color w:val="0070C0"/>
          <w:sz w:val="24"/>
        </w:rPr>
        <w:t xml:space="preserve">from a collection of individuals. Subsequent iterations generate further </w:t>
      </w:r>
      <w:r w:rsidRPr="00E42567">
        <w:rPr>
          <w:color w:val="0070C0"/>
          <w:sz w:val="24"/>
        </w:rPr>
        <w:t xml:space="preserve">improved solutions </w:t>
      </w:r>
      <w:r w:rsidR="00D90AA4">
        <w:rPr>
          <w:color w:val="0070C0"/>
          <w:sz w:val="24"/>
        </w:rPr>
        <w:t xml:space="preserve">via </w:t>
      </w:r>
      <w:r w:rsidRPr="00E42567">
        <w:rPr>
          <w:color w:val="0070C0"/>
          <w:sz w:val="24"/>
        </w:rPr>
        <w:t xml:space="preserve">each </w:t>
      </w:r>
      <w:r w:rsidR="00D90AA4">
        <w:rPr>
          <w:color w:val="0070C0"/>
          <w:sz w:val="24"/>
        </w:rPr>
        <w:t>iteration. T</w:t>
      </w:r>
      <w:r w:rsidRPr="00E42567">
        <w:rPr>
          <w:color w:val="0070C0"/>
          <w:sz w:val="24"/>
        </w:rPr>
        <w:t xml:space="preserve">raits that </w:t>
      </w:r>
      <w:r w:rsidR="00D90AA4">
        <w:rPr>
          <w:color w:val="0070C0"/>
          <w:sz w:val="24"/>
        </w:rPr>
        <w:t xml:space="preserve">do not confer improved fitness </w:t>
      </w:r>
      <w:r w:rsidRPr="00E42567">
        <w:rPr>
          <w:color w:val="0070C0"/>
          <w:sz w:val="24"/>
        </w:rPr>
        <w:t>are disregarded and not passed on</w:t>
      </w:r>
      <w:r w:rsidR="00D90AA4">
        <w:rPr>
          <w:color w:val="0070C0"/>
          <w:sz w:val="24"/>
        </w:rPr>
        <w:t xml:space="preserve"> in the next iteration</w:t>
      </w:r>
      <w:r w:rsidRPr="00E42567">
        <w:rPr>
          <w:color w:val="0070C0"/>
          <w:sz w:val="24"/>
        </w:rPr>
        <w:t>.</w:t>
      </w:r>
    </w:p>
    <w:p w14:paraId="5F5E288B" w14:textId="47979375" w:rsidR="00B403A9" w:rsidRPr="00E42567" w:rsidRDefault="00946A62" w:rsidP="00E42567">
      <w:pPr>
        <w:pStyle w:val="BodyText"/>
        <w:spacing w:line="240" w:lineRule="auto"/>
        <w:ind w:firstLine="0"/>
        <w:rPr>
          <w:color w:val="0070C0"/>
          <w:sz w:val="24"/>
        </w:rPr>
      </w:pPr>
      <w:r w:rsidRPr="00E42567">
        <w:rPr>
          <w:color w:val="0070C0"/>
          <w:sz w:val="24"/>
        </w:rPr>
        <w:t xml:space="preserve">In standard Genetic Algorithms, there are five main steps that are </w:t>
      </w:r>
      <w:r w:rsidR="00F30306" w:rsidRPr="00E42567">
        <w:rPr>
          <w:color w:val="0070C0"/>
          <w:sz w:val="24"/>
        </w:rPr>
        <w:t xml:space="preserve">followed, this is </w:t>
      </w:r>
      <w:r w:rsidR="00D90AA4">
        <w:rPr>
          <w:color w:val="0070C0"/>
          <w:sz w:val="24"/>
        </w:rPr>
        <w:t>depicted</w:t>
      </w:r>
      <w:r w:rsidR="00F30306" w:rsidRPr="00E42567">
        <w:rPr>
          <w:color w:val="0070C0"/>
          <w:sz w:val="24"/>
        </w:rPr>
        <w:t xml:space="preserve"> in FIGURE </w:t>
      </w:r>
      <w:ins w:id="31" w:author="Anna Rasburn" w:date="2019-01-12T11:52:00Z">
        <w:r w:rsidR="00A728E0">
          <w:rPr>
            <w:color w:val="0070C0"/>
            <w:sz w:val="24"/>
          </w:rPr>
          <w:t>1</w:t>
        </w:r>
      </w:ins>
      <w:r w:rsidR="00F30306" w:rsidRPr="00E42567">
        <w:rPr>
          <w:color w:val="0070C0"/>
          <w:sz w:val="24"/>
        </w:rPr>
        <w:t>. The steps are</w:t>
      </w:r>
      <w:r w:rsidR="00D90AA4">
        <w:rPr>
          <w:color w:val="0070C0"/>
          <w:sz w:val="24"/>
        </w:rPr>
        <w:t>:</w:t>
      </w:r>
      <w:r w:rsidR="00F30306" w:rsidRPr="00E42567">
        <w:rPr>
          <w:color w:val="0070C0"/>
          <w:sz w:val="24"/>
        </w:rPr>
        <w:t xml:space="preserve"> initialising population, fitness, selection, crossover and mutation. </w:t>
      </w:r>
    </w:p>
    <w:p w14:paraId="3A4642C6" w14:textId="77777777" w:rsidR="000B4183" w:rsidRDefault="00946A62" w:rsidP="000B4183">
      <w:pPr>
        <w:pStyle w:val="BodyText"/>
        <w:keepNext/>
        <w:ind w:firstLine="0"/>
        <w:jc w:val="center"/>
      </w:pPr>
      <w:r>
        <w:rPr>
          <w:noProof/>
          <w:color w:val="0070C0"/>
        </w:rPr>
        <w:drawing>
          <wp:inline distT="0" distB="0" distL="0" distR="0" wp14:anchorId="156302E7" wp14:editId="1273154A">
            <wp:extent cx="2705100" cy="28802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7750" name="GeneticAlgorithmDissertation.png"/>
                    <pic:cNvPicPr/>
                  </pic:nvPicPr>
                  <pic:blipFill>
                    <a:blip r:embed="rId11">
                      <a:extLst>
                        <a:ext uri="{28A0092B-C50C-407E-A947-70E740481C1C}">
                          <a14:useLocalDpi xmlns:a14="http://schemas.microsoft.com/office/drawing/2010/main" val="0"/>
                        </a:ext>
                      </a:extLst>
                    </a:blip>
                    <a:stretch>
                      <a:fillRect/>
                    </a:stretch>
                  </pic:blipFill>
                  <pic:spPr>
                    <a:xfrm>
                      <a:off x="0" y="0"/>
                      <a:ext cx="2714580" cy="2890344"/>
                    </a:xfrm>
                    <a:prstGeom prst="rect">
                      <a:avLst/>
                    </a:prstGeom>
                  </pic:spPr>
                </pic:pic>
              </a:graphicData>
            </a:graphic>
          </wp:inline>
        </w:drawing>
      </w:r>
    </w:p>
    <w:p w14:paraId="347C7D72" w14:textId="77777777" w:rsidR="000C333D" w:rsidRPr="008B36CA" w:rsidRDefault="00946A62" w:rsidP="000B4183">
      <w:pPr>
        <w:pStyle w:val="Caption"/>
        <w:jc w:val="center"/>
        <w:rPr>
          <w:color w:val="000000" w:themeColor="text1"/>
        </w:rPr>
      </w:pPr>
      <w:bookmarkStart w:id="32" w:name="_Toc535058232"/>
      <w:r w:rsidRPr="00820B55">
        <w:rPr>
          <w:b/>
          <w:color w:val="000000" w:themeColor="text1"/>
        </w:rPr>
        <w:t xml:space="preserve">Figure </w:t>
      </w:r>
      <w:r w:rsidRPr="00820B55">
        <w:rPr>
          <w:b/>
          <w:color w:val="000000" w:themeColor="text1"/>
        </w:rPr>
        <w:fldChar w:fldCharType="begin"/>
      </w:r>
      <w:r w:rsidRPr="00820B55">
        <w:rPr>
          <w:b/>
          <w:color w:val="000000" w:themeColor="text1"/>
        </w:rPr>
        <w:instrText xml:space="preserve"> SEQ Figure \* ARABIC </w:instrText>
      </w:r>
      <w:r w:rsidRPr="00820B55">
        <w:rPr>
          <w:b/>
          <w:color w:val="000000" w:themeColor="text1"/>
        </w:rPr>
        <w:fldChar w:fldCharType="separate"/>
      </w:r>
      <w:r w:rsidR="00C476A9" w:rsidRPr="00820B55">
        <w:rPr>
          <w:b/>
          <w:noProof/>
          <w:color w:val="000000" w:themeColor="text1"/>
        </w:rPr>
        <w:t>1</w:t>
      </w:r>
      <w:r w:rsidRPr="00820B55">
        <w:rPr>
          <w:b/>
          <w:color w:val="000000" w:themeColor="text1"/>
        </w:rPr>
        <w:fldChar w:fldCharType="end"/>
      </w:r>
      <w:r w:rsidRPr="008B36CA">
        <w:rPr>
          <w:color w:val="000000" w:themeColor="text1"/>
        </w:rPr>
        <w:t xml:space="preserve"> Flow Diagram of a Genetic Algorithm</w:t>
      </w:r>
      <w:bookmarkEnd w:id="32"/>
    </w:p>
    <w:p w14:paraId="26E55E40" w14:textId="6504801C" w:rsidR="00C35F4C" w:rsidRPr="00E42567" w:rsidRDefault="00946A62" w:rsidP="00E42567">
      <w:pPr>
        <w:pStyle w:val="BodyText"/>
        <w:spacing w:line="240" w:lineRule="auto"/>
        <w:ind w:firstLine="0"/>
        <w:jc w:val="both"/>
        <w:rPr>
          <w:color w:val="0070C0"/>
          <w:sz w:val="24"/>
        </w:rPr>
      </w:pPr>
      <w:r w:rsidRPr="00E42567">
        <w:rPr>
          <w:color w:val="0070C0"/>
          <w:sz w:val="24"/>
        </w:rPr>
        <w:t>An “Individual” or “chromosome” is a possible solution to the problem. In a classic GA, a chromosome i</w:t>
      </w:r>
      <w:r w:rsidR="008510CA">
        <w:rPr>
          <w:color w:val="0070C0"/>
          <w:sz w:val="24"/>
        </w:rPr>
        <w:t>s</w:t>
      </w:r>
      <w:r w:rsidRPr="00E42567">
        <w:rPr>
          <w:color w:val="0070C0"/>
          <w:sz w:val="24"/>
        </w:rPr>
        <w:t xml:space="preserve"> a string of bits and each individual bit is a gene. The selection stage ‘selects’ individuals with high fitness that will progress to the next population. In the </w:t>
      </w:r>
      <w:r w:rsidRPr="00E42567">
        <w:rPr>
          <w:color w:val="0070C0"/>
          <w:sz w:val="24"/>
        </w:rPr>
        <w:lastRenderedPageBreak/>
        <w:t>mutation stage, individual genes of the highly fit parent chromosome are flipped from one to zero or vice vers</w:t>
      </w:r>
      <w:r w:rsidR="008510CA">
        <w:rPr>
          <w:color w:val="0070C0"/>
          <w:sz w:val="24"/>
        </w:rPr>
        <w:t>a</w:t>
      </w:r>
      <w:r w:rsidRPr="00E42567">
        <w:rPr>
          <w:color w:val="0070C0"/>
          <w:sz w:val="24"/>
        </w:rPr>
        <w:t xml:space="preserve"> in order to create a new mutated chromosome to pass onto further populations. The crossover stage requires taking genes from the two parents and combin</w:t>
      </w:r>
      <w:r w:rsidR="008510CA">
        <w:rPr>
          <w:color w:val="0070C0"/>
          <w:sz w:val="24"/>
        </w:rPr>
        <w:t>ing</w:t>
      </w:r>
      <w:r w:rsidRPr="00E42567">
        <w:rPr>
          <w:color w:val="0070C0"/>
          <w:sz w:val="24"/>
        </w:rPr>
        <w:t xml:space="preserve"> them to make a new individual who </w:t>
      </w:r>
      <w:r w:rsidR="008510CA">
        <w:rPr>
          <w:color w:val="0070C0"/>
          <w:sz w:val="24"/>
        </w:rPr>
        <w:t xml:space="preserve">may </w:t>
      </w:r>
      <w:r w:rsidRPr="00E42567">
        <w:rPr>
          <w:color w:val="0070C0"/>
          <w:sz w:val="24"/>
        </w:rPr>
        <w:t xml:space="preserve">be a more optimised solution to the problem than their parents. </w:t>
      </w:r>
    </w:p>
    <w:p w14:paraId="485D7CF0" w14:textId="77777777" w:rsidR="008B36CA" w:rsidRPr="00E42567" w:rsidRDefault="008B36CA" w:rsidP="00E42567">
      <w:pPr>
        <w:pStyle w:val="BodyText"/>
        <w:spacing w:line="240" w:lineRule="auto"/>
        <w:ind w:firstLine="0"/>
        <w:jc w:val="both"/>
        <w:rPr>
          <w:color w:val="0070C0"/>
          <w:sz w:val="24"/>
        </w:rPr>
      </w:pPr>
    </w:p>
    <w:p w14:paraId="458EEC29" w14:textId="13410ACC" w:rsidR="00C35F4C" w:rsidRPr="00E42567" w:rsidRDefault="00946A62" w:rsidP="00E42567">
      <w:pPr>
        <w:pStyle w:val="BodyText"/>
        <w:spacing w:line="240" w:lineRule="auto"/>
        <w:ind w:firstLine="0"/>
        <w:jc w:val="both"/>
        <w:rPr>
          <w:color w:val="0070C0"/>
          <w:sz w:val="24"/>
        </w:rPr>
      </w:pPr>
      <w:r w:rsidRPr="00E42567">
        <w:rPr>
          <w:color w:val="0070C0"/>
          <w:sz w:val="24"/>
        </w:rPr>
        <w:t>A “Population” is a set of individuals. The initialise population sta</w:t>
      </w:r>
      <w:r w:rsidR="008510CA">
        <w:rPr>
          <w:color w:val="0070C0"/>
          <w:sz w:val="24"/>
        </w:rPr>
        <w:t>g</w:t>
      </w:r>
      <w:r w:rsidRPr="00E42567">
        <w:rPr>
          <w:color w:val="0070C0"/>
          <w:sz w:val="24"/>
        </w:rPr>
        <w:t>e i</w:t>
      </w:r>
      <w:r w:rsidR="008510CA">
        <w:rPr>
          <w:color w:val="0070C0"/>
          <w:sz w:val="24"/>
        </w:rPr>
        <w:t xml:space="preserve">nvolves </w:t>
      </w:r>
      <w:r w:rsidRPr="00E42567">
        <w:rPr>
          <w:color w:val="0070C0"/>
          <w:sz w:val="24"/>
        </w:rPr>
        <w:t>gathering a collection of individuals together to form a population. As individuals increase their fitness</w:t>
      </w:r>
      <w:ins w:id="33" w:author="Anna Rasburn" w:date="2019-01-03T16:39:00Z">
        <w:r w:rsidR="008510CA">
          <w:rPr>
            <w:color w:val="0070C0"/>
            <w:sz w:val="24"/>
          </w:rPr>
          <w:t xml:space="preserve"> </w:t>
        </w:r>
      </w:ins>
      <w:ins w:id="34" w:author="Anna Rasburn" w:date="2019-01-12T11:53:00Z">
        <w:r w:rsidR="00A728E0">
          <w:rPr>
            <w:color w:val="0070C0"/>
            <w:sz w:val="24"/>
          </w:rPr>
          <w:t>throughout the lifetime of the GA</w:t>
        </w:r>
      </w:ins>
      <w:r w:rsidRPr="00E42567">
        <w:rPr>
          <w:color w:val="0070C0"/>
          <w:sz w:val="24"/>
        </w:rPr>
        <w:t>, the overall population has a higher fitness</w:t>
      </w:r>
      <w:r w:rsidR="008510CA">
        <w:rPr>
          <w:color w:val="0070C0"/>
          <w:sz w:val="24"/>
        </w:rPr>
        <w:t>. It</w:t>
      </w:r>
      <w:r w:rsidRPr="00E42567">
        <w:rPr>
          <w:color w:val="0070C0"/>
          <w:sz w:val="24"/>
        </w:rPr>
        <w:t xml:space="preserve"> therefore has a higher possibility of finding a solution to the problem. </w:t>
      </w:r>
    </w:p>
    <w:p w14:paraId="1706CD18" w14:textId="77777777" w:rsidR="008B36CA" w:rsidRPr="00E42567" w:rsidRDefault="008B36CA" w:rsidP="00E42567">
      <w:pPr>
        <w:pStyle w:val="BodyText"/>
        <w:spacing w:line="240" w:lineRule="auto"/>
        <w:ind w:firstLine="0"/>
        <w:jc w:val="both"/>
        <w:rPr>
          <w:color w:val="0070C0"/>
          <w:sz w:val="24"/>
        </w:rPr>
      </w:pPr>
    </w:p>
    <w:p w14:paraId="7AF6D048" w14:textId="73441153" w:rsidR="00393083" w:rsidRPr="00E42567" w:rsidRDefault="00946A62" w:rsidP="00E42567">
      <w:pPr>
        <w:pStyle w:val="BodyText"/>
        <w:spacing w:line="240" w:lineRule="auto"/>
        <w:ind w:firstLine="0"/>
        <w:jc w:val="both"/>
        <w:rPr>
          <w:color w:val="0070C0"/>
          <w:sz w:val="24"/>
        </w:rPr>
      </w:pPr>
      <w:r w:rsidRPr="00E42567">
        <w:rPr>
          <w:color w:val="0070C0"/>
          <w:sz w:val="24"/>
        </w:rPr>
        <w:t>In other problems such as Genetic improvement problems, the individuals can be lists of changes in source code or new versions of the source code. In the GI tool Gin [REFERENCE], an individual is a list of "Edits". Each "Edit" is a single change to the source code such as moving a line from one place to another. The mutation stage adds or removes edits to source code and in the crossover stage, a combination of edits are combined together into a new version of the source code. An edit is similar to a gene but not a direct parallel because an edit is what has changed in the code. A "Patch" is similar to a chromosome but not</w:t>
      </w:r>
      <w:r w:rsidR="008510CA">
        <w:rPr>
          <w:color w:val="0070C0"/>
          <w:sz w:val="24"/>
        </w:rPr>
        <w:t xml:space="preserve"> by</w:t>
      </w:r>
      <w:r w:rsidRPr="00E42567">
        <w:rPr>
          <w:color w:val="0070C0"/>
          <w:sz w:val="24"/>
        </w:rPr>
        <w:t xml:space="preserve"> the traditional definition </w:t>
      </w:r>
      <w:r w:rsidR="008510CA">
        <w:rPr>
          <w:color w:val="0070C0"/>
          <w:sz w:val="24"/>
        </w:rPr>
        <w:t xml:space="preserve">because </w:t>
      </w:r>
      <w:r w:rsidRPr="00E42567">
        <w:rPr>
          <w:color w:val="0070C0"/>
          <w:sz w:val="24"/>
        </w:rPr>
        <w:t xml:space="preserve">a "Patch" may comprise of no edits </w:t>
      </w:r>
      <w:r w:rsidR="00704295">
        <w:rPr>
          <w:color w:val="0070C0"/>
          <w:sz w:val="24"/>
        </w:rPr>
        <w:t xml:space="preserve">if it happens that </w:t>
      </w:r>
      <w:r w:rsidRPr="00E42567">
        <w:rPr>
          <w:color w:val="0070C0"/>
          <w:sz w:val="24"/>
        </w:rPr>
        <w:t xml:space="preserve">in the </w:t>
      </w:r>
      <w:r w:rsidR="00704295">
        <w:rPr>
          <w:color w:val="0070C0"/>
          <w:sz w:val="24"/>
        </w:rPr>
        <w:t xml:space="preserve">current </w:t>
      </w:r>
      <w:r w:rsidRPr="00E42567">
        <w:rPr>
          <w:color w:val="0070C0"/>
          <w:sz w:val="24"/>
        </w:rPr>
        <w:t xml:space="preserve">version of source code in </w:t>
      </w:r>
      <w:r w:rsidR="00704295">
        <w:rPr>
          <w:color w:val="0070C0"/>
          <w:sz w:val="24"/>
        </w:rPr>
        <w:t xml:space="preserve">also </w:t>
      </w:r>
      <w:r w:rsidRPr="00E42567">
        <w:rPr>
          <w:color w:val="0070C0"/>
          <w:sz w:val="24"/>
        </w:rPr>
        <w:t>the most optimised source code. A patch could also contain a collection of edits to create th</w:t>
      </w:r>
      <w:r w:rsidR="00704295">
        <w:rPr>
          <w:color w:val="0070C0"/>
          <w:sz w:val="24"/>
        </w:rPr>
        <w:t xml:space="preserve">e </w:t>
      </w:r>
      <w:r w:rsidRPr="00E42567">
        <w:rPr>
          <w:color w:val="0070C0"/>
          <w:sz w:val="24"/>
        </w:rPr>
        <w:t xml:space="preserve">optimised source code. In the Gin Code[REFERENCE], a collection of patches is similar to a classic Genetic algorithm’s definition of a population. </w:t>
      </w:r>
    </w:p>
    <w:p w14:paraId="69A14DB2" w14:textId="77777777" w:rsidR="00393083" w:rsidRDefault="00946A62" w:rsidP="000B4183">
      <w:pPr>
        <w:pStyle w:val="BodyText"/>
        <w:ind w:firstLine="0"/>
        <w:jc w:val="both"/>
        <w:rPr>
          <w:color w:val="0070C0"/>
        </w:rPr>
      </w:pPr>
      <w:r>
        <w:rPr>
          <w:color w:val="0070C0"/>
        </w:rPr>
        <w:t>[REFERENCE THIS- USE THAT GA BOOK]</w:t>
      </w:r>
    </w:p>
    <w:p w14:paraId="6C2E8319" w14:textId="77777777" w:rsidR="000F28AF" w:rsidRPr="000C333D" w:rsidRDefault="00946A62" w:rsidP="000C333D">
      <w:pPr>
        <w:pStyle w:val="Heading3"/>
        <w:rPr>
          <w:color w:val="0070C0"/>
        </w:rPr>
      </w:pPr>
      <w:r w:rsidRPr="000C333D">
        <w:rPr>
          <w:color w:val="0070C0"/>
        </w:rPr>
        <w:t xml:space="preserve">Fitness </w:t>
      </w:r>
    </w:p>
    <w:p w14:paraId="4F684354" w14:textId="1B5E28F6" w:rsidR="000A0340" w:rsidRDefault="00946A62" w:rsidP="00E64DD9">
      <w:pPr>
        <w:rPr>
          <w:color w:val="0070C0"/>
        </w:rPr>
      </w:pPr>
      <w:r>
        <w:rPr>
          <w:color w:val="0070C0"/>
        </w:rPr>
        <w:t xml:space="preserve">As mentioned previously, the fitness of an </w:t>
      </w:r>
      <w:r w:rsidR="007D0361">
        <w:rPr>
          <w:color w:val="0070C0"/>
        </w:rPr>
        <w:t>I</w:t>
      </w:r>
      <w:r>
        <w:rPr>
          <w:color w:val="0070C0"/>
        </w:rPr>
        <w:t xml:space="preserve">ndividual is how well that particular </w:t>
      </w:r>
      <w:r w:rsidR="007D0361">
        <w:rPr>
          <w:color w:val="0070C0"/>
        </w:rPr>
        <w:t>I</w:t>
      </w:r>
      <w:r>
        <w:rPr>
          <w:color w:val="0070C0"/>
        </w:rPr>
        <w:t>ndividual performs the task. In this instance, there are several potential measure</w:t>
      </w:r>
      <w:r w:rsidR="000E3A9D">
        <w:rPr>
          <w:color w:val="0070C0"/>
        </w:rPr>
        <w:t>s</w:t>
      </w:r>
      <w:r>
        <w:rPr>
          <w:color w:val="0070C0"/>
        </w:rPr>
        <w:t xml:space="preserve"> of fitness</w:t>
      </w:r>
      <w:r w:rsidR="000E3A9D">
        <w:rPr>
          <w:color w:val="0070C0"/>
        </w:rPr>
        <w:t>, For example, one can ask</w:t>
      </w:r>
      <w:r>
        <w:rPr>
          <w:color w:val="0070C0"/>
        </w:rPr>
        <w:t xml:space="preserve">: </w:t>
      </w:r>
      <w:r w:rsidR="000E3A9D">
        <w:rPr>
          <w:color w:val="0070C0"/>
        </w:rPr>
        <w:t>D</w:t>
      </w:r>
      <w:r>
        <w:rPr>
          <w:color w:val="0070C0"/>
        </w:rPr>
        <w:t xml:space="preserve">oes the new source code compile? </w:t>
      </w:r>
      <w:r w:rsidR="000E3A9D">
        <w:rPr>
          <w:color w:val="0070C0"/>
        </w:rPr>
        <w:t>D</w:t>
      </w:r>
      <w:r>
        <w:rPr>
          <w:color w:val="0070C0"/>
        </w:rPr>
        <w:t xml:space="preserve">oes the new source code pass the unit tests? </w:t>
      </w:r>
      <w:r w:rsidR="000E3A9D">
        <w:rPr>
          <w:color w:val="0070C0"/>
        </w:rPr>
        <w:t xml:space="preserve">What is </w:t>
      </w:r>
      <w:r>
        <w:rPr>
          <w:color w:val="0070C0"/>
        </w:rPr>
        <w:t xml:space="preserve">the energy consumption of the application. This has meant that each element of fitness needs a weight which is how important that element is in the fitness function. For example, whether the source code can compile has a larger weight than the unit tests because if a program does not compile then the unit tests are </w:t>
      </w:r>
      <w:r w:rsidR="000E3A9D">
        <w:rPr>
          <w:color w:val="0070C0"/>
        </w:rPr>
        <w:t>irrelevant</w:t>
      </w:r>
      <w:r>
        <w:rPr>
          <w:color w:val="0070C0"/>
        </w:rPr>
        <w:t xml:space="preserve"> as the program has lost all functionality.  </w:t>
      </w:r>
      <w:r w:rsidR="00E64DD9">
        <w:rPr>
          <w:color w:val="0070C0"/>
        </w:rPr>
        <w:t xml:space="preserve">Table 1 presents </w:t>
      </w:r>
      <w:r>
        <w:rPr>
          <w:color w:val="0070C0"/>
        </w:rPr>
        <w:t xml:space="preserve">the different elements of the fitness and a way that the different weights can be used </w:t>
      </w:r>
      <w:commentRangeStart w:id="35"/>
      <w:r>
        <w:rPr>
          <w:color w:val="0070C0"/>
        </w:rPr>
        <w:t>together</w:t>
      </w:r>
      <w:commentRangeEnd w:id="35"/>
      <w:r w:rsidR="005F33F8">
        <w:rPr>
          <w:rStyle w:val="CommentReference"/>
          <w:kern w:val="22"/>
          <w:lang w:eastAsia="en-GB"/>
        </w:rPr>
        <w:commentReference w:id="35"/>
      </w:r>
      <w:r w:rsidR="000E3A9D">
        <w:rPr>
          <w:color w:val="0070C0"/>
        </w:rPr>
        <w:t>. I</w:t>
      </w:r>
      <w:r>
        <w:rPr>
          <w:color w:val="0070C0"/>
        </w:rPr>
        <w:t xml:space="preserve">n the example </w:t>
      </w:r>
      <w:r w:rsidR="000E3A9D">
        <w:rPr>
          <w:color w:val="0070C0"/>
        </w:rPr>
        <w:t xml:space="preserve">below, </w:t>
      </w:r>
      <w:r w:rsidR="00295DAB">
        <w:rPr>
          <w:color w:val="0070C0"/>
        </w:rPr>
        <w:t>I</w:t>
      </w:r>
      <w:r>
        <w:rPr>
          <w:color w:val="0070C0"/>
        </w:rPr>
        <w:t xml:space="preserve">ndividual 3 would be the most optimised because it has passed the most weighted elements such as it can compile and energy consumption although it failed </w:t>
      </w:r>
      <w:r w:rsidR="00B403A9">
        <w:rPr>
          <w:color w:val="0070C0"/>
        </w:rPr>
        <w:t>two</w:t>
      </w:r>
      <w:r>
        <w:rPr>
          <w:color w:val="0070C0"/>
        </w:rPr>
        <w:t xml:space="preserve"> unit tests. </w:t>
      </w:r>
    </w:p>
    <w:p w14:paraId="6DEBC10F" w14:textId="77777777" w:rsidR="00E64DD9" w:rsidRDefault="00946A62" w:rsidP="00E64DD9">
      <w:pPr>
        <w:pStyle w:val="Caption"/>
        <w:keepNext/>
        <w:jc w:val="center"/>
      </w:pPr>
      <w:bookmarkStart w:id="36" w:name="_Toc534297458"/>
      <w:r w:rsidRPr="00820B55">
        <w:rPr>
          <w:b/>
        </w:rPr>
        <w:t xml:space="preserve">Table </w:t>
      </w:r>
      <w:r w:rsidR="00BD5935" w:rsidRPr="00820B55">
        <w:rPr>
          <w:b/>
          <w:noProof/>
        </w:rPr>
        <w:fldChar w:fldCharType="begin"/>
      </w:r>
      <w:r w:rsidR="00BD5935" w:rsidRPr="00820B55">
        <w:rPr>
          <w:b/>
          <w:noProof/>
        </w:rPr>
        <w:instrText xml:space="preserve"> SEQ Table \* ARABIC </w:instrText>
      </w:r>
      <w:r w:rsidR="00BD5935" w:rsidRPr="00820B55">
        <w:rPr>
          <w:b/>
          <w:noProof/>
        </w:rPr>
        <w:fldChar w:fldCharType="separate"/>
      </w:r>
      <w:r w:rsidRPr="00820B55">
        <w:rPr>
          <w:b/>
          <w:noProof/>
        </w:rPr>
        <w:t>1</w:t>
      </w:r>
      <w:r w:rsidR="00BD5935" w:rsidRPr="00820B55">
        <w:rPr>
          <w:b/>
          <w:noProof/>
        </w:rPr>
        <w:fldChar w:fldCharType="end"/>
      </w:r>
      <w:r>
        <w:t xml:space="preserve"> Example to Demonstrate the levels of Fitness</w:t>
      </w:r>
      <w:bookmarkEnd w:id="36"/>
      <w:r w:rsidR="007D0361">
        <w:t>. P denotes a pass, F a failure.</w:t>
      </w:r>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EB4EAF" w14:paraId="4AD905F2" w14:textId="77777777" w:rsidTr="007B052B">
        <w:tc>
          <w:tcPr>
            <w:tcW w:w="1234" w:type="dxa"/>
            <w:vMerge w:val="restart"/>
            <w:vAlign w:val="center"/>
          </w:tcPr>
          <w:p w14:paraId="085A4A99" w14:textId="77777777" w:rsidR="000A0340" w:rsidRPr="00B403A9" w:rsidRDefault="000A0340" w:rsidP="00E64DD9">
            <w:pPr>
              <w:jc w:val="center"/>
              <w:rPr>
                <w:i/>
                <w:color w:val="0070C0"/>
                <w:sz w:val="20"/>
              </w:rPr>
            </w:pPr>
          </w:p>
        </w:tc>
        <w:tc>
          <w:tcPr>
            <w:tcW w:w="1313" w:type="dxa"/>
            <w:vMerge w:val="restart"/>
            <w:vAlign w:val="center"/>
          </w:tcPr>
          <w:p w14:paraId="0AEC83A9" w14:textId="77777777" w:rsidR="000A0340" w:rsidRPr="00B403A9" w:rsidRDefault="00946A62" w:rsidP="00E64DD9">
            <w:pPr>
              <w:jc w:val="center"/>
              <w:rPr>
                <w:b/>
                <w:color w:val="0070C0"/>
                <w:sz w:val="20"/>
              </w:rPr>
            </w:pPr>
            <w:r w:rsidRPr="00B403A9">
              <w:rPr>
                <w:b/>
                <w:color w:val="0070C0"/>
                <w:sz w:val="20"/>
              </w:rPr>
              <w:t>Did the source code compile?</w:t>
            </w:r>
          </w:p>
        </w:tc>
        <w:tc>
          <w:tcPr>
            <w:tcW w:w="2977" w:type="dxa"/>
            <w:gridSpan w:val="3"/>
            <w:vAlign w:val="center"/>
          </w:tcPr>
          <w:p w14:paraId="2E83A716" w14:textId="77777777" w:rsidR="000A0340" w:rsidRPr="00B403A9" w:rsidRDefault="00946A62" w:rsidP="00E64DD9">
            <w:pPr>
              <w:jc w:val="center"/>
              <w:rPr>
                <w:b/>
                <w:color w:val="0070C0"/>
                <w:sz w:val="20"/>
              </w:rPr>
            </w:pPr>
            <w:r w:rsidRPr="00B403A9">
              <w:rPr>
                <w:b/>
                <w:color w:val="0070C0"/>
                <w:sz w:val="20"/>
              </w:rPr>
              <w:t>Unit tests</w:t>
            </w:r>
          </w:p>
        </w:tc>
        <w:tc>
          <w:tcPr>
            <w:tcW w:w="1417" w:type="dxa"/>
            <w:vMerge w:val="restart"/>
            <w:vAlign w:val="center"/>
          </w:tcPr>
          <w:p w14:paraId="0BADD5C8" w14:textId="77777777" w:rsidR="00B403A9" w:rsidRPr="00B403A9" w:rsidRDefault="00946A62" w:rsidP="00E64DD9">
            <w:pPr>
              <w:jc w:val="center"/>
              <w:rPr>
                <w:b/>
                <w:color w:val="0070C0"/>
                <w:sz w:val="20"/>
              </w:rPr>
            </w:pPr>
            <w:r w:rsidRPr="00B403A9">
              <w:rPr>
                <w:b/>
                <w:color w:val="0070C0"/>
                <w:sz w:val="20"/>
              </w:rPr>
              <w:t>Energy</w:t>
            </w:r>
          </w:p>
          <w:p w14:paraId="26EF0484" w14:textId="77777777" w:rsidR="000A0340" w:rsidRPr="00B403A9" w:rsidRDefault="00946A62" w:rsidP="00E64DD9">
            <w:pPr>
              <w:jc w:val="center"/>
              <w:rPr>
                <w:b/>
                <w:color w:val="0070C0"/>
                <w:sz w:val="20"/>
              </w:rPr>
            </w:pPr>
            <w:r w:rsidRPr="00B403A9">
              <w:rPr>
                <w:b/>
                <w:color w:val="0070C0"/>
                <w:sz w:val="20"/>
              </w:rPr>
              <w:t>Consum</w:t>
            </w:r>
            <w:r w:rsidR="00B403A9" w:rsidRPr="00B403A9">
              <w:rPr>
                <w:b/>
                <w:color w:val="0070C0"/>
                <w:sz w:val="20"/>
              </w:rPr>
              <w:t>p</w:t>
            </w:r>
            <w:r w:rsidRPr="00B403A9">
              <w:rPr>
                <w:b/>
                <w:color w:val="0070C0"/>
                <w:sz w:val="20"/>
              </w:rPr>
              <w:t>tion</w:t>
            </w:r>
          </w:p>
        </w:tc>
        <w:tc>
          <w:tcPr>
            <w:tcW w:w="1413" w:type="dxa"/>
            <w:vMerge w:val="restart"/>
            <w:vAlign w:val="center"/>
          </w:tcPr>
          <w:p w14:paraId="3A8D11E6" w14:textId="77777777" w:rsidR="007B052B" w:rsidRDefault="00946A62" w:rsidP="00E64DD9">
            <w:pPr>
              <w:jc w:val="center"/>
              <w:rPr>
                <w:b/>
                <w:color w:val="0070C0"/>
                <w:sz w:val="20"/>
              </w:rPr>
            </w:pPr>
            <w:r w:rsidRPr="00B403A9">
              <w:rPr>
                <w:b/>
                <w:color w:val="0070C0"/>
                <w:sz w:val="20"/>
              </w:rPr>
              <w:t>Use th</w:t>
            </w:r>
            <w:r>
              <w:rPr>
                <w:b/>
                <w:color w:val="0070C0"/>
                <w:sz w:val="20"/>
              </w:rPr>
              <w:t>is</w:t>
            </w:r>
          </w:p>
          <w:p w14:paraId="50F46524" w14:textId="77777777" w:rsidR="000A0340" w:rsidRPr="00B403A9" w:rsidRDefault="00946A62" w:rsidP="00E64DD9">
            <w:pPr>
              <w:jc w:val="center"/>
              <w:rPr>
                <w:b/>
                <w:color w:val="0070C0"/>
                <w:sz w:val="20"/>
              </w:rPr>
            </w:pPr>
            <w:r w:rsidRPr="00B403A9">
              <w:rPr>
                <w:b/>
                <w:color w:val="0070C0"/>
                <w:sz w:val="20"/>
              </w:rPr>
              <w:t xml:space="preserve"> individual?</w:t>
            </w:r>
          </w:p>
        </w:tc>
      </w:tr>
      <w:tr w:rsidR="00EB4EAF" w14:paraId="5CCDF56E" w14:textId="77777777" w:rsidTr="007B052B">
        <w:tc>
          <w:tcPr>
            <w:tcW w:w="1234" w:type="dxa"/>
            <w:vMerge/>
          </w:tcPr>
          <w:p w14:paraId="02C5F606" w14:textId="77777777" w:rsidR="000A0340" w:rsidRPr="00B403A9" w:rsidRDefault="000A0340" w:rsidP="000F28AF">
            <w:pPr>
              <w:rPr>
                <w:i/>
                <w:color w:val="0070C0"/>
                <w:sz w:val="20"/>
              </w:rPr>
            </w:pPr>
          </w:p>
        </w:tc>
        <w:tc>
          <w:tcPr>
            <w:tcW w:w="1313" w:type="dxa"/>
            <w:vMerge/>
          </w:tcPr>
          <w:p w14:paraId="7F7C073D" w14:textId="77777777" w:rsidR="000A0340" w:rsidRPr="00B403A9" w:rsidRDefault="000A0340" w:rsidP="000F28AF">
            <w:pPr>
              <w:rPr>
                <w:color w:val="0070C0"/>
                <w:sz w:val="20"/>
              </w:rPr>
            </w:pPr>
          </w:p>
        </w:tc>
        <w:tc>
          <w:tcPr>
            <w:tcW w:w="992" w:type="dxa"/>
            <w:vAlign w:val="center"/>
          </w:tcPr>
          <w:p w14:paraId="542E9ECE" w14:textId="77777777" w:rsidR="000A0340" w:rsidRPr="00B403A9" w:rsidRDefault="00946A62" w:rsidP="00E64DD9">
            <w:pPr>
              <w:jc w:val="center"/>
              <w:rPr>
                <w:b/>
                <w:color w:val="0070C0"/>
                <w:sz w:val="20"/>
              </w:rPr>
            </w:pPr>
            <w:r w:rsidRPr="00B403A9">
              <w:rPr>
                <w:b/>
                <w:color w:val="0070C0"/>
                <w:sz w:val="20"/>
              </w:rPr>
              <w:t>Unit test 1</w:t>
            </w:r>
          </w:p>
        </w:tc>
        <w:tc>
          <w:tcPr>
            <w:tcW w:w="992" w:type="dxa"/>
            <w:vAlign w:val="center"/>
          </w:tcPr>
          <w:p w14:paraId="1B8F281E" w14:textId="77777777" w:rsidR="000A0340" w:rsidRPr="00B403A9" w:rsidRDefault="00946A62" w:rsidP="00E64DD9">
            <w:pPr>
              <w:jc w:val="center"/>
              <w:rPr>
                <w:b/>
                <w:color w:val="0070C0"/>
                <w:sz w:val="20"/>
              </w:rPr>
            </w:pPr>
            <w:r w:rsidRPr="00B403A9">
              <w:rPr>
                <w:b/>
                <w:color w:val="0070C0"/>
                <w:sz w:val="20"/>
              </w:rPr>
              <w:t>Unit test 2</w:t>
            </w:r>
          </w:p>
        </w:tc>
        <w:tc>
          <w:tcPr>
            <w:tcW w:w="993" w:type="dxa"/>
            <w:vAlign w:val="center"/>
          </w:tcPr>
          <w:p w14:paraId="5E02D439" w14:textId="77777777" w:rsidR="000A0340" w:rsidRPr="00B403A9" w:rsidRDefault="00946A62" w:rsidP="00E64DD9">
            <w:pPr>
              <w:jc w:val="center"/>
              <w:rPr>
                <w:b/>
                <w:color w:val="0070C0"/>
                <w:sz w:val="20"/>
              </w:rPr>
            </w:pPr>
            <w:r w:rsidRPr="00B403A9">
              <w:rPr>
                <w:b/>
                <w:color w:val="0070C0"/>
                <w:sz w:val="20"/>
              </w:rPr>
              <w:t>Unit test 3</w:t>
            </w:r>
          </w:p>
        </w:tc>
        <w:tc>
          <w:tcPr>
            <w:tcW w:w="1417" w:type="dxa"/>
            <w:vMerge/>
          </w:tcPr>
          <w:p w14:paraId="2D9479EE" w14:textId="77777777" w:rsidR="000A0340" w:rsidRPr="00B403A9" w:rsidRDefault="000A0340" w:rsidP="000F28AF">
            <w:pPr>
              <w:rPr>
                <w:b/>
                <w:color w:val="0070C0"/>
                <w:sz w:val="20"/>
              </w:rPr>
            </w:pPr>
          </w:p>
        </w:tc>
        <w:tc>
          <w:tcPr>
            <w:tcW w:w="1413" w:type="dxa"/>
            <w:vMerge/>
          </w:tcPr>
          <w:p w14:paraId="34167687" w14:textId="77777777" w:rsidR="000A0340" w:rsidRPr="00B403A9" w:rsidRDefault="000A0340" w:rsidP="000F28AF">
            <w:pPr>
              <w:rPr>
                <w:b/>
                <w:color w:val="0070C0"/>
                <w:sz w:val="20"/>
              </w:rPr>
            </w:pPr>
          </w:p>
        </w:tc>
      </w:tr>
      <w:tr w:rsidR="00EB4EAF" w14:paraId="1B67B9B0" w14:textId="77777777" w:rsidTr="007B052B">
        <w:tc>
          <w:tcPr>
            <w:tcW w:w="1234" w:type="dxa"/>
          </w:tcPr>
          <w:p w14:paraId="644D5560" w14:textId="77777777" w:rsidR="000A0340" w:rsidRPr="00B403A9" w:rsidRDefault="00946A62" w:rsidP="000F28AF">
            <w:pPr>
              <w:rPr>
                <w:i/>
                <w:color w:val="0070C0"/>
                <w:sz w:val="20"/>
              </w:rPr>
            </w:pPr>
            <w:r w:rsidRPr="00B403A9">
              <w:rPr>
                <w:i/>
                <w:color w:val="0070C0"/>
                <w:sz w:val="20"/>
              </w:rPr>
              <w:t>Individual 1</w:t>
            </w:r>
          </w:p>
        </w:tc>
        <w:tc>
          <w:tcPr>
            <w:tcW w:w="1313" w:type="dxa"/>
          </w:tcPr>
          <w:p w14:paraId="05D12A9B" w14:textId="77777777" w:rsidR="000A0340" w:rsidRPr="00B403A9" w:rsidRDefault="00946A62" w:rsidP="00E64DD9">
            <w:pPr>
              <w:jc w:val="center"/>
              <w:rPr>
                <w:color w:val="0070C0"/>
                <w:sz w:val="20"/>
              </w:rPr>
            </w:pPr>
            <w:r w:rsidRPr="00B403A9">
              <w:rPr>
                <w:color w:val="0070C0"/>
                <w:sz w:val="20"/>
              </w:rPr>
              <w:t>Yes</w:t>
            </w:r>
          </w:p>
        </w:tc>
        <w:tc>
          <w:tcPr>
            <w:tcW w:w="992" w:type="dxa"/>
          </w:tcPr>
          <w:p w14:paraId="445C30E9" w14:textId="77777777" w:rsidR="000A0340" w:rsidRPr="00B403A9" w:rsidRDefault="00946A62" w:rsidP="00E64DD9">
            <w:pPr>
              <w:jc w:val="center"/>
              <w:rPr>
                <w:color w:val="0070C0"/>
                <w:sz w:val="20"/>
              </w:rPr>
            </w:pPr>
            <w:r w:rsidRPr="00B403A9">
              <w:rPr>
                <w:color w:val="0070C0"/>
                <w:sz w:val="20"/>
              </w:rPr>
              <w:t>P</w:t>
            </w:r>
          </w:p>
        </w:tc>
        <w:tc>
          <w:tcPr>
            <w:tcW w:w="992" w:type="dxa"/>
          </w:tcPr>
          <w:p w14:paraId="1FCD21C1" w14:textId="77777777" w:rsidR="000A0340" w:rsidRPr="00B403A9" w:rsidRDefault="00946A62" w:rsidP="00E64DD9">
            <w:pPr>
              <w:jc w:val="center"/>
              <w:rPr>
                <w:color w:val="0070C0"/>
                <w:sz w:val="20"/>
              </w:rPr>
            </w:pPr>
            <w:r w:rsidRPr="00B403A9">
              <w:rPr>
                <w:color w:val="0070C0"/>
                <w:sz w:val="20"/>
              </w:rPr>
              <w:t>P</w:t>
            </w:r>
          </w:p>
        </w:tc>
        <w:tc>
          <w:tcPr>
            <w:tcW w:w="993" w:type="dxa"/>
          </w:tcPr>
          <w:p w14:paraId="1B94AB0D" w14:textId="77777777" w:rsidR="000A0340" w:rsidRPr="00B403A9" w:rsidRDefault="00946A62" w:rsidP="00E64DD9">
            <w:pPr>
              <w:jc w:val="center"/>
              <w:rPr>
                <w:color w:val="0070C0"/>
                <w:sz w:val="20"/>
              </w:rPr>
            </w:pPr>
            <w:r w:rsidRPr="00B403A9">
              <w:rPr>
                <w:color w:val="0070C0"/>
                <w:sz w:val="20"/>
              </w:rPr>
              <w:t>P</w:t>
            </w:r>
          </w:p>
        </w:tc>
        <w:tc>
          <w:tcPr>
            <w:tcW w:w="1417" w:type="dxa"/>
          </w:tcPr>
          <w:p w14:paraId="3172E592" w14:textId="77777777" w:rsidR="000A0340" w:rsidRPr="00B403A9" w:rsidRDefault="00946A62" w:rsidP="00E64DD9">
            <w:pPr>
              <w:jc w:val="center"/>
              <w:rPr>
                <w:color w:val="0070C0"/>
                <w:sz w:val="20"/>
              </w:rPr>
            </w:pPr>
            <w:r w:rsidRPr="00B403A9">
              <w:rPr>
                <w:color w:val="0070C0"/>
                <w:sz w:val="20"/>
              </w:rPr>
              <w:t>3000J</w:t>
            </w:r>
          </w:p>
        </w:tc>
        <w:tc>
          <w:tcPr>
            <w:tcW w:w="1413" w:type="dxa"/>
          </w:tcPr>
          <w:p w14:paraId="1FDDCF55"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r w:rsidR="00EB4EAF" w14:paraId="103A0B51" w14:textId="77777777" w:rsidTr="007B052B">
        <w:tc>
          <w:tcPr>
            <w:tcW w:w="1234" w:type="dxa"/>
          </w:tcPr>
          <w:p w14:paraId="754B4530" w14:textId="77777777" w:rsidR="000A0340" w:rsidRPr="00B403A9" w:rsidRDefault="00946A62" w:rsidP="000F28AF">
            <w:pPr>
              <w:rPr>
                <w:i/>
                <w:color w:val="0070C0"/>
                <w:sz w:val="20"/>
              </w:rPr>
            </w:pPr>
            <w:r w:rsidRPr="00B403A9">
              <w:rPr>
                <w:i/>
                <w:color w:val="0070C0"/>
                <w:sz w:val="20"/>
              </w:rPr>
              <w:t>Individual 2</w:t>
            </w:r>
          </w:p>
        </w:tc>
        <w:tc>
          <w:tcPr>
            <w:tcW w:w="1313" w:type="dxa"/>
          </w:tcPr>
          <w:p w14:paraId="63AA41BD" w14:textId="77777777" w:rsidR="000A0340" w:rsidRPr="00B403A9" w:rsidRDefault="00946A62" w:rsidP="00E64DD9">
            <w:pPr>
              <w:jc w:val="center"/>
              <w:rPr>
                <w:color w:val="0070C0"/>
                <w:sz w:val="20"/>
              </w:rPr>
            </w:pPr>
            <w:r w:rsidRPr="00B403A9">
              <w:rPr>
                <w:color w:val="0070C0"/>
                <w:sz w:val="20"/>
              </w:rPr>
              <w:t>N</w:t>
            </w:r>
            <w:r w:rsidR="007D0361">
              <w:rPr>
                <w:color w:val="0070C0"/>
                <w:sz w:val="20"/>
              </w:rPr>
              <w:t>o</w:t>
            </w:r>
          </w:p>
        </w:tc>
        <w:tc>
          <w:tcPr>
            <w:tcW w:w="992" w:type="dxa"/>
          </w:tcPr>
          <w:p w14:paraId="15A8E0E1" w14:textId="77777777" w:rsidR="000A0340" w:rsidRPr="00B403A9" w:rsidRDefault="00946A62" w:rsidP="00E64DD9">
            <w:pPr>
              <w:jc w:val="center"/>
              <w:rPr>
                <w:color w:val="0070C0"/>
                <w:sz w:val="20"/>
              </w:rPr>
            </w:pPr>
            <w:r>
              <w:rPr>
                <w:color w:val="0070C0"/>
                <w:sz w:val="20"/>
              </w:rPr>
              <w:t>P</w:t>
            </w:r>
          </w:p>
        </w:tc>
        <w:tc>
          <w:tcPr>
            <w:tcW w:w="992" w:type="dxa"/>
          </w:tcPr>
          <w:p w14:paraId="0AC7DCD3" w14:textId="77777777" w:rsidR="000A0340" w:rsidRPr="00B403A9" w:rsidRDefault="00946A62" w:rsidP="00E64DD9">
            <w:pPr>
              <w:jc w:val="center"/>
              <w:rPr>
                <w:color w:val="0070C0"/>
                <w:sz w:val="20"/>
              </w:rPr>
            </w:pPr>
            <w:r>
              <w:rPr>
                <w:color w:val="0070C0"/>
                <w:sz w:val="20"/>
              </w:rPr>
              <w:t>P</w:t>
            </w:r>
          </w:p>
        </w:tc>
        <w:tc>
          <w:tcPr>
            <w:tcW w:w="993" w:type="dxa"/>
          </w:tcPr>
          <w:p w14:paraId="306F5043" w14:textId="77777777" w:rsidR="000A0340" w:rsidRPr="00B403A9" w:rsidRDefault="00946A62" w:rsidP="00E64DD9">
            <w:pPr>
              <w:jc w:val="center"/>
              <w:rPr>
                <w:color w:val="0070C0"/>
                <w:sz w:val="20"/>
              </w:rPr>
            </w:pPr>
            <w:r>
              <w:rPr>
                <w:color w:val="0070C0"/>
                <w:sz w:val="20"/>
              </w:rPr>
              <w:t>F</w:t>
            </w:r>
          </w:p>
        </w:tc>
        <w:tc>
          <w:tcPr>
            <w:tcW w:w="1417" w:type="dxa"/>
          </w:tcPr>
          <w:p w14:paraId="3966EA5D" w14:textId="77777777" w:rsidR="000A0340" w:rsidRPr="00B403A9" w:rsidRDefault="00946A62" w:rsidP="00E64DD9">
            <w:pPr>
              <w:jc w:val="center"/>
              <w:rPr>
                <w:color w:val="0070C0"/>
                <w:sz w:val="20"/>
              </w:rPr>
            </w:pPr>
            <w:r>
              <w:rPr>
                <w:color w:val="0070C0"/>
                <w:sz w:val="20"/>
              </w:rPr>
              <w:t>N/A</w:t>
            </w:r>
          </w:p>
        </w:tc>
        <w:tc>
          <w:tcPr>
            <w:tcW w:w="1413" w:type="dxa"/>
          </w:tcPr>
          <w:p w14:paraId="3C39CB53" w14:textId="77777777" w:rsidR="000A0340" w:rsidRPr="00B403A9" w:rsidRDefault="00946A62" w:rsidP="00E64DD9">
            <w:pPr>
              <w:jc w:val="center"/>
              <w:rPr>
                <w:color w:val="0070C0"/>
                <w:sz w:val="20"/>
              </w:rPr>
            </w:pPr>
            <w:r w:rsidRPr="00B403A9">
              <w:rPr>
                <w:color w:val="0070C0"/>
                <w:sz w:val="20"/>
              </w:rPr>
              <w:t>N</w:t>
            </w:r>
            <w:r w:rsidR="007D0361">
              <w:rPr>
                <w:color w:val="0070C0"/>
                <w:sz w:val="20"/>
              </w:rPr>
              <w:t>o</w:t>
            </w:r>
          </w:p>
        </w:tc>
      </w:tr>
      <w:tr w:rsidR="00EB4EAF" w14:paraId="52DC3B0C" w14:textId="77777777" w:rsidTr="007B052B">
        <w:tc>
          <w:tcPr>
            <w:tcW w:w="1234" w:type="dxa"/>
          </w:tcPr>
          <w:p w14:paraId="1DD0E5F0" w14:textId="77777777" w:rsidR="000A0340" w:rsidRPr="00B403A9" w:rsidRDefault="00946A62" w:rsidP="000F28AF">
            <w:pPr>
              <w:rPr>
                <w:i/>
                <w:color w:val="0070C0"/>
                <w:sz w:val="20"/>
              </w:rPr>
            </w:pPr>
            <w:r w:rsidRPr="00B403A9">
              <w:rPr>
                <w:i/>
                <w:color w:val="0070C0"/>
                <w:sz w:val="20"/>
              </w:rPr>
              <w:t>Individual 3</w:t>
            </w:r>
          </w:p>
        </w:tc>
        <w:tc>
          <w:tcPr>
            <w:tcW w:w="1313" w:type="dxa"/>
          </w:tcPr>
          <w:p w14:paraId="7211F4E9"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c>
          <w:tcPr>
            <w:tcW w:w="992" w:type="dxa"/>
          </w:tcPr>
          <w:p w14:paraId="35ED8ED9" w14:textId="77777777" w:rsidR="000A0340" w:rsidRPr="00B403A9" w:rsidRDefault="00946A62" w:rsidP="00E64DD9">
            <w:pPr>
              <w:jc w:val="center"/>
              <w:rPr>
                <w:color w:val="0070C0"/>
                <w:sz w:val="20"/>
              </w:rPr>
            </w:pPr>
            <w:r w:rsidRPr="00B403A9">
              <w:rPr>
                <w:color w:val="0070C0"/>
                <w:sz w:val="20"/>
              </w:rPr>
              <w:t>P</w:t>
            </w:r>
          </w:p>
        </w:tc>
        <w:tc>
          <w:tcPr>
            <w:tcW w:w="992" w:type="dxa"/>
          </w:tcPr>
          <w:p w14:paraId="758DEC93" w14:textId="77777777" w:rsidR="000A0340" w:rsidRPr="00B403A9" w:rsidRDefault="00946A62" w:rsidP="00E64DD9">
            <w:pPr>
              <w:jc w:val="center"/>
              <w:rPr>
                <w:color w:val="0070C0"/>
                <w:sz w:val="20"/>
              </w:rPr>
            </w:pPr>
            <w:r w:rsidRPr="00B403A9">
              <w:rPr>
                <w:color w:val="0070C0"/>
                <w:sz w:val="20"/>
              </w:rPr>
              <w:t>F</w:t>
            </w:r>
          </w:p>
        </w:tc>
        <w:tc>
          <w:tcPr>
            <w:tcW w:w="993" w:type="dxa"/>
          </w:tcPr>
          <w:p w14:paraId="60B9CA1F" w14:textId="77777777" w:rsidR="000A0340" w:rsidRPr="00B403A9" w:rsidRDefault="00946A62" w:rsidP="00E64DD9">
            <w:pPr>
              <w:jc w:val="center"/>
              <w:rPr>
                <w:color w:val="0070C0"/>
                <w:sz w:val="20"/>
              </w:rPr>
            </w:pPr>
            <w:r w:rsidRPr="00B403A9">
              <w:rPr>
                <w:color w:val="0070C0"/>
                <w:sz w:val="20"/>
              </w:rPr>
              <w:t>F</w:t>
            </w:r>
          </w:p>
        </w:tc>
        <w:tc>
          <w:tcPr>
            <w:tcW w:w="1417" w:type="dxa"/>
          </w:tcPr>
          <w:p w14:paraId="528BF7E1" w14:textId="77777777" w:rsidR="000A0340" w:rsidRPr="00B403A9" w:rsidRDefault="00946A62" w:rsidP="00E64DD9">
            <w:pPr>
              <w:jc w:val="center"/>
              <w:rPr>
                <w:color w:val="0070C0"/>
                <w:sz w:val="20"/>
              </w:rPr>
            </w:pPr>
            <w:r w:rsidRPr="00B403A9">
              <w:rPr>
                <w:color w:val="0070C0"/>
                <w:sz w:val="20"/>
              </w:rPr>
              <w:t>2100J</w:t>
            </w:r>
          </w:p>
        </w:tc>
        <w:tc>
          <w:tcPr>
            <w:tcW w:w="1413" w:type="dxa"/>
          </w:tcPr>
          <w:p w14:paraId="5EB14CCD"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r w:rsidR="00EB4EAF" w14:paraId="4917FE5E" w14:textId="77777777" w:rsidTr="007B052B">
        <w:tc>
          <w:tcPr>
            <w:tcW w:w="1234" w:type="dxa"/>
          </w:tcPr>
          <w:p w14:paraId="65D22EBF" w14:textId="77777777" w:rsidR="000A0340" w:rsidRPr="00B403A9" w:rsidRDefault="00946A62" w:rsidP="000F28AF">
            <w:pPr>
              <w:rPr>
                <w:i/>
                <w:color w:val="0070C0"/>
                <w:sz w:val="20"/>
              </w:rPr>
            </w:pPr>
            <w:r w:rsidRPr="00B403A9">
              <w:rPr>
                <w:i/>
                <w:color w:val="0070C0"/>
                <w:sz w:val="20"/>
              </w:rPr>
              <w:t>Individual 4</w:t>
            </w:r>
          </w:p>
        </w:tc>
        <w:tc>
          <w:tcPr>
            <w:tcW w:w="1313" w:type="dxa"/>
          </w:tcPr>
          <w:p w14:paraId="4B584B19"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c>
          <w:tcPr>
            <w:tcW w:w="992" w:type="dxa"/>
          </w:tcPr>
          <w:p w14:paraId="1545E5A3" w14:textId="77777777" w:rsidR="000A0340" w:rsidRPr="00B403A9" w:rsidRDefault="00946A62" w:rsidP="00E64DD9">
            <w:pPr>
              <w:jc w:val="center"/>
              <w:rPr>
                <w:color w:val="0070C0"/>
                <w:sz w:val="20"/>
              </w:rPr>
            </w:pPr>
            <w:r w:rsidRPr="00B403A9">
              <w:rPr>
                <w:color w:val="0070C0"/>
                <w:sz w:val="20"/>
              </w:rPr>
              <w:t>F</w:t>
            </w:r>
          </w:p>
        </w:tc>
        <w:tc>
          <w:tcPr>
            <w:tcW w:w="992" w:type="dxa"/>
          </w:tcPr>
          <w:p w14:paraId="358752BE" w14:textId="77777777" w:rsidR="000A0340" w:rsidRPr="00B403A9" w:rsidRDefault="00946A62" w:rsidP="00E64DD9">
            <w:pPr>
              <w:jc w:val="center"/>
              <w:rPr>
                <w:color w:val="0070C0"/>
                <w:sz w:val="20"/>
              </w:rPr>
            </w:pPr>
            <w:r w:rsidRPr="00B403A9">
              <w:rPr>
                <w:color w:val="0070C0"/>
                <w:sz w:val="20"/>
              </w:rPr>
              <w:t>P</w:t>
            </w:r>
          </w:p>
        </w:tc>
        <w:tc>
          <w:tcPr>
            <w:tcW w:w="993" w:type="dxa"/>
          </w:tcPr>
          <w:p w14:paraId="237E032A" w14:textId="77777777" w:rsidR="000A0340" w:rsidRPr="00B403A9" w:rsidRDefault="00946A62" w:rsidP="00E64DD9">
            <w:pPr>
              <w:jc w:val="center"/>
              <w:rPr>
                <w:color w:val="0070C0"/>
                <w:sz w:val="20"/>
              </w:rPr>
            </w:pPr>
            <w:r w:rsidRPr="00B403A9">
              <w:rPr>
                <w:color w:val="0070C0"/>
                <w:sz w:val="20"/>
              </w:rPr>
              <w:t>P</w:t>
            </w:r>
          </w:p>
        </w:tc>
        <w:tc>
          <w:tcPr>
            <w:tcW w:w="1417" w:type="dxa"/>
          </w:tcPr>
          <w:p w14:paraId="344C2851" w14:textId="77777777" w:rsidR="000A0340" w:rsidRPr="00B403A9" w:rsidRDefault="00946A62" w:rsidP="00E64DD9">
            <w:pPr>
              <w:jc w:val="center"/>
              <w:rPr>
                <w:color w:val="0070C0"/>
                <w:sz w:val="20"/>
              </w:rPr>
            </w:pPr>
            <w:r w:rsidRPr="00B403A9">
              <w:rPr>
                <w:color w:val="0070C0"/>
                <w:sz w:val="20"/>
              </w:rPr>
              <w:t>4000J</w:t>
            </w:r>
          </w:p>
        </w:tc>
        <w:tc>
          <w:tcPr>
            <w:tcW w:w="1413" w:type="dxa"/>
          </w:tcPr>
          <w:p w14:paraId="68B37EE5"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bl>
    <w:p w14:paraId="38863A8F" w14:textId="77777777" w:rsidR="000F28AF" w:rsidRPr="000F28AF" w:rsidRDefault="00946A62" w:rsidP="000F28AF">
      <w:pPr>
        <w:rPr>
          <w:sz w:val="17"/>
          <w:szCs w:val="17"/>
        </w:rPr>
      </w:pPr>
      <w:r>
        <w:rPr>
          <w:color w:val="0070C0"/>
        </w:rPr>
        <w:t xml:space="preserve"> </w:t>
      </w:r>
    </w:p>
    <w:p w14:paraId="108154B2" w14:textId="6F5E011D" w:rsidR="000F28AF" w:rsidRPr="00820B55" w:rsidRDefault="00946A62" w:rsidP="00820B55">
      <w:pPr>
        <w:pStyle w:val="BodyText"/>
        <w:spacing w:line="240" w:lineRule="auto"/>
        <w:ind w:firstLine="0"/>
        <w:rPr>
          <w:color w:val="0070C0"/>
          <w:sz w:val="24"/>
        </w:rPr>
      </w:pPr>
      <w:r w:rsidRPr="00820B55">
        <w:rPr>
          <w:color w:val="0070C0"/>
          <w:sz w:val="24"/>
        </w:rPr>
        <w:t xml:space="preserve">For any optimisation problem, the fitness function needs to be defined before a solution is executed. </w:t>
      </w:r>
      <w:r w:rsidR="005F33F8">
        <w:rPr>
          <w:color w:val="0070C0"/>
          <w:sz w:val="24"/>
        </w:rPr>
        <w:t xml:space="preserve">Changing the </w:t>
      </w:r>
      <w:r w:rsidRPr="00820B55">
        <w:rPr>
          <w:color w:val="0070C0"/>
          <w:sz w:val="24"/>
        </w:rPr>
        <w:t>fitness function</w:t>
      </w:r>
      <w:r w:rsidR="005F33F8">
        <w:rPr>
          <w:color w:val="0070C0"/>
          <w:sz w:val="24"/>
        </w:rPr>
        <w:t xml:space="preserve"> can present </w:t>
      </w:r>
      <w:r w:rsidRPr="00820B55">
        <w:rPr>
          <w:color w:val="0070C0"/>
          <w:sz w:val="24"/>
        </w:rPr>
        <w:t xml:space="preserve">new ways to optimise </w:t>
      </w:r>
      <w:r w:rsidRPr="00820B55">
        <w:rPr>
          <w:color w:val="0070C0"/>
          <w:sz w:val="24"/>
        </w:rPr>
        <w:lastRenderedPageBreak/>
        <w:t xml:space="preserve">Java. </w:t>
      </w:r>
      <w:r w:rsidR="005F33F8">
        <w:rPr>
          <w:color w:val="0070C0"/>
          <w:sz w:val="24"/>
        </w:rPr>
        <w:t>For example, by c</w:t>
      </w:r>
      <w:r w:rsidRPr="00820B55">
        <w:rPr>
          <w:color w:val="0070C0"/>
          <w:sz w:val="24"/>
        </w:rPr>
        <w:t xml:space="preserve">hanging the fitness to focus on execution time or energy consumption, the Java application can be optimised in different ways. </w:t>
      </w:r>
    </w:p>
    <w:p w14:paraId="4C9AF4D9" w14:textId="77777777" w:rsidR="00425538" w:rsidRPr="00C457E2" w:rsidRDefault="00425538" w:rsidP="00C457E2">
      <w:pPr>
        <w:pStyle w:val="BodyText"/>
        <w:ind w:firstLine="0"/>
        <w:rPr>
          <w:color w:val="0070C0"/>
        </w:rPr>
      </w:pPr>
    </w:p>
    <w:bookmarkStart w:id="37" w:name="_Ref2701205"/>
    <w:p w14:paraId="6FB00DE8" w14:textId="77777777" w:rsidR="00CB76FF" w:rsidRPr="001765A6" w:rsidRDefault="00946A62">
      <w:pPr>
        <w:pStyle w:val="Heading2"/>
      </w:pPr>
      <w:r>
        <w:fldChar w:fldCharType="begin"/>
      </w:r>
      <w:r>
        <w:instrText xml:space="preserve"> HYPERLINK "http://www.cs.stir.ac.uk/~kjt/research/conformed.html" </w:instrText>
      </w:r>
      <w:r>
        <w:fldChar w:fldCharType="separate"/>
      </w:r>
      <w:bookmarkStart w:id="38" w:name="_Toc536543208"/>
      <w:bookmarkStart w:id="39" w:name="_Toc536543437"/>
      <w:bookmarkStart w:id="40" w:name="_Toc15893763"/>
      <w:bookmarkStart w:id="41" w:name="_Toc299977280"/>
      <w:r w:rsidRPr="001765A6">
        <w:t>Scope</w:t>
      </w:r>
      <w:r>
        <w:fldChar w:fldCharType="end"/>
      </w:r>
      <w:r w:rsidRPr="001765A6">
        <w:t xml:space="preserve"> and Objectives</w:t>
      </w:r>
      <w:bookmarkEnd w:id="37"/>
      <w:bookmarkEnd w:id="38"/>
      <w:bookmarkEnd w:id="39"/>
      <w:bookmarkEnd w:id="40"/>
      <w:bookmarkEnd w:id="41"/>
    </w:p>
    <w:p w14:paraId="50127EC2" w14:textId="77777777" w:rsidR="00CB76FF" w:rsidRDefault="00946A62">
      <w:pPr>
        <w:pStyle w:val="BodyFirst"/>
      </w:pPr>
      <w:r w:rsidRPr="001765A6">
        <w:t>Define the scope and objectives of your project.</w:t>
      </w:r>
    </w:p>
    <w:p w14:paraId="7095AD84" w14:textId="77777777" w:rsidR="00D07980" w:rsidRPr="000C333D" w:rsidRDefault="00946A62" w:rsidP="000C333D">
      <w:pPr>
        <w:pStyle w:val="Heading3"/>
        <w:rPr>
          <w:color w:val="0070C0"/>
        </w:rPr>
      </w:pPr>
      <w:r w:rsidRPr="000C333D">
        <w:rPr>
          <w:color w:val="0070C0"/>
        </w:rPr>
        <w:t>Scope</w:t>
      </w:r>
    </w:p>
    <w:p w14:paraId="392EA760" w14:textId="53CFC4C0" w:rsidR="007C4D37" w:rsidRPr="00820B55" w:rsidRDefault="00946A62" w:rsidP="00820B55">
      <w:pPr>
        <w:pStyle w:val="BodyText"/>
        <w:spacing w:line="240" w:lineRule="auto"/>
        <w:ind w:firstLine="0"/>
        <w:rPr>
          <w:color w:val="0070C0"/>
          <w:sz w:val="24"/>
        </w:rPr>
      </w:pPr>
      <w:r w:rsidRPr="00820B55">
        <w:rPr>
          <w:color w:val="0070C0"/>
          <w:sz w:val="24"/>
        </w:rPr>
        <w:t xml:space="preserve">The scope of this research is to </w:t>
      </w:r>
      <w:r w:rsidR="005F33F8">
        <w:rPr>
          <w:color w:val="0070C0"/>
          <w:sz w:val="24"/>
        </w:rPr>
        <w:t xml:space="preserve">explore </w:t>
      </w:r>
      <w:r w:rsidRPr="00820B55">
        <w:rPr>
          <w:color w:val="0070C0"/>
          <w:sz w:val="24"/>
        </w:rPr>
        <w:t xml:space="preserve">different ways </w:t>
      </w:r>
      <w:r w:rsidR="005F33F8">
        <w:rPr>
          <w:color w:val="0070C0"/>
          <w:sz w:val="24"/>
        </w:rPr>
        <w:t xml:space="preserve">by which </w:t>
      </w:r>
      <w:r w:rsidRPr="00820B55">
        <w:rPr>
          <w:color w:val="0070C0"/>
          <w:sz w:val="24"/>
        </w:rPr>
        <w:t>developers can change their source code in order to make more</w:t>
      </w:r>
      <w:r w:rsidR="005F33F8">
        <w:rPr>
          <w:color w:val="0070C0"/>
          <w:sz w:val="24"/>
        </w:rPr>
        <w:t>-</w:t>
      </w:r>
      <w:r w:rsidRPr="00820B55">
        <w:rPr>
          <w:color w:val="0070C0"/>
          <w:sz w:val="24"/>
        </w:rPr>
        <w:t xml:space="preserve">optimised applications that firstly </w:t>
      </w:r>
      <w:r w:rsidR="00C457E2" w:rsidRPr="00820B55">
        <w:rPr>
          <w:color w:val="0070C0"/>
          <w:sz w:val="24"/>
        </w:rPr>
        <w:t>have a shorter execution time but also</w:t>
      </w:r>
      <w:r w:rsidRPr="00820B55">
        <w:rPr>
          <w:color w:val="0070C0"/>
          <w:sz w:val="24"/>
        </w:rPr>
        <w:t xml:space="preserve"> </w:t>
      </w:r>
      <w:r w:rsidR="00C457E2" w:rsidRPr="00820B55">
        <w:rPr>
          <w:color w:val="0070C0"/>
          <w:sz w:val="24"/>
        </w:rPr>
        <w:t>achieve</w:t>
      </w:r>
      <w:r w:rsidRPr="00820B55">
        <w:rPr>
          <w:color w:val="0070C0"/>
          <w:sz w:val="24"/>
        </w:rPr>
        <w:t xml:space="preserve"> the same functionality. This research will be followed by </w:t>
      </w:r>
      <w:r w:rsidR="005F33F8">
        <w:rPr>
          <w:color w:val="0070C0"/>
          <w:sz w:val="24"/>
        </w:rPr>
        <w:t xml:space="preserve">exploiting </w:t>
      </w:r>
      <w:r w:rsidRPr="00820B55">
        <w:rPr>
          <w:color w:val="0070C0"/>
          <w:sz w:val="24"/>
        </w:rPr>
        <w:t>the same principles and seeing</w:t>
      </w:r>
      <w:r w:rsidR="00C457E2" w:rsidRPr="00820B55">
        <w:rPr>
          <w:color w:val="0070C0"/>
          <w:sz w:val="24"/>
        </w:rPr>
        <w:t xml:space="preserve"> whether we can optimise applications</w:t>
      </w:r>
      <w:r w:rsidRPr="00820B55">
        <w:rPr>
          <w:color w:val="0070C0"/>
          <w:sz w:val="24"/>
        </w:rPr>
        <w:t xml:space="preserve"> </w:t>
      </w:r>
      <w:r w:rsidR="00C457E2" w:rsidRPr="00820B55">
        <w:rPr>
          <w:color w:val="0070C0"/>
          <w:sz w:val="24"/>
        </w:rPr>
        <w:t xml:space="preserve">to require less energy. </w:t>
      </w:r>
      <w:r w:rsidRPr="00820B55">
        <w:rPr>
          <w:color w:val="0070C0"/>
          <w:sz w:val="24"/>
        </w:rPr>
        <w:t xml:space="preserve">Furthermore, </w:t>
      </w:r>
      <w:ins w:id="42" w:author="Anna Rasburn" w:date="2019-01-12T11:54:00Z">
        <w:r w:rsidR="00A728E0">
          <w:rPr>
            <w:color w:val="0070C0"/>
            <w:sz w:val="24"/>
          </w:rPr>
          <w:t>it is hoped that t</w:t>
        </w:r>
      </w:ins>
      <w:r w:rsidRPr="00820B55">
        <w:rPr>
          <w:color w:val="0070C0"/>
          <w:sz w:val="24"/>
        </w:rPr>
        <w:t xml:space="preserve">his research will lead to </w:t>
      </w:r>
      <w:r w:rsidR="00C457E2" w:rsidRPr="00820B55">
        <w:rPr>
          <w:color w:val="0070C0"/>
          <w:sz w:val="24"/>
        </w:rPr>
        <w:t>the development of a toolkit that uses elements of artificial intelligence methods</w:t>
      </w:r>
      <w:r w:rsidR="00905B7F">
        <w:rPr>
          <w:color w:val="0070C0"/>
          <w:sz w:val="24"/>
        </w:rPr>
        <w:t>,</w:t>
      </w:r>
      <w:r w:rsidR="00C457E2" w:rsidRPr="00820B55">
        <w:rPr>
          <w:color w:val="0070C0"/>
          <w:sz w:val="24"/>
        </w:rPr>
        <w:t xml:space="preserve"> such as Genetic Algorithms and </w:t>
      </w:r>
      <w:r w:rsidR="00905B7F">
        <w:rPr>
          <w:color w:val="0070C0"/>
          <w:sz w:val="24"/>
        </w:rPr>
        <w:t>L</w:t>
      </w:r>
      <w:r w:rsidR="00C457E2" w:rsidRPr="00820B55">
        <w:rPr>
          <w:color w:val="0070C0"/>
          <w:sz w:val="24"/>
        </w:rPr>
        <w:t xml:space="preserve">ocal </w:t>
      </w:r>
      <w:r w:rsidR="00905B7F">
        <w:rPr>
          <w:color w:val="0070C0"/>
          <w:sz w:val="24"/>
        </w:rPr>
        <w:t>S</w:t>
      </w:r>
      <w:r w:rsidR="00C457E2" w:rsidRPr="00820B55">
        <w:rPr>
          <w:color w:val="0070C0"/>
          <w:sz w:val="24"/>
        </w:rPr>
        <w:t>earch</w:t>
      </w:r>
      <w:r w:rsidR="00905B7F">
        <w:rPr>
          <w:color w:val="0070C0"/>
          <w:sz w:val="24"/>
        </w:rPr>
        <w:t xml:space="preserve">, incorporating </w:t>
      </w:r>
      <w:r w:rsidR="00C457E2" w:rsidRPr="00820B55">
        <w:rPr>
          <w:color w:val="0070C0"/>
          <w:sz w:val="24"/>
        </w:rPr>
        <w:t xml:space="preserve"> a developer</w:t>
      </w:r>
      <w:r w:rsidR="00905B7F">
        <w:rPr>
          <w:color w:val="0070C0"/>
          <w:sz w:val="24"/>
        </w:rPr>
        <w:t>’</w:t>
      </w:r>
      <w:r w:rsidR="00C457E2" w:rsidRPr="00820B55">
        <w:rPr>
          <w:color w:val="0070C0"/>
          <w:sz w:val="24"/>
        </w:rPr>
        <w:t>s source code and well-written unit tests to create a more</w:t>
      </w:r>
      <w:r w:rsidR="00905B7F">
        <w:rPr>
          <w:color w:val="0070C0"/>
          <w:sz w:val="24"/>
        </w:rPr>
        <w:t>-</w:t>
      </w:r>
      <w:r w:rsidR="00C457E2" w:rsidRPr="00820B55">
        <w:rPr>
          <w:color w:val="0070C0"/>
          <w:sz w:val="24"/>
        </w:rPr>
        <w:t>optimised version of the original source code.</w:t>
      </w:r>
    </w:p>
    <w:p w14:paraId="4DD7E29E" w14:textId="77777777" w:rsidR="00D07980" w:rsidRPr="000C333D" w:rsidRDefault="00946A62" w:rsidP="000C333D">
      <w:pPr>
        <w:pStyle w:val="Heading3"/>
        <w:rPr>
          <w:color w:val="0070C0"/>
        </w:rPr>
      </w:pPr>
      <w:r w:rsidRPr="000C333D">
        <w:rPr>
          <w:color w:val="0070C0"/>
        </w:rPr>
        <w:t>Users</w:t>
      </w:r>
    </w:p>
    <w:p w14:paraId="6E1DB1F2" w14:textId="3F68F43B" w:rsidR="00D07980" w:rsidRPr="00820B55" w:rsidRDefault="00946A62" w:rsidP="00820B55">
      <w:pPr>
        <w:pStyle w:val="BodyText"/>
        <w:spacing w:line="240" w:lineRule="auto"/>
        <w:ind w:firstLine="0"/>
        <w:rPr>
          <w:color w:val="0070C0"/>
          <w:sz w:val="24"/>
        </w:rPr>
      </w:pPr>
      <w:r w:rsidRPr="00820B55">
        <w:rPr>
          <w:color w:val="0070C0"/>
          <w:sz w:val="24"/>
        </w:rPr>
        <w:t xml:space="preserve">The users of this research would be </w:t>
      </w:r>
      <w:r w:rsidR="00905B7F">
        <w:rPr>
          <w:color w:val="0070C0"/>
          <w:sz w:val="24"/>
        </w:rPr>
        <w:t>A</w:t>
      </w:r>
      <w:r w:rsidRPr="00820B55">
        <w:rPr>
          <w:color w:val="0070C0"/>
          <w:sz w:val="24"/>
        </w:rPr>
        <w:t xml:space="preserve">ndroid application developers and Android application users. </w:t>
      </w:r>
      <w:r w:rsidR="0042400A">
        <w:rPr>
          <w:color w:val="0070C0"/>
          <w:sz w:val="24"/>
        </w:rPr>
        <w:t xml:space="preserve">Many </w:t>
      </w:r>
      <w:r w:rsidRPr="00820B55">
        <w:rPr>
          <w:color w:val="0070C0"/>
          <w:sz w:val="24"/>
        </w:rPr>
        <w:t xml:space="preserve">Android mobile users wish to have a device which does not ‘die' as often and </w:t>
      </w:r>
      <w:r w:rsidR="0042400A">
        <w:rPr>
          <w:color w:val="0070C0"/>
          <w:sz w:val="24"/>
        </w:rPr>
        <w:t xml:space="preserve">therefore users are likely to prefer </w:t>
      </w:r>
      <w:r w:rsidRPr="00820B55">
        <w:rPr>
          <w:color w:val="0070C0"/>
          <w:sz w:val="24"/>
        </w:rPr>
        <w:t xml:space="preserve">applications that </w:t>
      </w:r>
      <w:r w:rsidR="0042400A">
        <w:rPr>
          <w:color w:val="0070C0"/>
          <w:sz w:val="24"/>
        </w:rPr>
        <w:t xml:space="preserve">do not </w:t>
      </w:r>
      <w:r w:rsidR="007C4D37" w:rsidRPr="00820B55">
        <w:rPr>
          <w:color w:val="0070C0"/>
          <w:sz w:val="24"/>
        </w:rPr>
        <w:t>‘drain’ the battery</w:t>
      </w:r>
      <w:r w:rsidR="0042400A">
        <w:rPr>
          <w:color w:val="0070C0"/>
          <w:sz w:val="24"/>
        </w:rPr>
        <w:t xml:space="preserve"> rapidly</w:t>
      </w:r>
      <w:r w:rsidR="007C4D37" w:rsidRPr="00820B55">
        <w:rPr>
          <w:color w:val="0070C0"/>
          <w:sz w:val="24"/>
        </w:rPr>
        <w:t>.</w:t>
      </w:r>
      <w:r w:rsidRPr="00820B55">
        <w:rPr>
          <w:color w:val="0070C0"/>
          <w:sz w:val="24"/>
        </w:rPr>
        <w:t xml:space="preserve"> This research can also apply to </w:t>
      </w:r>
      <w:r w:rsidR="0042400A">
        <w:rPr>
          <w:color w:val="0070C0"/>
          <w:sz w:val="24"/>
        </w:rPr>
        <w:t xml:space="preserve">the work of </w:t>
      </w:r>
      <w:r w:rsidRPr="00820B55">
        <w:rPr>
          <w:color w:val="0070C0"/>
          <w:sz w:val="24"/>
        </w:rPr>
        <w:t xml:space="preserve">Java developers </w:t>
      </w:r>
      <w:r w:rsidR="0042400A">
        <w:rPr>
          <w:color w:val="0070C0"/>
          <w:sz w:val="24"/>
        </w:rPr>
        <w:t xml:space="preserve">more generally </w:t>
      </w:r>
      <w:r w:rsidRPr="00820B55">
        <w:rPr>
          <w:color w:val="0070C0"/>
          <w:sz w:val="24"/>
        </w:rPr>
        <w:t>as</w:t>
      </w:r>
      <w:r w:rsidR="007C4D37" w:rsidRPr="00820B55">
        <w:rPr>
          <w:color w:val="0070C0"/>
          <w:sz w:val="24"/>
        </w:rPr>
        <w:t xml:space="preserve"> this research should </w:t>
      </w:r>
      <w:r w:rsidR="0042400A">
        <w:rPr>
          <w:color w:val="0070C0"/>
          <w:sz w:val="24"/>
        </w:rPr>
        <w:t xml:space="preserve">also </w:t>
      </w:r>
      <w:r w:rsidR="007C4D37" w:rsidRPr="00820B55">
        <w:rPr>
          <w:color w:val="0070C0"/>
          <w:sz w:val="24"/>
        </w:rPr>
        <w:t xml:space="preserve">be applicable to larger applications and devices such as a computer where the lower energy consumption will have a greater </w:t>
      </w:r>
      <w:r w:rsidR="0042400A">
        <w:rPr>
          <w:color w:val="0070C0"/>
          <w:sz w:val="24"/>
        </w:rPr>
        <w:t xml:space="preserve">benefit for </w:t>
      </w:r>
      <w:r w:rsidR="007C4D37" w:rsidRPr="00820B55">
        <w:rPr>
          <w:color w:val="0070C0"/>
          <w:sz w:val="24"/>
        </w:rPr>
        <w:t xml:space="preserve">the environment.  </w:t>
      </w:r>
    </w:p>
    <w:p w14:paraId="044075FF" w14:textId="77777777" w:rsidR="00D55758" w:rsidRPr="000C333D" w:rsidRDefault="00946A62" w:rsidP="000C333D">
      <w:pPr>
        <w:pStyle w:val="Heading3"/>
        <w:rPr>
          <w:color w:val="0070C0"/>
        </w:rPr>
      </w:pPr>
      <w:r w:rsidRPr="000C333D">
        <w:rPr>
          <w:color w:val="0070C0"/>
        </w:rPr>
        <w:t>Objectives</w:t>
      </w:r>
    </w:p>
    <w:p w14:paraId="37FB6C76" w14:textId="77777777" w:rsidR="00D55758" w:rsidRPr="00820B55" w:rsidRDefault="00946A62" w:rsidP="00D55758">
      <w:pPr>
        <w:pStyle w:val="BodyText"/>
        <w:ind w:firstLine="0"/>
        <w:rPr>
          <w:color w:val="0070C0"/>
          <w:sz w:val="24"/>
        </w:rPr>
      </w:pPr>
      <w:r w:rsidRPr="00820B55">
        <w:rPr>
          <w:color w:val="0070C0"/>
          <w:sz w:val="24"/>
        </w:rPr>
        <w:t>The objective for the project is:</w:t>
      </w:r>
    </w:p>
    <w:p w14:paraId="437CC6E1" w14:textId="77777777"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To research the different ways we can optimise Java, specifically looking at changing operators in the code to see its effect and the use of Genetic Improvement to optimise Java. What kind of changes can be made to Java code in general?</w:t>
      </w:r>
    </w:p>
    <w:p w14:paraId="24E681AD" w14:textId="77777777"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 xml:space="preserve">Applying the research from earlier to create some software in a similar vein to the Gin code [REFERENCE] that uses genetic algorithms to change the source code, so it is less execution and energy intensive. </w:t>
      </w:r>
    </w:p>
    <w:p w14:paraId="3A099ED1" w14:textId="77777777"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 xml:space="preserve">To learn about and use the existing Opacitor [REFERENCE] and Jalen tools [REFERENCE] to approximate the energy consumption of the changes Java code and prove that the experiments have been successful. </w:t>
      </w:r>
    </w:p>
    <w:p w14:paraId="1E1E9105" w14:textId="77777777"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 xml:space="preserve">To acquire an existing piece of software and applying GI techniques so it has a shorter execution time. </w:t>
      </w:r>
    </w:p>
    <w:p w14:paraId="15AE1F2C" w14:textId="77777777"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lastRenderedPageBreak/>
        <w:t xml:space="preserve">To acquire an existing piece of software and applying GI techniques so it requires less energy to run. </w:t>
      </w:r>
    </w:p>
    <w:p w14:paraId="53EE90DB" w14:textId="77777777" w:rsidR="00D55758" w:rsidRPr="00D55758" w:rsidRDefault="00D55758" w:rsidP="00D55758">
      <w:pPr>
        <w:pStyle w:val="BodyText"/>
        <w:ind w:firstLine="0"/>
      </w:pPr>
    </w:p>
    <w:p w14:paraId="02381268" w14:textId="77777777" w:rsidR="00D55758" w:rsidRPr="00D55758" w:rsidRDefault="00D55758" w:rsidP="00D55758">
      <w:pPr>
        <w:pStyle w:val="BodyText"/>
        <w:ind w:firstLine="0"/>
      </w:pPr>
    </w:p>
    <w:p w14:paraId="3C26C206" w14:textId="77777777" w:rsidR="00CB76FF" w:rsidRPr="001765A6" w:rsidRDefault="00946A62">
      <w:pPr>
        <w:pStyle w:val="Heading2"/>
      </w:pPr>
      <w:bookmarkStart w:id="43" w:name="_Toc536543209"/>
      <w:bookmarkStart w:id="44" w:name="_Toc536543438"/>
      <w:bookmarkStart w:id="45" w:name="_Toc15893764"/>
      <w:bookmarkStart w:id="46" w:name="_Toc299977281"/>
      <w:r w:rsidRPr="001765A6">
        <w:t>Achievements</w:t>
      </w:r>
      <w:bookmarkEnd w:id="43"/>
      <w:bookmarkEnd w:id="44"/>
      <w:bookmarkEnd w:id="45"/>
      <w:bookmarkEnd w:id="46"/>
    </w:p>
    <w:p w14:paraId="35EE3A66" w14:textId="77777777" w:rsidR="00CB76FF" w:rsidRDefault="00946A62">
      <w:pPr>
        <w:pStyle w:val="BodyFirst"/>
      </w:pPr>
      <w:r w:rsidRPr="001765A6">
        <w:t>Summarise what you have achieved.</w:t>
      </w:r>
    </w:p>
    <w:p w14:paraId="0F4319D9" w14:textId="77777777" w:rsidR="00425538" w:rsidRPr="00554B20" w:rsidRDefault="00946A62" w:rsidP="00425538">
      <w:pPr>
        <w:pStyle w:val="BodyText"/>
        <w:ind w:firstLine="0"/>
        <w:rPr>
          <w:color w:val="7030A0"/>
          <w:u w:val="single"/>
        </w:rPr>
      </w:pPr>
      <w:r w:rsidRPr="00554B20">
        <w:rPr>
          <w:color w:val="7030A0"/>
          <w:u w:val="single"/>
        </w:rPr>
        <w:t>Toolkit</w:t>
      </w:r>
    </w:p>
    <w:p w14:paraId="1C43558D" w14:textId="77777777" w:rsidR="00425538" w:rsidRPr="00554B20" w:rsidRDefault="00946A62" w:rsidP="00425538">
      <w:pPr>
        <w:pStyle w:val="BodyText"/>
        <w:ind w:firstLine="0"/>
        <w:rPr>
          <w:color w:val="7030A0"/>
        </w:rPr>
      </w:pPr>
      <w:r w:rsidRPr="00554B20">
        <w:rPr>
          <w:color w:val="7030A0"/>
        </w:rPr>
        <w:t xml:space="preserve">I began the project by creating a toolkit in a similar vein to the GIN code base [REFERENCE]. The toolkit had additional functionality of being able to take an entire project at once. </w:t>
      </w:r>
    </w:p>
    <w:p w14:paraId="5E35D325" w14:textId="77777777" w:rsidR="00425538" w:rsidRPr="00554B20" w:rsidRDefault="00946A62" w:rsidP="00425538">
      <w:pPr>
        <w:pStyle w:val="BodyText"/>
        <w:ind w:firstLine="0"/>
        <w:rPr>
          <w:color w:val="7030A0"/>
        </w:rPr>
      </w:pPr>
      <w:r w:rsidRPr="00554B20">
        <w:rPr>
          <w:color w:val="7030A0"/>
        </w:rPr>
        <w:t>I used the GIN code as an inspiration.</w:t>
      </w:r>
    </w:p>
    <w:p w14:paraId="51F212E0" w14:textId="77777777" w:rsidR="00425538" w:rsidRPr="00554B20" w:rsidRDefault="00946A62" w:rsidP="00425538">
      <w:pPr>
        <w:pStyle w:val="BodyText"/>
        <w:ind w:firstLine="0"/>
        <w:rPr>
          <w:color w:val="7030A0"/>
        </w:rPr>
      </w:pPr>
      <w:r w:rsidRPr="00554B20">
        <w:rPr>
          <w:color w:val="7030A0"/>
        </w:rPr>
        <w:t xml:space="preserve">The toolkit also has the test runner and Opacitor running in one movement. The Gin code had no Opacitor connecting. </w:t>
      </w:r>
    </w:p>
    <w:p w14:paraId="4ECAEC72" w14:textId="77777777" w:rsidR="00425538" w:rsidRPr="00554B20" w:rsidRDefault="00425538" w:rsidP="00425538">
      <w:pPr>
        <w:pStyle w:val="BodyText"/>
        <w:ind w:firstLine="0"/>
        <w:rPr>
          <w:color w:val="7030A0"/>
        </w:rPr>
      </w:pPr>
    </w:p>
    <w:p w14:paraId="59DDBFC8" w14:textId="77777777" w:rsidR="00425538" w:rsidRPr="00554B20" w:rsidRDefault="00946A62" w:rsidP="00425538">
      <w:pPr>
        <w:pStyle w:val="BodyText"/>
        <w:ind w:firstLine="0"/>
        <w:rPr>
          <w:color w:val="7030A0"/>
          <w:u w:val="single"/>
        </w:rPr>
      </w:pPr>
      <w:r w:rsidRPr="00554B20">
        <w:rPr>
          <w:color w:val="7030A0"/>
          <w:u w:val="single"/>
        </w:rPr>
        <w:t xml:space="preserve">Genetic Algorithm </w:t>
      </w:r>
    </w:p>
    <w:p w14:paraId="2B134ADA" w14:textId="77777777" w:rsidR="00425538" w:rsidRDefault="00425538" w:rsidP="00425538">
      <w:pPr>
        <w:pStyle w:val="BodyText"/>
        <w:ind w:firstLine="0"/>
      </w:pPr>
    </w:p>
    <w:p w14:paraId="1E2B55F4" w14:textId="77777777" w:rsidR="00425538" w:rsidRPr="00425538" w:rsidRDefault="00425538" w:rsidP="00425538">
      <w:pPr>
        <w:pStyle w:val="BodyText"/>
        <w:ind w:firstLine="0"/>
      </w:pPr>
    </w:p>
    <w:p w14:paraId="7F8D336D" w14:textId="77777777" w:rsidR="00CB76FF" w:rsidRPr="001765A6" w:rsidRDefault="00946A62">
      <w:pPr>
        <w:pStyle w:val="Heading2"/>
      </w:pPr>
      <w:bookmarkStart w:id="47" w:name="_Toc536543210"/>
      <w:bookmarkStart w:id="48" w:name="_Toc536543439"/>
      <w:bookmarkStart w:id="49" w:name="_Toc15893765"/>
      <w:bookmarkStart w:id="50" w:name="_Toc299977282"/>
      <w:r w:rsidRPr="001765A6">
        <w:t>Overview of Dissertation</w:t>
      </w:r>
      <w:bookmarkEnd w:id="47"/>
      <w:bookmarkEnd w:id="48"/>
      <w:bookmarkEnd w:id="49"/>
      <w:bookmarkEnd w:id="50"/>
    </w:p>
    <w:p w14:paraId="66FAC8DE" w14:textId="77777777" w:rsidR="00CB76FF" w:rsidRPr="001765A6" w:rsidRDefault="00946A62">
      <w:pPr>
        <w:pStyle w:val="BodyFirst"/>
      </w:pPr>
      <w:r w:rsidRPr="001765A6">
        <w:t>Briefly overview the contents of what follows in the dissertation.</w:t>
      </w:r>
    </w:p>
    <w:p w14:paraId="3DF8D89F" w14:textId="77777777" w:rsidR="00CB76FF" w:rsidRPr="001765A6" w:rsidRDefault="00946A62">
      <w:pPr>
        <w:pStyle w:val="Heading1"/>
      </w:pPr>
      <w:bookmarkStart w:id="51" w:name="_Toc536543211"/>
      <w:bookmarkStart w:id="52" w:name="_Toc536543440"/>
      <w:bookmarkStart w:id="53" w:name="_Toc15893766"/>
      <w:bookmarkStart w:id="54" w:name="_Toc299977283"/>
      <w:r w:rsidRPr="001765A6">
        <w:lastRenderedPageBreak/>
        <w:t>State-of-The-Art</w:t>
      </w:r>
      <w:bookmarkEnd w:id="51"/>
      <w:bookmarkEnd w:id="52"/>
      <w:bookmarkEnd w:id="53"/>
      <w:bookmarkEnd w:id="54"/>
    </w:p>
    <w:p w14:paraId="0E9B1BCA" w14:textId="77777777" w:rsidR="00CB76FF" w:rsidRPr="007B052B" w:rsidRDefault="00946A62">
      <w:pPr>
        <w:pStyle w:val="BodyFirst"/>
        <w:rPr>
          <w:snapToGrid w:val="0"/>
          <w:color w:val="FF0000"/>
        </w:rPr>
      </w:pPr>
      <w:r w:rsidRPr="007B052B">
        <w:rPr>
          <w:snapToGrid w:val="0"/>
          <w:color w:val="FF0000"/>
        </w:rPr>
        <w:t>Summarise current knowledge and what others have done in the various topics of your dissertation</w:t>
      </w:r>
      <w:r w:rsidR="00362B43" w:rsidRPr="007B052B">
        <w:rPr>
          <w:snapToGrid w:val="0"/>
          <w:color w:val="FF0000"/>
        </w:rPr>
        <w:t xml:space="preserve"> – in the application area and in the various technologies that you might have</w:t>
      </w:r>
      <w:r w:rsidR="004D0B41" w:rsidRPr="007B052B">
        <w:rPr>
          <w:snapToGrid w:val="0"/>
          <w:color w:val="FF0000"/>
        </w:rPr>
        <w:t xml:space="preserve"> used</w:t>
      </w:r>
      <w:r w:rsidR="00362B43" w:rsidRPr="007B052B">
        <w:rPr>
          <w:snapToGrid w:val="0"/>
          <w:color w:val="FF0000"/>
        </w:rPr>
        <w:t xml:space="preserve"> or did use</w:t>
      </w:r>
      <w:r w:rsidRPr="007B052B">
        <w:rPr>
          <w:snapToGrid w:val="0"/>
          <w:color w:val="FF0000"/>
        </w:rPr>
        <w:t xml:space="preserve">. Write for someone familiar with computing, but not necessarily expert in the particular topics of your project. Give references to other work by using </w:t>
      </w:r>
      <w:r w:rsidRPr="007B052B">
        <w:rPr>
          <w:i/>
          <w:snapToGrid w:val="0"/>
          <w:color w:val="FF0000"/>
        </w:rPr>
        <w:t>cross-references</w:t>
      </w:r>
      <w:r w:rsidRPr="007B052B">
        <w:rPr>
          <w:snapToGrid w:val="0"/>
          <w:color w:val="FF0000"/>
        </w:rPr>
        <w:t xml:space="preserve"> to entries in the References </w:t>
      </w:r>
      <w:r w:rsidR="00361902" w:rsidRPr="007B052B">
        <w:rPr>
          <w:snapToGrid w:val="0"/>
          <w:color w:val="FF0000"/>
        </w:rPr>
        <w:t>section</w:t>
      </w:r>
      <w:r w:rsidRPr="007B052B">
        <w:rPr>
          <w:snapToGrid w:val="0"/>
          <w:color w:val="FF0000"/>
        </w:rPr>
        <w:t xml:space="preserve">, like this </w:t>
      </w:r>
      <w:r w:rsidRPr="007B052B">
        <w:rPr>
          <w:snapToGrid w:val="0"/>
          <w:color w:val="FF0000"/>
        </w:rPr>
        <w:fldChar w:fldCharType="begin"/>
      </w:r>
      <w:r w:rsidRPr="007B052B">
        <w:rPr>
          <w:snapToGrid w:val="0"/>
          <w:color w:val="FF0000"/>
        </w:rPr>
        <w:instrText xml:space="preserve"> REF _Ref536542647 \r \h  \* MERGEFORMAT </w:instrText>
      </w:r>
      <w:r w:rsidRPr="007B052B">
        <w:rPr>
          <w:snapToGrid w:val="0"/>
          <w:color w:val="FF0000"/>
        </w:rPr>
      </w:r>
      <w:r w:rsidRPr="007B052B">
        <w:rPr>
          <w:snapToGrid w:val="0"/>
          <w:color w:val="FF0000"/>
        </w:rPr>
        <w:fldChar w:fldCharType="separate"/>
      </w:r>
      <w:r w:rsidR="00B64332" w:rsidRPr="007B052B">
        <w:rPr>
          <w:snapToGrid w:val="0"/>
          <w:color w:val="FF0000"/>
        </w:rPr>
        <w:t>[2]</w:t>
      </w:r>
      <w:r w:rsidRPr="007B052B">
        <w:rPr>
          <w:snapToGrid w:val="0"/>
          <w:color w:val="FF0000"/>
        </w:rPr>
        <w:fldChar w:fldCharType="end"/>
      </w:r>
      <w:r w:rsidR="001765A6" w:rsidRPr="007B052B">
        <w:rPr>
          <w:snapToGrid w:val="0"/>
          <w:color w:val="FF0000"/>
        </w:rPr>
        <w:t xml:space="preserve"> (see the References tab in Microsoft Word's ribbon).</w:t>
      </w:r>
    </w:p>
    <w:p w14:paraId="6F85C78E" w14:textId="77777777" w:rsidR="001765A6" w:rsidRPr="007B052B" w:rsidRDefault="00946A62" w:rsidP="001765A6">
      <w:pPr>
        <w:pStyle w:val="BodyText"/>
        <w:rPr>
          <w:color w:val="FF0000"/>
        </w:rPr>
      </w:pPr>
      <w:r w:rsidRPr="007B052B">
        <w:rPr>
          <w:color w:val="FF0000"/>
        </w:rPr>
        <w:t xml:space="preserve">It is important to write a </w:t>
      </w:r>
      <w:r w:rsidRPr="007B052B">
        <w:rPr>
          <w:i/>
          <w:color w:val="FF0000"/>
        </w:rPr>
        <w:t>critical</w:t>
      </w:r>
      <w:r w:rsidRPr="007B052B">
        <w:rPr>
          <w:color w:val="FF0000"/>
        </w:rPr>
        <w:t xml:space="preserve"> literature review that identifies gaps in current solutions and that clearly shows how the project was driven to address these gaps. This chapter should, therefore, feed into well-defined requirements for the project. Avoid a superficial description of related work that does not carefully analyse its strengths and weaknesses. </w:t>
      </w:r>
    </w:p>
    <w:p w14:paraId="7A45951C" w14:textId="77777777" w:rsidR="00A02C90" w:rsidRPr="00554B20" w:rsidRDefault="00946A62" w:rsidP="00816DDB">
      <w:pPr>
        <w:pStyle w:val="BodyText"/>
        <w:tabs>
          <w:tab w:val="left" w:pos="2920"/>
        </w:tabs>
        <w:ind w:firstLine="0"/>
        <w:rPr>
          <w:color w:val="7030A0"/>
        </w:rPr>
      </w:pPr>
      <w:r w:rsidRPr="00554B20">
        <w:rPr>
          <w:color w:val="7030A0"/>
        </w:rPr>
        <w:t>State of art split into 3 sections:</w:t>
      </w:r>
    </w:p>
    <w:p w14:paraId="5A763D32" w14:textId="77777777" w:rsidR="00816DDB" w:rsidRPr="00554B20" w:rsidRDefault="00946A62" w:rsidP="00816DDB">
      <w:pPr>
        <w:pStyle w:val="BodyText"/>
        <w:tabs>
          <w:tab w:val="left" w:pos="2920"/>
        </w:tabs>
        <w:ind w:firstLine="0"/>
        <w:rPr>
          <w:color w:val="7030A0"/>
        </w:rPr>
      </w:pPr>
      <w:r w:rsidRPr="00554B20">
        <w:rPr>
          <w:color w:val="7030A0"/>
        </w:rPr>
        <w:t>Genetic Improvement/Changing Software</w:t>
      </w:r>
    </w:p>
    <w:p w14:paraId="051681E8" w14:textId="77777777" w:rsidR="00816DDB" w:rsidRPr="00554B20" w:rsidRDefault="00946A62" w:rsidP="00816DDB">
      <w:pPr>
        <w:pStyle w:val="BodyText"/>
        <w:tabs>
          <w:tab w:val="left" w:pos="2920"/>
        </w:tabs>
        <w:ind w:firstLine="0"/>
        <w:rPr>
          <w:color w:val="7030A0"/>
        </w:rPr>
      </w:pPr>
      <w:r w:rsidRPr="00554B20">
        <w:rPr>
          <w:color w:val="7030A0"/>
        </w:rPr>
        <w:t>Energy Consumption</w:t>
      </w:r>
    </w:p>
    <w:p w14:paraId="4B82537C" w14:textId="77777777" w:rsidR="00816DDB" w:rsidRPr="00554B20" w:rsidRDefault="00946A62" w:rsidP="00816DDB">
      <w:pPr>
        <w:pStyle w:val="BodyText"/>
        <w:tabs>
          <w:tab w:val="left" w:pos="2920"/>
        </w:tabs>
        <w:ind w:firstLine="0"/>
        <w:rPr>
          <w:color w:val="7030A0"/>
        </w:rPr>
      </w:pPr>
      <w:r w:rsidRPr="00554B20">
        <w:rPr>
          <w:color w:val="7030A0"/>
        </w:rPr>
        <w:t>Green Software Engineering</w:t>
      </w:r>
    </w:p>
    <w:p w14:paraId="61C98A58" w14:textId="77777777" w:rsidR="000C333D" w:rsidRDefault="00946A62" w:rsidP="000C333D">
      <w:pPr>
        <w:pStyle w:val="Heading2"/>
        <w:rPr>
          <w:color w:val="0070C0"/>
        </w:rPr>
      </w:pPr>
      <w:r w:rsidRPr="000B4183">
        <w:rPr>
          <w:color w:val="0070C0"/>
        </w:rPr>
        <w:t>Genetic Improvement</w:t>
      </w:r>
    </w:p>
    <w:p w14:paraId="0BCD4B0E" w14:textId="6E65B155" w:rsidR="00816381" w:rsidRPr="00C476A9" w:rsidRDefault="00946A62" w:rsidP="00204821">
      <w:pPr>
        <w:rPr>
          <w:sz w:val="20"/>
          <w:szCs w:val="18"/>
        </w:rPr>
      </w:pPr>
      <w:r w:rsidRPr="00925204">
        <w:rPr>
          <w:color w:val="0070C0"/>
        </w:rPr>
        <w:t>Genetic Improvement is used to improve pre-existing software</w:t>
      </w:r>
      <w:r w:rsidR="008F4BFE" w:rsidRPr="00925204">
        <w:rPr>
          <w:color w:val="0070C0"/>
        </w:rPr>
        <w:t xml:space="preserve"> by using an automated search to</w:t>
      </w:r>
      <w:r w:rsidR="00C94414" w:rsidRPr="00925204">
        <w:rPr>
          <w:color w:val="0070C0"/>
        </w:rPr>
        <w:t xml:space="preserve"> find improved software</w:t>
      </w:r>
      <w:r w:rsidRPr="00925204">
        <w:rPr>
          <w:color w:val="0070C0"/>
        </w:rPr>
        <w:t xml:space="preserve">. </w:t>
      </w:r>
      <w:r w:rsidR="008F4BFE" w:rsidRPr="00925204">
        <w:rPr>
          <w:color w:val="0070C0"/>
        </w:rPr>
        <w:t>These improvements include improv</w:t>
      </w:r>
      <w:r w:rsidR="00736FB7">
        <w:rPr>
          <w:color w:val="0070C0"/>
        </w:rPr>
        <w:t>ements in</w:t>
      </w:r>
      <w:r w:rsidR="008F4BFE" w:rsidRPr="00925204">
        <w:rPr>
          <w:color w:val="0070C0"/>
        </w:rPr>
        <w:t xml:space="preserve"> e</w:t>
      </w:r>
      <w:r w:rsidR="00736FB7">
        <w:rPr>
          <w:color w:val="0070C0"/>
        </w:rPr>
        <w:t>n</w:t>
      </w:r>
      <w:r w:rsidR="008F4BFE" w:rsidRPr="00925204">
        <w:rPr>
          <w:color w:val="0070C0"/>
        </w:rPr>
        <w:t>ergy consumption, reduc</w:t>
      </w:r>
      <w:r w:rsidR="00895D45">
        <w:rPr>
          <w:color w:val="0070C0"/>
        </w:rPr>
        <w:t xml:space="preserve">tions in </w:t>
      </w:r>
      <w:r w:rsidR="008F4BFE" w:rsidRPr="00925204">
        <w:rPr>
          <w:color w:val="0070C0"/>
        </w:rPr>
        <w:t xml:space="preserve">execution time and </w:t>
      </w:r>
      <w:r w:rsidR="00895D45">
        <w:rPr>
          <w:color w:val="0070C0"/>
        </w:rPr>
        <w:t xml:space="preserve">reductions in </w:t>
      </w:r>
      <w:r w:rsidR="008F4BFE" w:rsidRPr="00925204">
        <w:rPr>
          <w:color w:val="0070C0"/>
        </w:rPr>
        <w:t xml:space="preserve">memory consumption. </w:t>
      </w:r>
      <w:r w:rsidR="00C94414" w:rsidRPr="00925204">
        <w:rPr>
          <w:color w:val="0070C0"/>
        </w:rPr>
        <w:t>In a survey of 3132 distinct papers that were published between 1995 and 2015 [REFERENCE</w:t>
      </w:r>
      <w:r w:rsidR="00204821" w:rsidRPr="00925204">
        <w:rPr>
          <w:color w:val="0070C0"/>
        </w:rPr>
        <w:t xml:space="preserve"> - </w:t>
      </w:r>
      <w:r w:rsidR="00204821" w:rsidRPr="00925204">
        <w:rPr>
          <w:sz w:val="18"/>
          <w:szCs w:val="18"/>
        </w:rPr>
        <w:t>Genetic Improvement of Software: A Comprehensive Survey</w:t>
      </w:r>
      <w:r w:rsidR="00C94414" w:rsidRPr="00925204">
        <w:rPr>
          <w:color w:val="0070C0"/>
        </w:rPr>
        <w:t>], the most popular search technique is evolutionary computing as 96% of these papers referenced or used these techniques</w:t>
      </w:r>
      <w:r w:rsidR="002E7779">
        <w:rPr>
          <w:color w:val="0070C0"/>
        </w:rPr>
        <w:t>. T</w:t>
      </w:r>
      <w:r w:rsidR="00C94414" w:rsidRPr="00925204">
        <w:rPr>
          <w:color w:val="0070C0"/>
        </w:rPr>
        <w:t xml:space="preserve">his demonstrates </w:t>
      </w:r>
      <w:r w:rsidR="002E7779">
        <w:rPr>
          <w:color w:val="0070C0"/>
        </w:rPr>
        <w:t xml:space="preserve">the </w:t>
      </w:r>
      <w:r w:rsidR="00C94414" w:rsidRPr="00925204">
        <w:rPr>
          <w:color w:val="0070C0"/>
        </w:rPr>
        <w:t>increase in popularity</w:t>
      </w:r>
      <w:r w:rsidR="002E7779">
        <w:rPr>
          <w:color w:val="0070C0"/>
        </w:rPr>
        <w:t xml:space="preserve"> of </w:t>
      </w:r>
      <w:r w:rsidR="002E7779" w:rsidRPr="00925204">
        <w:rPr>
          <w:color w:val="0070C0"/>
        </w:rPr>
        <w:t>evolutionary computing</w:t>
      </w:r>
      <w:r w:rsidR="00C94414" w:rsidRPr="00C476A9">
        <w:rPr>
          <w:color w:val="0070C0"/>
          <w:sz w:val="28"/>
        </w:rPr>
        <w:t xml:space="preserve">. </w:t>
      </w:r>
    </w:p>
    <w:p w14:paraId="5DC51FF1" w14:textId="77777777" w:rsidR="00C94414" w:rsidRPr="00C476A9" w:rsidRDefault="00C94414" w:rsidP="00C94414">
      <w:pPr>
        <w:pStyle w:val="BodyText"/>
        <w:rPr>
          <w:sz w:val="24"/>
        </w:rPr>
      </w:pPr>
    </w:p>
    <w:p w14:paraId="6E6741CE" w14:textId="0DD7D0DF" w:rsidR="00D64547" w:rsidRDefault="00946A62" w:rsidP="00C94414">
      <w:pPr>
        <w:pStyle w:val="BodyText"/>
        <w:spacing w:line="240" w:lineRule="auto"/>
        <w:ind w:firstLine="0"/>
        <w:rPr>
          <w:color w:val="0070C0"/>
          <w:sz w:val="24"/>
        </w:rPr>
      </w:pPr>
      <w:r w:rsidRPr="00C476A9">
        <w:rPr>
          <w:color w:val="0070C0"/>
          <w:sz w:val="24"/>
        </w:rPr>
        <w:t xml:space="preserve">This survey is </w:t>
      </w:r>
      <w:r w:rsidR="002E7779">
        <w:rPr>
          <w:color w:val="0070C0"/>
          <w:sz w:val="24"/>
        </w:rPr>
        <w:t xml:space="preserve">very relevant to this study </w:t>
      </w:r>
      <w:r w:rsidRPr="00C476A9">
        <w:rPr>
          <w:color w:val="0070C0"/>
          <w:sz w:val="24"/>
        </w:rPr>
        <w:t xml:space="preserve">as it is one of the largest and </w:t>
      </w:r>
      <w:r w:rsidR="002E7779">
        <w:rPr>
          <w:color w:val="0070C0"/>
          <w:sz w:val="24"/>
        </w:rPr>
        <w:t xml:space="preserve">most </w:t>
      </w:r>
      <w:r w:rsidRPr="00C476A9">
        <w:rPr>
          <w:color w:val="0070C0"/>
          <w:sz w:val="24"/>
        </w:rPr>
        <w:t>comprehensive surveys on computer science papers</w:t>
      </w:r>
      <w:r w:rsidR="002E7779">
        <w:rPr>
          <w:color w:val="0070C0"/>
          <w:sz w:val="24"/>
        </w:rPr>
        <w:t xml:space="preserve">. The authors concluded </w:t>
      </w:r>
      <w:r w:rsidRPr="00C476A9">
        <w:rPr>
          <w:color w:val="0070C0"/>
          <w:sz w:val="24"/>
        </w:rPr>
        <w:t>that there were 82 papers out of 1131 that was about genetic improvement [REFERENCE].</w:t>
      </w:r>
    </w:p>
    <w:p w14:paraId="0A547333" w14:textId="77777777" w:rsidR="00C476A9" w:rsidRPr="00C476A9" w:rsidRDefault="00C476A9" w:rsidP="00C94414">
      <w:pPr>
        <w:pStyle w:val="BodyText"/>
        <w:spacing w:line="240" w:lineRule="auto"/>
        <w:ind w:firstLine="0"/>
        <w:rPr>
          <w:color w:val="0070C0"/>
          <w:sz w:val="24"/>
        </w:rPr>
      </w:pPr>
    </w:p>
    <w:p w14:paraId="64D42CA3" w14:textId="22C47C87" w:rsidR="00C94414" w:rsidRPr="00C476A9" w:rsidRDefault="00946A62" w:rsidP="00C94414">
      <w:pPr>
        <w:pStyle w:val="BodyText"/>
        <w:spacing w:line="240" w:lineRule="auto"/>
        <w:ind w:firstLine="0"/>
        <w:rPr>
          <w:color w:val="0070C0"/>
          <w:sz w:val="24"/>
        </w:rPr>
      </w:pPr>
      <w:r w:rsidRPr="00C476A9">
        <w:rPr>
          <w:color w:val="0070C0"/>
          <w:sz w:val="24"/>
        </w:rPr>
        <w:t xml:space="preserve">However, in order to cover a wide range of topics that fall within the definition of genetic improvement, the </w:t>
      </w:r>
      <w:r w:rsidR="009360BF">
        <w:rPr>
          <w:color w:val="0070C0"/>
          <w:sz w:val="24"/>
        </w:rPr>
        <w:t>n</w:t>
      </w:r>
      <w:r w:rsidR="00C93155">
        <w:rPr>
          <w:color w:val="0070C0"/>
          <w:sz w:val="24"/>
        </w:rPr>
        <w:t xml:space="preserve">umber of papers </w:t>
      </w:r>
      <w:r w:rsidRPr="00C476A9">
        <w:rPr>
          <w:color w:val="0070C0"/>
          <w:sz w:val="24"/>
        </w:rPr>
        <w:t>analys</w:t>
      </w:r>
      <w:r w:rsidR="00C93155">
        <w:rPr>
          <w:color w:val="0070C0"/>
          <w:sz w:val="24"/>
        </w:rPr>
        <w:t>ed in</w:t>
      </w:r>
      <w:r w:rsidRPr="00C476A9">
        <w:rPr>
          <w:color w:val="0070C0"/>
          <w:sz w:val="24"/>
        </w:rPr>
        <w:t xml:space="preserve"> the survey had to be restricted. </w:t>
      </w:r>
      <w:r w:rsidR="001E19F8">
        <w:rPr>
          <w:color w:val="0070C0"/>
          <w:sz w:val="24"/>
        </w:rPr>
        <w:t xml:space="preserve">Hence, owing to the </w:t>
      </w:r>
      <w:r w:rsidR="001E19F8" w:rsidRPr="00C476A9">
        <w:rPr>
          <w:color w:val="0070C0"/>
          <w:sz w:val="24"/>
        </w:rPr>
        <w:t>survey's strict definition</w:t>
      </w:r>
      <w:r w:rsidR="001E19F8">
        <w:rPr>
          <w:color w:val="0070C0"/>
          <w:sz w:val="24"/>
        </w:rPr>
        <w:t>, t</w:t>
      </w:r>
      <w:r w:rsidRPr="00C476A9">
        <w:rPr>
          <w:color w:val="0070C0"/>
          <w:sz w:val="24"/>
        </w:rPr>
        <w:t xml:space="preserve">his may have led to </w:t>
      </w:r>
      <w:r w:rsidR="00C93155">
        <w:rPr>
          <w:color w:val="0070C0"/>
          <w:sz w:val="24"/>
        </w:rPr>
        <w:t xml:space="preserve">the exclusion of </w:t>
      </w:r>
      <w:r w:rsidRPr="00C476A9">
        <w:rPr>
          <w:color w:val="0070C0"/>
          <w:sz w:val="24"/>
        </w:rPr>
        <w:t>many papers</w:t>
      </w:r>
      <w:r w:rsidR="00C93155">
        <w:rPr>
          <w:color w:val="0070C0"/>
          <w:sz w:val="24"/>
        </w:rPr>
        <w:t xml:space="preserve"> </w:t>
      </w:r>
      <w:r w:rsidRPr="00C476A9">
        <w:rPr>
          <w:color w:val="0070C0"/>
          <w:sz w:val="24"/>
        </w:rPr>
        <w:t xml:space="preserve">which may have </w:t>
      </w:r>
      <w:r w:rsidR="00C93155">
        <w:rPr>
          <w:color w:val="0070C0"/>
          <w:sz w:val="24"/>
        </w:rPr>
        <w:t xml:space="preserve">had </w:t>
      </w:r>
      <w:r w:rsidRPr="00C476A9">
        <w:rPr>
          <w:color w:val="0070C0"/>
          <w:sz w:val="24"/>
        </w:rPr>
        <w:t xml:space="preserve">key information about </w:t>
      </w:r>
      <w:ins w:id="55" w:author="Anna Rasburn" w:date="2019-01-12T11:55:00Z">
        <w:r w:rsidR="00A728E0">
          <w:rPr>
            <w:color w:val="0070C0"/>
            <w:sz w:val="24"/>
          </w:rPr>
          <w:t>G</w:t>
        </w:r>
      </w:ins>
      <w:del w:id="56" w:author="Anna Rasburn" w:date="2019-01-12T11:55:00Z">
        <w:r w:rsidRPr="00C476A9" w:rsidDel="00A728E0">
          <w:rPr>
            <w:color w:val="0070C0"/>
            <w:sz w:val="24"/>
          </w:rPr>
          <w:delText>g</w:delText>
        </w:r>
      </w:del>
      <w:r w:rsidRPr="00C476A9">
        <w:rPr>
          <w:color w:val="0070C0"/>
          <w:sz w:val="24"/>
        </w:rPr>
        <w:t xml:space="preserve">enetic </w:t>
      </w:r>
      <w:ins w:id="57" w:author="Anna Rasburn" w:date="2019-01-12T11:55:00Z">
        <w:r w:rsidR="00A728E0">
          <w:rPr>
            <w:color w:val="0070C0"/>
            <w:sz w:val="24"/>
          </w:rPr>
          <w:t>I</w:t>
        </w:r>
      </w:ins>
      <w:commentRangeStart w:id="58"/>
      <w:r w:rsidRPr="00C476A9">
        <w:rPr>
          <w:color w:val="0070C0"/>
          <w:sz w:val="24"/>
        </w:rPr>
        <w:t>mprovement</w:t>
      </w:r>
      <w:commentRangeEnd w:id="58"/>
      <w:r w:rsidR="001E19F8">
        <w:rPr>
          <w:rStyle w:val="CommentReference"/>
        </w:rPr>
        <w:commentReference w:id="58"/>
      </w:r>
      <w:r w:rsidRPr="00C476A9">
        <w:rPr>
          <w:color w:val="0070C0"/>
          <w:sz w:val="24"/>
        </w:rPr>
        <w:t>.</w:t>
      </w:r>
    </w:p>
    <w:p w14:paraId="3AC16380" w14:textId="77777777" w:rsidR="00D64547" w:rsidRDefault="00946A62" w:rsidP="00D64547">
      <w:pPr>
        <w:keepNext/>
        <w:jc w:val="center"/>
      </w:pPr>
      <w:r w:rsidRPr="00D64547">
        <w:rPr>
          <w:noProof/>
        </w:rPr>
        <w:lastRenderedPageBreak/>
        <w:drawing>
          <wp:inline distT="0" distB="0" distL="0" distR="0" wp14:anchorId="6404624A" wp14:editId="173BA9BF">
            <wp:extent cx="3973351" cy="1993900"/>
            <wp:effectExtent l="0" t="0" r="1905" b="0"/>
            <wp:docPr id="6" name="Picture 6" descr="page6image453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0450" name="Picture 1" descr="page6image45370000"/>
                    <pic:cNvPicPr>
                      <a:picLocks noChangeAspect="1" noChangeArrowheads="1"/>
                    </pic:cNvPicPr>
                  </pic:nvPicPr>
                  <pic:blipFill>
                    <a:blip r:embed="rId15" r:link="rId16">
                      <a:extLst>
                        <a:ext uri="{28A0092B-C50C-407E-A947-70E740481C1C}">
                          <a14:useLocalDpi xmlns:a14="http://schemas.microsoft.com/office/drawing/2010/main" val="0"/>
                        </a:ext>
                      </a:extLst>
                    </a:blip>
                    <a:stretch>
                      <a:fillRect/>
                    </a:stretch>
                  </pic:blipFill>
                  <pic:spPr bwMode="auto">
                    <a:xfrm>
                      <a:off x="0" y="0"/>
                      <a:ext cx="3975626" cy="1995042"/>
                    </a:xfrm>
                    <a:prstGeom prst="rect">
                      <a:avLst/>
                    </a:prstGeom>
                    <a:noFill/>
                    <a:ln>
                      <a:noFill/>
                    </a:ln>
                  </pic:spPr>
                </pic:pic>
              </a:graphicData>
            </a:graphic>
          </wp:inline>
        </w:drawing>
      </w:r>
    </w:p>
    <w:p w14:paraId="2812E9C3" w14:textId="77777777" w:rsidR="00D64547" w:rsidRPr="00D64547" w:rsidRDefault="00946A62" w:rsidP="00D64547">
      <w:pPr>
        <w:pStyle w:val="Caption"/>
        <w:jc w:val="center"/>
        <w:rPr>
          <w:kern w:val="0"/>
          <w:sz w:val="24"/>
          <w:szCs w:val="24"/>
          <w:lang w:eastAsia="en-US"/>
        </w:rPr>
      </w:pPr>
      <w:bookmarkStart w:id="59" w:name="_Ref534655948"/>
      <w:bookmarkStart w:id="60" w:name="_Toc535058233"/>
      <w:r w:rsidRPr="00820B55">
        <w:rPr>
          <w:b/>
        </w:rPr>
        <w:t xml:space="preserve">Figure </w:t>
      </w:r>
      <w:r w:rsidR="00BD5935" w:rsidRPr="00820B55">
        <w:rPr>
          <w:b/>
          <w:noProof/>
        </w:rPr>
        <w:fldChar w:fldCharType="begin"/>
      </w:r>
      <w:r w:rsidR="00BD5935" w:rsidRPr="00820B55">
        <w:rPr>
          <w:b/>
          <w:noProof/>
        </w:rPr>
        <w:instrText xml:space="preserve"> SEQ Figure \* ARABIC </w:instrText>
      </w:r>
      <w:r w:rsidR="00BD5935" w:rsidRPr="00820B55">
        <w:rPr>
          <w:b/>
          <w:noProof/>
        </w:rPr>
        <w:fldChar w:fldCharType="separate"/>
      </w:r>
      <w:r w:rsidR="00C476A9" w:rsidRPr="00820B55">
        <w:rPr>
          <w:b/>
          <w:noProof/>
        </w:rPr>
        <w:t>2</w:t>
      </w:r>
      <w:r w:rsidR="00BD5935" w:rsidRPr="00820B55">
        <w:rPr>
          <w:b/>
          <w:noProof/>
        </w:rPr>
        <w:fldChar w:fldCharType="end"/>
      </w:r>
      <w:bookmarkEnd w:id="59"/>
      <w:r>
        <w:t xml:space="preserve"> </w:t>
      </w:r>
      <w:r w:rsidR="00FE7FC8">
        <w:t xml:space="preserve">Diagram </w:t>
      </w:r>
      <w:r>
        <w:t>of changing code</w:t>
      </w:r>
      <w:r w:rsidR="00FE7FC8">
        <w:t xml:space="preserve"> lifecycle</w:t>
      </w:r>
      <w:r>
        <w:t xml:space="preserve"> with Genetic </w:t>
      </w:r>
      <w:commentRangeStart w:id="61"/>
      <w:r>
        <w:t>Improvement</w:t>
      </w:r>
      <w:commentRangeEnd w:id="61"/>
      <w:r w:rsidR="001E19F8">
        <w:rPr>
          <w:rStyle w:val="CommentReference"/>
          <w:i w:val="0"/>
          <w:iCs w:val="0"/>
          <w:color w:val="auto"/>
        </w:rPr>
        <w:commentReference w:id="61"/>
      </w:r>
      <w:bookmarkEnd w:id="60"/>
    </w:p>
    <w:p w14:paraId="789EA385" w14:textId="77777777" w:rsidR="00D64547" w:rsidRDefault="00D64547" w:rsidP="00C94414">
      <w:pPr>
        <w:pStyle w:val="BodyText"/>
        <w:spacing w:line="240" w:lineRule="auto"/>
        <w:ind w:firstLine="0"/>
        <w:rPr>
          <w:color w:val="0070C0"/>
        </w:rPr>
      </w:pPr>
    </w:p>
    <w:p w14:paraId="78F422AB" w14:textId="3603B40D" w:rsidR="00F26668" w:rsidRDefault="00946A62" w:rsidP="00F26668">
      <w:pPr>
        <w:pStyle w:val="NormalWeb"/>
      </w:pPr>
      <w:r>
        <w:rPr>
          <w:color w:val="0070C0"/>
        </w:rPr>
        <w:t xml:space="preserve">A lifecycle of improving software using genetic improvement can be seen in </w:t>
      </w:r>
      <w:r w:rsidR="0033544F">
        <w:rPr>
          <w:color w:val="0070C0"/>
        </w:rPr>
        <w:fldChar w:fldCharType="begin"/>
      </w:r>
      <w:r w:rsidR="0033544F">
        <w:rPr>
          <w:color w:val="0070C0"/>
        </w:rPr>
        <w:instrText xml:space="preserve"> REF _Ref534655948 \h </w:instrText>
      </w:r>
      <w:r w:rsidR="0033544F">
        <w:rPr>
          <w:color w:val="0070C0"/>
        </w:rPr>
      </w:r>
      <w:r w:rsidR="0033544F">
        <w:rPr>
          <w:color w:val="0070C0"/>
        </w:rPr>
        <w:fldChar w:fldCharType="separate"/>
      </w:r>
      <w:r w:rsidR="0033544F" w:rsidRPr="00820B55">
        <w:rPr>
          <w:b/>
        </w:rPr>
        <w:t xml:space="preserve">Figure </w:t>
      </w:r>
      <w:r w:rsidR="0033544F" w:rsidRPr="00820B55">
        <w:rPr>
          <w:b/>
          <w:noProof/>
        </w:rPr>
        <w:t>2</w:t>
      </w:r>
      <w:r w:rsidR="0033544F">
        <w:rPr>
          <w:color w:val="0070C0"/>
        </w:rPr>
        <w:fldChar w:fldCharType="end"/>
      </w:r>
      <w:r>
        <w:rPr>
          <w:color w:val="0070C0"/>
        </w:rPr>
        <w:t xml:space="preserve">. Langdon and Harman [REFERENCE] state that the ‘original code is a state oracle’, therefore giving a programmer a benchmark </w:t>
      </w:r>
      <w:r w:rsidR="0033544F">
        <w:rPr>
          <w:color w:val="0070C0"/>
        </w:rPr>
        <w:t xml:space="preserve">for comparison </w:t>
      </w:r>
      <w:r>
        <w:rPr>
          <w:color w:val="0070C0"/>
        </w:rPr>
        <w:t xml:space="preserve">and </w:t>
      </w:r>
      <w:r w:rsidR="0033544F">
        <w:rPr>
          <w:color w:val="0070C0"/>
        </w:rPr>
        <w:t xml:space="preserve">provide </w:t>
      </w:r>
      <w:r>
        <w:rPr>
          <w:color w:val="0070C0"/>
        </w:rPr>
        <w:t>reassur</w:t>
      </w:r>
      <w:r w:rsidR="0033544F">
        <w:rPr>
          <w:color w:val="0070C0"/>
        </w:rPr>
        <w:t>ance</w:t>
      </w:r>
      <w:r>
        <w:rPr>
          <w:color w:val="0070C0"/>
        </w:rPr>
        <w:t xml:space="preserve"> that it </w:t>
      </w:r>
      <w:r w:rsidR="0033544F">
        <w:rPr>
          <w:color w:val="0070C0"/>
        </w:rPr>
        <w:t xml:space="preserve">delivers </w:t>
      </w:r>
      <w:r>
        <w:rPr>
          <w:color w:val="0070C0"/>
        </w:rPr>
        <w:t xml:space="preserve">the expected output. </w:t>
      </w:r>
      <w:r w:rsidR="0033544F">
        <w:rPr>
          <w:color w:val="0070C0"/>
        </w:rPr>
        <w:t xml:space="preserve">Hence, it may be noticed in </w:t>
      </w:r>
      <w:r w:rsidR="0033544F">
        <w:rPr>
          <w:color w:val="0070C0"/>
        </w:rPr>
        <w:fldChar w:fldCharType="begin"/>
      </w:r>
      <w:r w:rsidR="0033544F">
        <w:rPr>
          <w:color w:val="0070C0"/>
        </w:rPr>
        <w:instrText xml:space="preserve"> REF _Ref534655948 \h </w:instrText>
      </w:r>
      <w:r w:rsidR="0033544F">
        <w:rPr>
          <w:color w:val="0070C0"/>
        </w:rPr>
      </w:r>
      <w:r w:rsidR="0033544F">
        <w:rPr>
          <w:color w:val="0070C0"/>
        </w:rPr>
        <w:fldChar w:fldCharType="separate"/>
      </w:r>
      <w:r w:rsidR="0033544F" w:rsidRPr="00820B55">
        <w:rPr>
          <w:b/>
        </w:rPr>
        <w:t xml:space="preserve">Figure </w:t>
      </w:r>
      <w:r w:rsidR="0033544F" w:rsidRPr="00820B55">
        <w:rPr>
          <w:b/>
          <w:noProof/>
        </w:rPr>
        <w:t>2</w:t>
      </w:r>
      <w:r w:rsidR="0033544F">
        <w:rPr>
          <w:color w:val="0070C0"/>
        </w:rPr>
        <w:fldChar w:fldCharType="end"/>
      </w:r>
      <w:r w:rsidR="0033544F">
        <w:rPr>
          <w:color w:val="0070C0"/>
        </w:rPr>
        <w:t xml:space="preserve"> that the original code is included in the Select step after the Fitness assessment of the modified code. </w:t>
      </w:r>
      <w:r>
        <w:rPr>
          <w:color w:val="0070C0"/>
        </w:rPr>
        <w:t xml:space="preserve">Genetic Improvement tries to keep the same functionality as the original code </w:t>
      </w:r>
      <w:r w:rsidR="0033544F">
        <w:rPr>
          <w:color w:val="0070C0"/>
        </w:rPr>
        <w:t xml:space="preserve">in order </w:t>
      </w:r>
      <w:r>
        <w:rPr>
          <w:color w:val="0070C0"/>
        </w:rPr>
        <w:t>to improv</w:t>
      </w:r>
      <w:r w:rsidR="0033544F">
        <w:rPr>
          <w:color w:val="0070C0"/>
        </w:rPr>
        <w:t>e</w:t>
      </w:r>
      <w:r>
        <w:rPr>
          <w:color w:val="0070C0"/>
        </w:rPr>
        <w:t xml:space="preserve"> the outputs generated as well as optimising the code. However, </w:t>
      </w:r>
      <w:r w:rsidR="006C6BBD">
        <w:rPr>
          <w:color w:val="0070C0"/>
        </w:rPr>
        <w:t xml:space="preserve">Langdon and Harman’s work </w:t>
      </w:r>
      <w:r>
        <w:rPr>
          <w:color w:val="0070C0"/>
        </w:rPr>
        <w:t xml:space="preserve">[REFERENCE] </w:t>
      </w:r>
      <w:r w:rsidRPr="00F26668">
        <w:rPr>
          <w:rFonts w:ascii="TimesNewRomanPSMT" w:hAnsi="TimesNewRomanPSMT"/>
          <w:color w:val="0070C0"/>
          <w:szCs w:val="22"/>
        </w:rPr>
        <w:t>assume</w:t>
      </w:r>
      <w:r w:rsidR="006C6BBD">
        <w:rPr>
          <w:rFonts w:ascii="TimesNewRomanPSMT" w:hAnsi="TimesNewRomanPSMT"/>
          <w:color w:val="0070C0"/>
          <w:szCs w:val="22"/>
        </w:rPr>
        <w:t>s</w:t>
      </w:r>
      <w:r w:rsidRPr="00F26668">
        <w:rPr>
          <w:rFonts w:ascii="TimesNewRomanPSMT" w:hAnsi="TimesNewRomanPSMT"/>
          <w:color w:val="0070C0"/>
          <w:szCs w:val="22"/>
        </w:rPr>
        <w:t xml:space="preserve"> that the original code is correct and is passing unit tests. Therefore, this ignores integration testing and only focuses on genetic improvement for individual sections of code rather than considering a complete </w:t>
      </w:r>
      <w:commentRangeStart w:id="62"/>
      <w:r w:rsidRPr="00F26668">
        <w:rPr>
          <w:rFonts w:ascii="TimesNewRomanPSMT" w:hAnsi="TimesNewRomanPSMT"/>
          <w:color w:val="0070C0"/>
          <w:szCs w:val="22"/>
        </w:rPr>
        <w:t>system</w:t>
      </w:r>
      <w:commentRangeEnd w:id="62"/>
      <w:r w:rsidR="00E1097C">
        <w:rPr>
          <w:rStyle w:val="CommentReference"/>
          <w:kern w:val="22"/>
          <w:lang w:eastAsia="en-GB"/>
        </w:rPr>
        <w:commentReference w:id="62"/>
      </w:r>
      <w:r w:rsidRPr="00F26668">
        <w:rPr>
          <w:rFonts w:ascii="TimesNewRomanPSMT" w:hAnsi="TimesNewRomanPSMT"/>
          <w:color w:val="0070C0"/>
          <w:szCs w:val="22"/>
        </w:rPr>
        <w:t xml:space="preserve">. </w:t>
      </w:r>
    </w:p>
    <w:p w14:paraId="48E2F5FA" w14:textId="77777777" w:rsidR="000C333D" w:rsidRDefault="00946A62" w:rsidP="000C333D">
      <w:pPr>
        <w:pStyle w:val="Heading2"/>
        <w:rPr>
          <w:color w:val="0070C0"/>
        </w:rPr>
      </w:pPr>
      <w:r w:rsidRPr="000B4183">
        <w:rPr>
          <w:color w:val="0070C0"/>
        </w:rPr>
        <w:t>GIN</w:t>
      </w:r>
    </w:p>
    <w:p w14:paraId="46035B66" w14:textId="02A6691D" w:rsidR="007F4516" w:rsidRPr="009D292B" w:rsidRDefault="00946A62" w:rsidP="009D292B">
      <w:r w:rsidRPr="00C476A9">
        <w:rPr>
          <w:color w:val="0070C0"/>
        </w:rPr>
        <w:t xml:space="preserve">GIN, Genetic Improvement in no time, </w:t>
      </w:r>
      <w:r w:rsidR="0020285E" w:rsidRPr="00C476A9">
        <w:rPr>
          <w:color w:val="0070C0"/>
        </w:rPr>
        <w:t xml:space="preserve">is a Java tool that makes it easier to implement Genetic Improvement and has a goal to “to stimulate development in GI tooling”[REFERENCE – GITHUB][REFERENCE-PAPER]. The Gin application itself optimises a Java class, using a local search to add “Edits” to the source code </w:t>
      </w:r>
      <w:r w:rsidR="00024130">
        <w:rPr>
          <w:color w:val="0070C0"/>
        </w:rPr>
        <w:t>un</w:t>
      </w:r>
      <w:r w:rsidR="0020285E" w:rsidRPr="00C476A9">
        <w:rPr>
          <w:color w:val="0070C0"/>
        </w:rPr>
        <w:t>til a more</w:t>
      </w:r>
      <w:r w:rsidR="00024130">
        <w:rPr>
          <w:color w:val="0070C0"/>
        </w:rPr>
        <w:t>-</w:t>
      </w:r>
      <w:r w:rsidR="0020285E" w:rsidRPr="00C476A9">
        <w:rPr>
          <w:color w:val="0070C0"/>
        </w:rPr>
        <w:t xml:space="preserve">optimised version of the code is found. </w:t>
      </w:r>
      <w:r w:rsidR="007B052B" w:rsidRPr="00C476A9">
        <w:rPr>
          <w:color w:val="0070C0"/>
        </w:rPr>
        <w:t xml:space="preserve">As seen in Figure 2 and 3, </w:t>
      </w:r>
      <w:r w:rsidR="0020285E" w:rsidRPr="00C476A9">
        <w:rPr>
          <w:color w:val="0070C0"/>
        </w:rPr>
        <w:t>G</w:t>
      </w:r>
      <w:r w:rsidR="007B052B" w:rsidRPr="00C476A9">
        <w:rPr>
          <w:color w:val="0070C0"/>
        </w:rPr>
        <w:t>IN</w:t>
      </w:r>
      <w:r w:rsidR="0020285E" w:rsidRPr="00C476A9">
        <w:rPr>
          <w:color w:val="0070C0"/>
        </w:rPr>
        <w:t xml:space="preserve"> manipulates code in three </w:t>
      </w:r>
      <w:r w:rsidR="00024130">
        <w:rPr>
          <w:color w:val="0070C0"/>
        </w:rPr>
        <w:t>principal</w:t>
      </w:r>
      <w:r w:rsidR="008C0595">
        <w:rPr>
          <w:color w:val="0070C0"/>
        </w:rPr>
        <w:t xml:space="preserve"> ways </w:t>
      </w:r>
      <w:r w:rsidR="0020285E" w:rsidRPr="00C476A9">
        <w:rPr>
          <w:color w:val="0070C0"/>
        </w:rPr>
        <w:t xml:space="preserve">: deletion, copying and replacement. For instance, particular lines of code or blocks of code could be deleted such as in the </w:t>
      </w:r>
      <w:r w:rsidRPr="00C476A9">
        <w:rPr>
          <w:color w:val="0070C0"/>
        </w:rPr>
        <w:t xml:space="preserve">‘Triangle.java’, </w:t>
      </w:r>
      <w:r w:rsidR="008C0595">
        <w:rPr>
          <w:color w:val="0070C0"/>
        </w:rPr>
        <w:t xml:space="preserve">where </w:t>
      </w:r>
      <w:r w:rsidRPr="00C476A9">
        <w:rPr>
          <w:color w:val="0070C0"/>
        </w:rPr>
        <w:t>the removal of the reference to the ‘</w:t>
      </w:r>
      <w:r w:rsidRPr="00C476A9">
        <w:rPr>
          <w:rFonts w:ascii="Consolas" w:hAnsi="Consolas" w:cs="Consolas"/>
          <w:color w:val="0070C0"/>
        </w:rPr>
        <w:t>delay()</w:t>
      </w:r>
      <w:r w:rsidRPr="00C476A9">
        <w:rPr>
          <w:color w:val="0070C0"/>
        </w:rPr>
        <w:t xml:space="preserve">’ method creates a more optimised version of the code that passes all the unit tests and has a lower execution time. An example of the Gin code output is seen below. </w:t>
      </w:r>
    </w:p>
    <w:p w14:paraId="09D64142" w14:textId="77777777" w:rsidR="007B052B" w:rsidRPr="00C476A9" w:rsidRDefault="00946A62" w:rsidP="007B052B">
      <w:pPr>
        <w:pStyle w:val="BodyText"/>
        <w:keepNext/>
        <w:ind w:firstLine="0"/>
        <w:jc w:val="center"/>
        <w:rPr>
          <w:sz w:val="24"/>
          <w:szCs w:val="24"/>
        </w:rPr>
      </w:pPr>
      <w:r w:rsidRPr="00C476A9">
        <w:rPr>
          <w:noProof/>
          <w:color w:val="0070C0"/>
          <w:sz w:val="24"/>
          <w:szCs w:val="24"/>
        </w:rPr>
        <w:lastRenderedPageBreak/>
        <w:drawing>
          <wp:inline distT="0" distB="0" distL="0" distR="0" wp14:anchorId="66EBB756" wp14:editId="7BE54BDC">
            <wp:extent cx="5311140" cy="386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21738" name="Screenshot 2018-12-21 at 15.15.09.png"/>
                    <pic:cNvPicPr/>
                  </pic:nvPicPr>
                  <pic:blipFill>
                    <a:blip r:embed="rId17">
                      <a:extLst>
                        <a:ext uri="{28A0092B-C50C-407E-A947-70E740481C1C}">
                          <a14:useLocalDpi xmlns:a14="http://schemas.microsoft.com/office/drawing/2010/main" val="0"/>
                        </a:ext>
                      </a:extLst>
                    </a:blip>
                    <a:stretch>
                      <a:fillRect/>
                    </a:stretch>
                  </pic:blipFill>
                  <pic:spPr>
                    <a:xfrm>
                      <a:off x="0" y="0"/>
                      <a:ext cx="5311140" cy="3869055"/>
                    </a:xfrm>
                    <a:prstGeom prst="rect">
                      <a:avLst/>
                    </a:prstGeom>
                  </pic:spPr>
                </pic:pic>
              </a:graphicData>
            </a:graphic>
          </wp:inline>
        </w:drawing>
      </w:r>
    </w:p>
    <w:p w14:paraId="7B923559" w14:textId="77777777" w:rsidR="00DA24A0" w:rsidRPr="00C476A9" w:rsidRDefault="00946A62" w:rsidP="007B052B">
      <w:pPr>
        <w:pStyle w:val="Caption"/>
        <w:jc w:val="center"/>
        <w:rPr>
          <w:color w:val="0070C0"/>
          <w:sz w:val="24"/>
          <w:szCs w:val="24"/>
        </w:rPr>
      </w:pPr>
      <w:bookmarkStart w:id="63" w:name="_Toc535058234"/>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3</w:t>
      </w:r>
      <w:r w:rsidR="00BD5935" w:rsidRPr="00820B55">
        <w:rPr>
          <w:b/>
          <w:noProof/>
          <w:sz w:val="24"/>
          <w:szCs w:val="24"/>
        </w:rPr>
        <w:fldChar w:fldCharType="end"/>
      </w:r>
      <w:r w:rsidRPr="00C476A9">
        <w:rPr>
          <w:sz w:val="24"/>
          <w:szCs w:val="24"/>
        </w:rPr>
        <w:t xml:space="preserve"> Example of GIN output</w:t>
      </w:r>
      <w:bookmarkEnd w:id="63"/>
    </w:p>
    <w:p w14:paraId="33159643" w14:textId="77777777" w:rsidR="007B052B" w:rsidRPr="00C476A9" w:rsidRDefault="00946A62" w:rsidP="007B052B">
      <w:pPr>
        <w:pStyle w:val="BodyText"/>
        <w:keepNext/>
        <w:ind w:firstLine="0"/>
        <w:jc w:val="center"/>
        <w:rPr>
          <w:sz w:val="24"/>
          <w:szCs w:val="24"/>
        </w:rPr>
      </w:pPr>
      <w:r w:rsidRPr="00C476A9">
        <w:rPr>
          <w:noProof/>
          <w:color w:val="0070C0"/>
          <w:sz w:val="24"/>
          <w:szCs w:val="24"/>
        </w:rPr>
        <w:drawing>
          <wp:inline distT="0" distB="0" distL="0" distR="0" wp14:anchorId="269C2D29" wp14:editId="507D49A5">
            <wp:extent cx="38354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313" name="Screenshot 2018-12-21 at 15.15.58.png"/>
                    <pic:cNvPicPr/>
                  </pic:nvPicPr>
                  <pic:blipFill>
                    <a:blip r:embed="rId18">
                      <a:extLst>
                        <a:ext uri="{28A0092B-C50C-407E-A947-70E740481C1C}">
                          <a14:useLocalDpi xmlns:a14="http://schemas.microsoft.com/office/drawing/2010/main" val="0"/>
                        </a:ext>
                      </a:extLst>
                    </a:blip>
                    <a:stretch>
                      <a:fillRect/>
                    </a:stretch>
                  </pic:blipFill>
                  <pic:spPr>
                    <a:xfrm>
                      <a:off x="0" y="0"/>
                      <a:ext cx="3835400" cy="3302000"/>
                    </a:xfrm>
                    <a:prstGeom prst="rect">
                      <a:avLst/>
                    </a:prstGeom>
                  </pic:spPr>
                </pic:pic>
              </a:graphicData>
            </a:graphic>
          </wp:inline>
        </w:drawing>
      </w:r>
    </w:p>
    <w:p w14:paraId="5E3256CA" w14:textId="77777777" w:rsidR="00DA24A0" w:rsidRPr="00C476A9" w:rsidRDefault="00946A62" w:rsidP="007B052B">
      <w:pPr>
        <w:pStyle w:val="Caption"/>
        <w:jc w:val="center"/>
        <w:rPr>
          <w:color w:val="0070C0"/>
          <w:sz w:val="24"/>
          <w:szCs w:val="24"/>
        </w:rPr>
      </w:pPr>
      <w:bookmarkStart w:id="64" w:name="_Toc535058235"/>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4</w:t>
      </w:r>
      <w:r w:rsidR="00BD5935" w:rsidRPr="00820B55">
        <w:rPr>
          <w:b/>
          <w:noProof/>
          <w:sz w:val="24"/>
          <w:szCs w:val="24"/>
        </w:rPr>
        <w:fldChar w:fldCharType="end"/>
      </w:r>
      <w:r w:rsidRPr="00C476A9">
        <w:rPr>
          <w:sz w:val="24"/>
          <w:szCs w:val="24"/>
        </w:rPr>
        <w:t xml:space="preserve"> UML diagram of how GIN works</w:t>
      </w:r>
      <w:bookmarkEnd w:id="64"/>
    </w:p>
    <w:p w14:paraId="4C38640A" w14:textId="77777777" w:rsidR="007F4516" w:rsidRPr="00C476A9" w:rsidRDefault="00946A62" w:rsidP="007F4516">
      <w:pPr>
        <w:pStyle w:val="BodyText"/>
        <w:spacing w:line="240" w:lineRule="auto"/>
        <w:ind w:firstLine="0"/>
        <w:rPr>
          <w:color w:val="0070C0"/>
          <w:sz w:val="24"/>
          <w:szCs w:val="24"/>
        </w:rPr>
      </w:pPr>
      <w:r w:rsidRPr="00C476A9">
        <w:rPr>
          <w:color w:val="0070C0"/>
          <w:sz w:val="24"/>
          <w:szCs w:val="24"/>
        </w:rPr>
        <w:t xml:space="preserve">The GIN </w:t>
      </w:r>
      <w:r w:rsidR="007E5B4D" w:rsidRPr="00C476A9">
        <w:rPr>
          <w:color w:val="0070C0"/>
          <w:sz w:val="24"/>
          <w:szCs w:val="24"/>
        </w:rPr>
        <w:t>toolkit</w:t>
      </w:r>
      <w:r w:rsidRPr="00C476A9">
        <w:rPr>
          <w:color w:val="0070C0"/>
          <w:sz w:val="24"/>
          <w:szCs w:val="24"/>
        </w:rPr>
        <w:t xml:space="preserve"> is experimental and allows for the development of skills and </w:t>
      </w:r>
      <w:commentRangeStart w:id="65"/>
      <w:commentRangeStart w:id="66"/>
      <w:commentRangeStart w:id="67"/>
      <w:r w:rsidRPr="00C476A9">
        <w:rPr>
          <w:color w:val="0070C0"/>
          <w:sz w:val="24"/>
          <w:szCs w:val="24"/>
        </w:rPr>
        <w:t>knowledge</w:t>
      </w:r>
      <w:commentRangeEnd w:id="65"/>
      <w:r w:rsidR="008A2AF6">
        <w:rPr>
          <w:rStyle w:val="CommentReference"/>
        </w:rPr>
        <w:commentReference w:id="65"/>
      </w:r>
      <w:commentRangeEnd w:id="66"/>
      <w:r w:rsidR="008A2AF6">
        <w:rPr>
          <w:rStyle w:val="CommentReference"/>
        </w:rPr>
        <w:commentReference w:id="66"/>
      </w:r>
      <w:commentRangeEnd w:id="67"/>
      <w:r w:rsidR="008A2AF6">
        <w:rPr>
          <w:rStyle w:val="CommentReference"/>
        </w:rPr>
        <w:commentReference w:id="67"/>
      </w:r>
      <w:r w:rsidRPr="00C476A9">
        <w:rPr>
          <w:color w:val="0070C0"/>
          <w:sz w:val="24"/>
          <w:szCs w:val="24"/>
        </w:rPr>
        <w:t xml:space="preserve"> about optimised code and GI techniques that could later be integrated into the JVM and compiler. </w:t>
      </w:r>
    </w:p>
    <w:p w14:paraId="2A62B99D" w14:textId="77777777" w:rsidR="007F4516" w:rsidRPr="00C476A9" w:rsidRDefault="007F4516" w:rsidP="007F4516">
      <w:pPr>
        <w:pStyle w:val="BodyText"/>
        <w:spacing w:line="240" w:lineRule="auto"/>
        <w:ind w:firstLine="0"/>
        <w:rPr>
          <w:color w:val="0070C0"/>
          <w:sz w:val="24"/>
          <w:szCs w:val="24"/>
        </w:rPr>
      </w:pPr>
    </w:p>
    <w:p w14:paraId="287777AE" w14:textId="460A01B0" w:rsidR="007F4516" w:rsidRPr="00C476A9" w:rsidRDefault="00946A62" w:rsidP="007F4516">
      <w:pPr>
        <w:pStyle w:val="BodyText"/>
        <w:spacing w:line="240" w:lineRule="auto"/>
        <w:ind w:firstLine="0"/>
        <w:rPr>
          <w:color w:val="0070C0"/>
          <w:sz w:val="24"/>
          <w:szCs w:val="24"/>
        </w:rPr>
      </w:pPr>
      <w:r w:rsidRPr="00C476A9">
        <w:rPr>
          <w:color w:val="0070C0"/>
          <w:sz w:val="24"/>
          <w:szCs w:val="24"/>
        </w:rPr>
        <w:lastRenderedPageBreak/>
        <w:t xml:space="preserve">The GIN toolkit is one of the very few tools looking at integrating GI within a Java project. It applies a variety of edits to source code and concludes in the most optimised version of the source code. </w:t>
      </w:r>
      <w:r w:rsidR="007E5B4D" w:rsidRPr="00C476A9">
        <w:rPr>
          <w:color w:val="0070C0"/>
          <w:sz w:val="24"/>
          <w:szCs w:val="24"/>
        </w:rPr>
        <w:t>The toolkit create</w:t>
      </w:r>
      <w:r w:rsidR="0033511D">
        <w:rPr>
          <w:color w:val="0070C0"/>
          <w:sz w:val="24"/>
          <w:szCs w:val="24"/>
        </w:rPr>
        <w:t>s</w:t>
      </w:r>
      <w:r w:rsidR="007E5B4D" w:rsidRPr="00C476A9">
        <w:rPr>
          <w:color w:val="0070C0"/>
          <w:sz w:val="24"/>
          <w:szCs w:val="24"/>
        </w:rPr>
        <w:t xml:space="preserve"> optimised source code with</w:t>
      </w:r>
      <w:r w:rsidR="00B42F59" w:rsidRPr="00C476A9">
        <w:rPr>
          <w:color w:val="0070C0"/>
          <w:sz w:val="24"/>
          <w:szCs w:val="24"/>
        </w:rPr>
        <w:t xml:space="preserve"> shorter execution time</w:t>
      </w:r>
      <w:r w:rsidR="0033511D">
        <w:rPr>
          <w:color w:val="0070C0"/>
          <w:sz w:val="24"/>
          <w:szCs w:val="24"/>
        </w:rPr>
        <w:t>. I</w:t>
      </w:r>
      <w:r w:rsidR="00B42F59" w:rsidRPr="00C476A9">
        <w:rPr>
          <w:color w:val="0070C0"/>
          <w:sz w:val="24"/>
          <w:szCs w:val="24"/>
        </w:rPr>
        <w:t xml:space="preserve">ts use of edits </w:t>
      </w:r>
      <w:r w:rsidR="00304C5F">
        <w:rPr>
          <w:color w:val="0070C0"/>
          <w:sz w:val="24"/>
          <w:szCs w:val="24"/>
        </w:rPr>
        <w:t xml:space="preserve">may </w:t>
      </w:r>
      <w:r w:rsidR="00B42F59" w:rsidRPr="00C476A9">
        <w:rPr>
          <w:color w:val="0070C0"/>
          <w:sz w:val="24"/>
          <w:szCs w:val="24"/>
        </w:rPr>
        <w:t xml:space="preserve">seem </w:t>
      </w:r>
      <w:r w:rsidR="00304C5F">
        <w:rPr>
          <w:color w:val="0070C0"/>
          <w:sz w:val="24"/>
          <w:szCs w:val="24"/>
        </w:rPr>
        <w:t>to be</w:t>
      </w:r>
      <w:r w:rsidR="00B42F59" w:rsidRPr="00C476A9">
        <w:rPr>
          <w:color w:val="0070C0"/>
          <w:sz w:val="24"/>
          <w:szCs w:val="24"/>
        </w:rPr>
        <w:t xml:space="preserve"> ‘small changes' to the developer </w:t>
      </w:r>
      <w:r w:rsidR="00322831" w:rsidRPr="00C476A9">
        <w:rPr>
          <w:color w:val="0070C0"/>
          <w:sz w:val="24"/>
          <w:szCs w:val="24"/>
        </w:rPr>
        <w:t xml:space="preserve">but </w:t>
      </w:r>
      <w:r w:rsidR="00B42F59" w:rsidRPr="00C476A9">
        <w:rPr>
          <w:color w:val="0070C0"/>
          <w:sz w:val="24"/>
          <w:szCs w:val="24"/>
        </w:rPr>
        <w:t>are show</w:t>
      </w:r>
      <w:r w:rsidR="00322831" w:rsidRPr="00C476A9">
        <w:rPr>
          <w:color w:val="0070C0"/>
          <w:sz w:val="24"/>
          <w:szCs w:val="24"/>
        </w:rPr>
        <w:t>n</w:t>
      </w:r>
      <w:r w:rsidR="00B42F59" w:rsidRPr="00C476A9">
        <w:rPr>
          <w:color w:val="0070C0"/>
          <w:sz w:val="24"/>
          <w:szCs w:val="24"/>
        </w:rPr>
        <w:t xml:space="preserve"> to have a large impact on execution time</w:t>
      </w:r>
      <w:r w:rsidR="00322831" w:rsidRPr="00C476A9">
        <w:rPr>
          <w:color w:val="0070C0"/>
          <w:sz w:val="24"/>
          <w:szCs w:val="24"/>
        </w:rPr>
        <w:t xml:space="preserve"> and optimisation</w:t>
      </w:r>
      <w:r w:rsidR="00B42F59" w:rsidRPr="00C476A9">
        <w:rPr>
          <w:color w:val="0070C0"/>
          <w:sz w:val="24"/>
          <w:szCs w:val="24"/>
        </w:rPr>
        <w:t xml:space="preserve">. </w:t>
      </w:r>
    </w:p>
    <w:p w14:paraId="0A37182B" w14:textId="77777777" w:rsidR="00607219" w:rsidRPr="00C476A9" w:rsidRDefault="00607219" w:rsidP="007F4516">
      <w:pPr>
        <w:pStyle w:val="BodyText"/>
        <w:spacing w:line="240" w:lineRule="auto"/>
        <w:ind w:firstLine="0"/>
        <w:rPr>
          <w:color w:val="0070C0"/>
          <w:sz w:val="24"/>
          <w:szCs w:val="24"/>
        </w:rPr>
      </w:pPr>
    </w:p>
    <w:p w14:paraId="7EA6E7CF" w14:textId="10B84057" w:rsidR="00800A49" w:rsidRPr="00C476A9" w:rsidRDefault="00946A62" w:rsidP="007F4516">
      <w:pPr>
        <w:pStyle w:val="BodyText"/>
        <w:spacing w:line="240" w:lineRule="auto"/>
        <w:ind w:firstLine="0"/>
        <w:rPr>
          <w:color w:val="0070C0"/>
          <w:sz w:val="24"/>
          <w:szCs w:val="24"/>
        </w:rPr>
      </w:pPr>
      <w:r w:rsidRPr="00C476A9">
        <w:rPr>
          <w:color w:val="0070C0"/>
          <w:sz w:val="24"/>
          <w:szCs w:val="24"/>
        </w:rPr>
        <w:t>The GIN toolkit use</w:t>
      </w:r>
      <w:r w:rsidR="00B90467" w:rsidRPr="00C476A9">
        <w:rPr>
          <w:color w:val="0070C0"/>
          <w:sz w:val="24"/>
          <w:szCs w:val="24"/>
        </w:rPr>
        <w:t>s a local search to make decisions on how to apply edits to the source code. The use of a local search a</w:t>
      </w:r>
      <w:r w:rsidR="0028023E">
        <w:rPr>
          <w:color w:val="0070C0"/>
          <w:sz w:val="24"/>
          <w:szCs w:val="24"/>
        </w:rPr>
        <w:t>ffords</w:t>
      </w:r>
      <w:r w:rsidR="00B90467" w:rsidRPr="00C476A9">
        <w:rPr>
          <w:color w:val="0070C0"/>
          <w:sz w:val="24"/>
          <w:szCs w:val="24"/>
        </w:rPr>
        <w:t xml:space="preserve"> the ability to find reasonable solutions in continuous state space</w:t>
      </w:r>
      <w:r w:rsidR="0028023E">
        <w:rPr>
          <w:color w:val="0070C0"/>
          <w:sz w:val="24"/>
          <w:szCs w:val="24"/>
        </w:rPr>
        <w:t xml:space="preserve">. In </w:t>
      </w:r>
      <w:r w:rsidR="00B90467" w:rsidRPr="00C476A9">
        <w:rPr>
          <w:color w:val="0070C0"/>
          <w:sz w:val="24"/>
          <w:szCs w:val="24"/>
        </w:rPr>
        <w:t>the gin example, there are many neighbouring solutions made quickly that lead to an optimised version of the</w:t>
      </w:r>
      <w:r w:rsidR="003F78B0">
        <w:rPr>
          <w:rStyle w:val="CommentReference"/>
        </w:rPr>
        <w:commentReference w:id="68"/>
      </w:r>
      <w:r w:rsidR="00B90467" w:rsidRPr="00C476A9">
        <w:rPr>
          <w:color w:val="0070C0"/>
          <w:sz w:val="24"/>
          <w:szCs w:val="24"/>
        </w:rPr>
        <w:t xml:space="preserve"> example source code</w:t>
      </w:r>
      <w:r w:rsidR="00A728E0">
        <w:rPr>
          <w:color w:val="0070C0"/>
          <w:sz w:val="24"/>
          <w:szCs w:val="24"/>
        </w:rPr>
        <w:t xml:space="preserve"> “Triangle”</w:t>
      </w:r>
      <w:r w:rsidR="00B90467" w:rsidRPr="00C476A9">
        <w:rPr>
          <w:color w:val="0070C0"/>
          <w:sz w:val="24"/>
          <w:szCs w:val="24"/>
        </w:rPr>
        <w:t>.</w:t>
      </w:r>
      <w:r w:rsidR="007B052B" w:rsidRPr="00C476A9">
        <w:rPr>
          <w:color w:val="0070C0"/>
          <w:sz w:val="24"/>
          <w:szCs w:val="24"/>
        </w:rPr>
        <w:t xml:space="preserve"> Figure </w:t>
      </w:r>
      <w:r w:rsidR="0055603C">
        <w:rPr>
          <w:color w:val="0070C0"/>
          <w:sz w:val="24"/>
          <w:szCs w:val="24"/>
        </w:rPr>
        <w:t>4</w:t>
      </w:r>
      <w:r w:rsidR="007B052B" w:rsidRPr="00C476A9">
        <w:rPr>
          <w:color w:val="0070C0"/>
          <w:sz w:val="24"/>
          <w:szCs w:val="24"/>
        </w:rPr>
        <w:t xml:space="preserve"> presents a UML diagram of </w:t>
      </w:r>
      <w:r w:rsidR="003B212D">
        <w:rPr>
          <w:color w:val="0070C0"/>
          <w:sz w:val="24"/>
          <w:szCs w:val="24"/>
        </w:rPr>
        <w:t>the different class that make</w:t>
      </w:r>
      <w:r w:rsidR="007B052B" w:rsidRPr="00C476A9">
        <w:rPr>
          <w:color w:val="0070C0"/>
          <w:sz w:val="24"/>
          <w:szCs w:val="24"/>
        </w:rPr>
        <w:t xml:space="preserve"> </w:t>
      </w:r>
      <w:r w:rsidR="005D1CAA">
        <w:rPr>
          <w:color w:val="0070C0"/>
          <w:sz w:val="24"/>
          <w:szCs w:val="24"/>
        </w:rPr>
        <w:t xml:space="preserve">GIN </w:t>
      </w:r>
      <w:r w:rsidR="007B052B" w:rsidRPr="00C476A9">
        <w:rPr>
          <w:color w:val="0070C0"/>
          <w:sz w:val="24"/>
          <w:szCs w:val="24"/>
        </w:rPr>
        <w:t>work</w:t>
      </w:r>
      <w:r w:rsidR="003B212D">
        <w:rPr>
          <w:color w:val="0070C0"/>
          <w:sz w:val="24"/>
          <w:szCs w:val="24"/>
        </w:rPr>
        <w:t xml:space="preserve"> </w:t>
      </w:r>
      <w:r w:rsidR="005D1CAA">
        <w:rPr>
          <w:color w:val="0070C0"/>
          <w:sz w:val="24"/>
          <w:szCs w:val="24"/>
        </w:rPr>
        <w:t xml:space="preserve">where </w:t>
      </w:r>
      <w:r w:rsidR="003B212D">
        <w:rPr>
          <w:color w:val="0070C0"/>
          <w:sz w:val="24"/>
          <w:szCs w:val="24"/>
        </w:rPr>
        <w:t>a key component is the Local Search Class.</w:t>
      </w:r>
      <w:r w:rsidR="007B052B" w:rsidRPr="00C476A9">
        <w:rPr>
          <w:color w:val="0070C0"/>
          <w:sz w:val="24"/>
          <w:szCs w:val="24"/>
        </w:rPr>
        <w:t xml:space="preserve"> </w:t>
      </w:r>
      <w:r w:rsidR="003B212D">
        <w:rPr>
          <w:color w:val="0070C0"/>
          <w:sz w:val="24"/>
          <w:szCs w:val="24"/>
        </w:rPr>
        <w:t>T</w:t>
      </w:r>
      <w:r w:rsidR="007B052B" w:rsidRPr="00C476A9">
        <w:rPr>
          <w:color w:val="0070C0"/>
          <w:sz w:val="24"/>
          <w:szCs w:val="24"/>
        </w:rPr>
        <w:t xml:space="preserve">he Local </w:t>
      </w:r>
      <w:commentRangeStart w:id="69"/>
      <w:r w:rsidR="007B052B" w:rsidRPr="00C476A9">
        <w:rPr>
          <w:color w:val="0070C0"/>
          <w:sz w:val="24"/>
          <w:szCs w:val="24"/>
        </w:rPr>
        <w:t>Search</w:t>
      </w:r>
      <w:commentRangeEnd w:id="69"/>
      <w:r w:rsidR="005D1CAA">
        <w:rPr>
          <w:rStyle w:val="CommentReference"/>
        </w:rPr>
        <w:commentReference w:id="69"/>
      </w:r>
      <w:r w:rsidR="007B052B" w:rsidRPr="00C476A9">
        <w:rPr>
          <w:color w:val="0070C0"/>
          <w:sz w:val="24"/>
          <w:szCs w:val="24"/>
        </w:rPr>
        <w:t xml:space="preserve"> class is used to evaluate the tests and to optimise the program</w:t>
      </w:r>
      <w:r w:rsidR="005D1CAA">
        <w:rPr>
          <w:color w:val="0070C0"/>
          <w:sz w:val="24"/>
          <w:szCs w:val="24"/>
        </w:rPr>
        <w:t xml:space="preserve"> </w:t>
      </w:r>
      <w:r w:rsidR="003B212D">
        <w:rPr>
          <w:color w:val="0070C0"/>
          <w:sz w:val="24"/>
          <w:szCs w:val="24"/>
        </w:rPr>
        <w:t xml:space="preserve">within the maximum number of </w:t>
      </w:r>
      <w:proofErr w:type="spellStart"/>
      <w:r w:rsidR="003B212D">
        <w:rPr>
          <w:color w:val="0070C0"/>
          <w:sz w:val="24"/>
          <w:szCs w:val="24"/>
        </w:rPr>
        <w:t>maxEvals</w:t>
      </w:r>
      <w:proofErr w:type="spellEnd"/>
      <w:r w:rsidR="003B212D">
        <w:rPr>
          <w:color w:val="0070C0"/>
          <w:sz w:val="24"/>
          <w:szCs w:val="24"/>
        </w:rPr>
        <w:t>.</w:t>
      </w:r>
      <w:r w:rsidR="007B052B" w:rsidRPr="00C476A9">
        <w:rPr>
          <w:color w:val="0070C0"/>
          <w:sz w:val="24"/>
          <w:szCs w:val="24"/>
        </w:rPr>
        <w:t xml:space="preserve"> </w:t>
      </w:r>
    </w:p>
    <w:p w14:paraId="6417E742" w14:textId="77777777" w:rsidR="007F4516" w:rsidRPr="00C476A9" w:rsidRDefault="007F4516" w:rsidP="007F4516">
      <w:pPr>
        <w:pStyle w:val="BodyText"/>
        <w:spacing w:line="240" w:lineRule="auto"/>
        <w:ind w:firstLine="0"/>
        <w:rPr>
          <w:color w:val="0070C0"/>
          <w:sz w:val="24"/>
          <w:szCs w:val="24"/>
        </w:rPr>
      </w:pPr>
    </w:p>
    <w:p w14:paraId="040FC0F2" w14:textId="6D9ABDA2" w:rsidR="00607219" w:rsidRPr="00C476A9" w:rsidRDefault="00946A62" w:rsidP="007F4516">
      <w:pPr>
        <w:pStyle w:val="BodyText"/>
        <w:spacing w:line="240" w:lineRule="auto"/>
        <w:ind w:firstLine="0"/>
        <w:rPr>
          <w:color w:val="0070C0"/>
          <w:sz w:val="24"/>
          <w:szCs w:val="24"/>
        </w:rPr>
      </w:pPr>
      <w:r w:rsidRPr="00C476A9">
        <w:rPr>
          <w:color w:val="0070C0"/>
          <w:sz w:val="24"/>
          <w:szCs w:val="24"/>
        </w:rPr>
        <w:t xml:space="preserve">The fittest function of the GIN toolkit is based on whether the Junit tests are successful as </w:t>
      </w:r>
      <w:r w:rsidR="005D7620" w:rsidRPr="00C476A9">
        <w:rPr>
          <w:color w:val="0070C0"/>
          <w:sz w:val="24"/>
          <w:szCs w:val="24"/>
        </w:rPr>
        <w:t xml:space="preserve">it is </w:t>
      </w:r>
      <w:r w:rsidR="0063520A">
        <w:rPr>
          <w:color w:val="0070C0"/>
          <w:sz w:val="24"/>
          <w:szCs w:val="24"/>
        </w:rPr>
        <w:t xml:space="preserve">a crucial criterion that </w:t>
      </w:r>
      <w:r w:rsidR="005D7620" w:rsidRPr="00C476A9">
        <w:rPr>
          <w:color w:val="0070C0"/>
          <w:sz w:val="24"/>
          <w:szCs w:val="24"/>
        </w:rPr>
        <w:t xml:space="preserve">the edited source code must have the same purpose as the original source code </w:t>
      </w:r>
      <w:r w:rsidR="003F78B0">
        <w:rPr>
          <w:color w:val="0070C0"/>
          <w:sz w:val="24"/>
          <w:szCs w:val="24"/>
        </w:rPr>
        <w:t xml:space="preserve">so that </w:t>
      </w:r>
      <w:r w:rsidR="005D7620" w:rsidRPr="00C476A9">
        <w:rPr>
          <w:color w:val="0070C0"/>
          <w:sz w:val="24"/>
          <w:szCs w:val="24"/>
        </w:rPr>
        <w:t xml:space="preserve">the unit tests are still </w:t>
      </w:r>
      <w:commentRangeStart w:id="70"/>
      <w:r w:rsidR="005D7620" w:rsidRPr="00C476A9">
        <w:rPr>
          <w:color w:val="0070C0"/>
          <w:sz w:val="24"/>
          <w:szCs w:val="24"/>
        </w:rPr>
        <w:t>passed</w:t>
      </w:r>
      <w:commentRangeEnd w:id="70"/>
      <w:r w:rsidR="0063520A">
        <w:rPr>
          <w:rStyle w:val="CommentReference"/>
        </w:rPr>
        <w:commentReference w:id="70"/>
      </w:r>
      <w:r w:rsidR="005D7620" w:rsidRPr="00C476A9">
        <w:rPr>
          <w:color w:val="0070C0"/>
          <w:sz w:val="24"/>
          <w:szCs w:val="24"/>
        </w:rPr>
        <w:t>. However, this fittest function implies that the developer has created well-written unit tests and source code. Therefore finding an optimised version depends largely on the developers' initial code.</w:t>
      </w:r>
    </w:p>
    <w:p w14:paraId="6B69C1F4" w14:textId="77777777" w:rsidR="007B052B" w:rsidRPr="00C476A9" w:rsidRDefault="007B052B" w:rsidP="007F4516">
      <w:pPr>
        <w:pStyle w:val="BodyText"/>
        <w:spacing w:line="240" w:lineRule="auto"/>
        <w:ind w:firstLine="0"/>
        <w:rPr>
          <w:color w:val="0070C0"/>
          <w:sz w:val="24"/>
          <w:szCs w:val="24"/>
        </w:rPr>
      </w:pPr>
    </w:p>
    <w:p w14:paraId="534296C4" w14:textId="09CFB919" w:rsidR="007B052B" w:rsidRPr="00C476A9" w:rsidRDefault="00946A62" w:rsidP="007F4516">
      <w:pPr>
        <w:pStyle w:val="BodyText"/>
        <w:spacing w:line="240" w:lineRule="auto"/>
        <w:ind w:firstLine="0"/>
        <w:rPr>
          <w:color w:val="0070C0"/>
          <w:sz w:val="24"/>
          <w:szCs w:val="24"/>
        </w:rPr>
      </w:pPr>
      <w:r w:rsidRPr="00C476A9">
        <w:rPr>
          <w:color w:val="0070C0"/>
          <w:sz w:val="24"/>
          <w:szCs w:val="24"/>
        </w:rPr>
        <w:t xml:space="preserve">The GIN toolkit is limited to only optimise Java code. One can imagine </w:t>
      </w:r>
      <w:r w:rsidR="00147FF3">
        <w:rPr>
          <w:color w:val="0070C0"/>
          <w:sz w:val="24"/>
          <w:szCs w:val="24"/>
        </w:rPr>
        <w:t xml:space="preserve">many </w:t>
      </w:r>
      <w:r w:rsidRPr="00C476A9">
        <w:rPr>
          <w:color w:val="0070C0"/>
          <w:sz w:val="24"/>
          <w:szCs w:val="24"/>
        </w:rPr>
        <w:t xml:space="preserve">of the principles that are learnt from this software could be applied to other object-oriented languages </w:t>
      </w:r>
      <w:r w:rsidR="00424334">
        <w:rPr>
          <w:color w:val="0070C0"/>
          <w:sz w:val="24"/>
          <w:szCs w:val="24"/>
        </w:rPr>
        <w:t xml:space="preserve">such as </w:t>
      </w:r>
      <w:r w:rsidRPr="00C476A9">
        <w:rPr>
          <w:color w:val="0070C0"/>
          <w:sz w:val="24"/>
          <w:szCs w:val="24"/>
        </w:rPr>
        <w:t>C. Some of the features</w:t>
      </w:r>
      <w:r w:rsidR="00424334">
        <w:rPr>
          <w:color w:val="0070C0"/>
          <w:sz w:val="24"/>
          <w:szCs w:val="24"/>
        </w:rPr>
        <w:t>,</w:t>
      </w:r>
      <w:r w:rsidRPr="00C476A9">
        <w:rPr>
          <w:color w:val="0070C0"/>
          <w:sz w:val="24"/>
          <w:szCs w:val="24"/>
        </w:rPr>
        <w:t xml:space="preserve"> such as moving edits</w:t>
      </w:r>
      <w:r w:rsidR="00424334">
        <w:rPr>
          <w:color w:val="0070C0"/>
          <w:sz w:val="24"/>
          <w:szCs w:val="24"/>
        </w:rPr>
        <w:t>,</w:t>
      </w:r>
      <w:r w:rsidRPr="00C476A9">
        <w:rPr>
          <w:color w:val="0070C0"/>
          <w:sz w:val="24"/>
          <w:szCs w:val="24"/>
        </w:rPr>
        <w:t xml:space="preserve"> can have a major impact on interpreted languages</w:t>
      </w:r>
      <w:r w:rsidR="00424334">
        <w:rPr>
          <w:color w:val="0070C0"/>
          <w:sz w:val="24"/>
          <w:szCs w:val="24"/>
        </w:rPr>
        <w:t>,</w:t>
      </w:r>
      <w:r w:rsidRPr="00C476A9">
        <w:rPr>
          <w:color w:val="0070C0"/>
          <w:sz w:val="24"/>
          <w:szCs w:val="24"/>
        </w:rPr>
        <w:t xml:space="preserve"> such as python</w:t>
      </w:r>
      <w:r w:rsidR="00424334">
        <w:rPr>
          <w:color w:val="0070C0"/>
          <w:sz w:val="24"/>
          <w:szCs w:val="24"/>
        </w:rPr>
        <w:t>,</w:t>
      </w:r>
      <w:r w:rsidRPr="00C476A9">
        <w:rPr>
          <w:color w:val="0070C0"/>
          <w:sz w:val="24"/>
          <w:szCs w:val="24"/>
        </w:rPr>
        <w:t xml:space="preserve"> which have every line of the script interpreted individually </w:t>
      </w:r>
      <w:r w:rsidR="00424334">
        <w:rPr>
          <w:color w:val="0070C0"/>
          <w:sz w:val="24"/>
          <w:szCs w:val="24"/>
        </w:rPr>
        <w:t xml:space="preserve">and </w:t>
      </w:r>
      <w:r w:rsidRPr="00C476A9">
        <w:rPr>
          <w:color w:val="0070C0"/>
          <w:sz w:val="24"/>
          <w:szCs w:val="24"/>
        </w:rPr>
        <w:t>where the position of lines are important when optimising source code.</w:t>
      </w:r>
    </w:p>
    <w:p w14:paraId="3C9EB10C" w14:textId="77777777" w:rsidR="00607219" w:rsidRPr="007F4516" w:rsidRDefault="00607219" w:rsidP="007F4516">
      <w:pPr>
        <w:pStyle w:val="BodyText"/>
        <w:spacing w:line="240" w:lineRule="auto"/>
        <w:ind w:firstLine="0"/>
        <w:rPr>
          <w:color w:val="0070C0"/>
        </w:rPr>
      </w:pPr>
    </w:p>
    <w:p w14:paraId="2EFAFD04" w14:textId="77777777" w:rsidR="000C333D" w:rsidRDefault="00946A62" w:rsidP="000C333D">
      <w:pPr>
        <w:pStyle w:val="Heading2"/>
        <w:rPr>
          <w:color w:val="0070C0"/>
        </w:rPr>
      </w:pPr>
      <w:proofErr w:type="spellStart"/>
      <w:r w:rsidRPr="000B4183">
        <w:rPr>
          <w:color w:val="0070C0"/>
        </w:rPr>
        <w:t>JCodec</w:t>
      </w:r>
      <w:proofErr w:type="spellEnd"/>
    </w:p>
    <w:p w14:paraId="6DC94C41" w14:textId="77777777" w:rsidR="0029042A" w:rsidRDefault="00946A62" w:rsidP="00673C12">
      <w:pPr>
        <w:rPr>
          <w:color w:val="0070C0"/>
        </w:rPr>
      </w:pPr>
      <w:proofErr w:type="spellStart"/>
      <w:r>
        <w:rPr>
          <w:color w:val="0070C0"/>
        </w:rPr>
        <w:t>JCodec</w:t>
      </w:r>
      <w:proofErr w:type="spellEnd"/>
      <w:r>
        <w:rPr>
          <w:color w:val="0070C0"/>
        </w:rPr>
        <w:t xml:space="preserve"> is ‘a pure implementation of video and audio codecs’[REFERENCE]. </w:t>
      </w:r>
      <w:proofErr w:type="spellStart"/>
      <w:r>
        <w:rPr>
          <w:color w:val="0070C0"/>
        </w:rPr>
        <w:t>JCodec</w:t>
      </w:r>
      <w:proofErr w:type="spellEnd"/>
      <w:r w:rsidR="00825AE9">
        <w:rPr>
          <w:color w:val="0070C0"/>
        </w:rPr>
        <w:t xml:space="preserve"> is currently being used by the GIN toolkit as a set of programs to improve. There are 203 different programs within </w:t>
      </w:r>
      <w:proofErr w:type="spellStart"/>
      <w:r>
        <w:rPr>
          <w:color w:val="0070C0"/>
        </w:rPr>
        <w:t>JCodec</w:t>
      </w:r>
      <w:proofErr w:type="spellEnd"/>
      <w:r>
        <w:rPr>
          <w:color w:val="0070C0"/>
        </w:rPr>
        <w:t xml:space="preserve">. </w:t>
      </w:r>
      <w:proofErr w:type="spellStart"/>
      <w:r>
        <w:rPr>
          <w:color w:val="0070C0"/>
        </w:rPr>
        <w:t>JCodec</w:t>
      </w:r>
      <w:proofErr w:type="spellEnd"/>
      <w:r w:rsidR="00825AE9">
        <w:rPr>
          <w:color w:val="0070C0"/>
        </w:rPr>
        <w:t xml:space="preserve"> is a good </w:t>
      </w:r>
      <w:r>
        <w:rPr>
          <w:color w:val="0070C0"/>
        </w:rPr>
        <w:t xml:space="preserve">library </w:t>
      </w:r>
      <w:r w:rsidR="00825AE9">
        <w:rPr>
          <w:color w:val="0070C0"/>
        </w:rPr>
        <w:t>for GIN</w:t>
      </w:r>
      <w:r>
        <w:rPr>
          <w:color w:val="0070C0"/>
        </w:rPr>
        <w:t xml:space="preserve"> to optimise</w:t>
      </w:r>
      <w:r w:rsidR="00825AE9">
        <w:rPr>
          <w:color w:val="0070C0"/>
        </w:rPr>
        <w:t xml:space="preserve"> because they are written in Java and they contain more than 10 unit tests per program. </w:t>
      </w:r>
    </w:p>
    <w:p w14:paraId="5E7F5698" w14:textId="77777777" w:rsidR="0029042A" w:rsidRDefault="0029042A" w:rsidP="00673C12">
      <w:pPr>
        <w:rPr>
          <w:color w:val="0070C0"/>
        </w:rPr>
      </w:pPr>
    </w:p>
    <w:p w14:paraId="5629DE28" w14:textId="26DDFF27" w:rsidR="00825AE9" w:rsidRDefault="00946A62" w:rsidP="00673C12">
      <w:pPr>
        <w:rPr>
          <w:color w:val="0070C0"/>
        </w:rPr>
      </w:pPr>
      <w:r>
        <w:rPr>
          <w:color w:val="0070C0"/>
        </w:rPr>
        <w:t>The high number of unit tests allow for the functionality not to be compr</w:t>
      </w:r>
      <w:r w:rsidR="00424334">
        <w:rPr>
          <w:color w:val="0070C0"/>
        </w:rPr>
        <w:t>om</w:t>
      </w:r>
      <w:r>
        <w:rPr>
          <w:color w:val="0070C0"/>
        </w:rPr>
        <w:t xml:space="preserve">ised </w:t>
      </w:r>
      <w:r w:rsidR="00424334">
        <w:rPr>
          <w:color w:val="0070C0"/>
        </w:rPr>
        <w:t xml:space="preserve">significantly </w:t>
      </w:r>
      <w:r>
        <w:rPr>
          <w:color w:val="0070C0"/>
        </w:rPr>
        <w:t xml:space="preserve">so </w:t>
      </w:r>
      <w:r w:rsidR="00424334">
        <w:rPr>
          <w:color w:val="0070C0"/>
        </w:rPr>
        <w:t xml:space="preserve">that </w:t>
      </w:r>
      <w:r>
        <w:rPr>
          <w:color w:val="0070C0"/>
        </w:rPr>
        <w:t>the programs still perform in the same way</w:t>
      </w:r>
      <w:r w:rsidR="00424334">
        <w:rPr>
          <w:color w:val="0070C0"/>
        </w:rPr>
        <w:t xml:space="preserve"> after optimisation using GIN</w:t>
      </w:r>
      <w:r>
        <w:rPr>
          <w:color w:val="0070C0"/>
        </w:rPr>
        <w:t xml:space="preserve">. The </w:t>
      </w:r>
      <w:proofErr w:type="spellStart"/>
      <w:r>
        <w:rPr>
          <w:color w:val="0070C0"/>
        </w:rPr>
        <w:t>JCodec</w:t>
      </w:r>
      <w:proofErr w:type="spellEnd"/>
      <w:r>
        <w:rPr>
          <w:color w:val="0070C0"/>
        </w:rPr>
        <w:t xml:space="preserve"> implementation is used in a large number of programs and large numbers of developers. This </w:t>
      </w:r>
      <w:r w:rsidR="00424334">
        <w:rPr>
          <w:color w:val="0070C0"/>
        </w:rPr>
        <w:t xml:space="preserve">has </w:t>
      </w:r>
      <w:r>
        <w:rPr>
          <w:color w:val="0070C0"/>
        </w:rPr>
        <w:t xml:space="preserve">created </w:t>
      </w:r>
      <w:r w:rsidR="00424334">
        <w:rPr>
          <w:color w:val="0070C0"/>
        </w:rPr>
        <w:t xml:space="preserve">much </w:t>
      </w:r>
      <w:r>
        <w:rPr>
          <w:color w:val="0070C0"/>
        </w:rPr>
        <w:t xml:space="preserve">documentation and if GIN finds a way of improving the library, there can be large saving in energy if all of those programs use the optimised versions. </w:t>
      </w:r>
      <w:r w:rsidR="001B551F">
        <w:rPr>
          <w:color w:val="0070C0"/>
        </w:rPr>
        <w:t xml:space="preserve"> </w:t>
      </w:r>
    </w:p>
    <w:p w14:paraId="1F3C95AD" w14:textId="77777777" w:rsidR="00825AE9" w:rsidRDefault="00825AE9" w:rsidP="00673C12">
      <w:pPr>
        <w:rPr>
          <w:color w:val="0070C0"/>
        </w:rPr>
      </w:pPr>
    </w:p>
    <w:p w14:paraId="7246CBF6" w14:textId="34223C71" w:rsidR="00825AE9" w:rsidRDefault="00946A62" w:rsidP="00673C12">
      <w:pPr>
        <w:rPr>
          <w:color w:val="0070C0"/>
        </w:rPr>
      </w:pPr>
      <w:proofErr w:type="spellStart"/>
      <w:r>
        <w:rPr>
          <w:color w:val="0070C0"/>
        </w:rPr>
        <w:t>JCodec</w:t>
      </w:r>
      <w:proofErr w:type="spellEnd"/>
      <w:r>
        <w:rPr>
          <w:color w:val="0070C0"/>
        </w:rPr>
        <w:t xml:space="preserve"> </w:t>
      </w:r>
      <w:r w:rsidR="00424334">
        <w:rPr>
          <w:color w:val="0070C0"/>
        </w:rPr>
        <w:t xml:space="preserve">presents </w:t>
      </w:r>
      <w:r>
        <w:rPr>
          <w:color w:val="0070C0"/>
        </w:rPr>
        <w:t xml:space="preserve">its own problems when optimising because </w:t>
      </w:r>
      <w:r w:rsidR="00424334">
        <w:rPr>
          <w:color w:val="0070C0"/>
        </w:rPr>
        <w:t xml:space="preserve">many </w:t>
      </w:r>
      <w:r>
        <w:rPr>
          <w:color w:val="0070C0"/>
        </w:rPr>
        <w:t xml:space="preserve">programs use media elements which require </w:t>
      </w:r>
      <w:r w:rsidR="00424334">
        <w:rPr>
          <w:color w:val="0070C0"/>
        </w:rPr>
        <w:t xml:space="preserve">much </w:t>
      </w:r>
      <w:r>
        <w:rPr>
          <w:color w:val="0070C0"/>
        </w:rPr>
        <w:t xml:space="preserve">energy to work and cannot have too much content removed otherwise </w:t>
      </w:r>
      <w:r w:rsidR="00424334">
        <w:rPr>
          <w:color w:val="0070C0"/>
        </w:rPr>
        <w:t xml:space="preserve">the </w:t>
      </w:r>
      <w:r>
        <w:rPr>
          <w:color w:val="0070C0"/>
        </w:rPr>
        <w:t xml:space="preserve">functionality of the program </w:t>
      </w:r>
      <w:r w:rsidR="00424334">
        <w:rPr>
          <w:color w:val="0070C0"/>
        </w:rPr>
        <w:t xml:space="preserve">is adversely affected, </w:t>
      </w:r>
      <w:r>
        <w:rPr>
          <w:color w:val="0070C0"/>
        </w:rPr>
        <w:t>caus</w:t>
      </w:r>
      <w:r w:rsidR="0062315E">
        <w:rPr>
          <w:color w:val="0070C0"/>
        </w:rPr>
        <w:t>ing</w:t>
      </w:r>
      <w:r>
        <w:rPr>
          <w:color w:val="0070C0"/>
        </w:rPr>
        <w:t xml:space="preserve"> a wide range of errors.</w:t>
      </w:r>
      <w:r w:rsidR="001B551F">
        <w:rPr>
          <w:color w:val="0070C0"/>
        </w:rPr>
        <w:t xml:space="preserve"> Th</w:t>
      </w:r>
      <w:r w:rsidR="00B419ED">
        <w:rPr>
          <w:color w:val="0070C0"/>
        </w:rPr>
        <w:t xml:space="preserve">is library of GIN applications to </w:t>
      </w:r>
      <w:proofErr w:type="spellStart"/>
      <w:r w:rsidR="00B419ED">
        <w:rPr>
          <w:color w:val="0070C0"/>
        </w:rPr>
        <w:t>JCodec</w:t>
      </w:r>
      <w:proofErr w:type="spellEnd"/>
      <w:r w:rsidR="00B419ED">
        <w:rPr>
          <w:color w:val="0070C0"/>
        </w:rPr>
        <w:t xml:space="preserve"> applications </w:t>
      </w:r>
      <w:r w:rsidR="001B551F">
        <w:rPr>
          <w:color w:val="0070C0"/>
        </w:rPr>
        <w:t xml:space="preserve">on this library does not work on other multimedia techniques in </w:t>
      </w:r>
      <w:r w:rsidR="00BD5935">
        <w:rPr>
          <w:color w:val="0070C0"/>
        </w:rPr>
        <w:t>J</w:t>
      </w:r>
      <w:r w:rsidR="001B551F">
        <w:rPr>
          <w:color w:val="0070C0"/>
        </w:rPr>
        <w:t xml:space="preserve">ava such as the Oracle multimedia API </w:t>
      </w:r>
      <w:r w:rsidR="00BD5935">
        <w:rPr>
          <w:color w:val="0070C0"/>
        </w:rPr>
        <w:t>[REFERENCE]</w:t>
      </w:r>
      <w:r w:rsidR="001B551F">
        <w:rPr>
          <w:color w:val="0070C0"/>
        </w:rPr>
        <w:t xml:space="preserve">as they work in different ways in comparison to </w:t>
      </w:r>
      <w:proofErr w:type="spellStart"/>
      <w:r w:rsidR="001B551F">
        <w:rPr>
          <w:color w:val="0070C0"/>
        </w:rPr>
        <w:t>JCodec</w:t>
      </w:r>
      <w:proofErr w:type="spellEnd"/>
      <w:r w:rsidR="001B551F">
        <w:rPr>
          <w:color w:val="0070C0"/>
        </w:rPr>
        <w:t xml:space="preserve">. </w:t>
      </w:r>
      <w:r w:rsidR="00BD5935">
        <w:rPr>
          <w:color w:val="0070C0"/>
        </w:rPr>
        <w:t xml:space="preserve"> </w:t>
      </w:r>
    </w:p>
    <w:p w14:paraId="210B8C76" w14:textId="77777777" w:rsidR="00BD5935" w:rsidRDefault="00BD5935" w:rsidP="00673C12">
      <w:pPr>
        <w:rPr>
          <w:color w:val="0070C0"/>
        </w:rPr>
      </w:pPr>
    </w:p>
    <w:p w14:paraId="53185A84" w14:textId="77777777" w:rsidR="00BD5935" w:rsidRPr="00554B20" w:rsidRDefault="00A728E0" w:rsidP="00673C12">
      <w:pPr>
        <w:rPr>
          <w:color w:val="7030A0"/>
        </w:rPr>
      </w:pPr>
      <w:hyperlink r:id="rId19" w:history="1">
        <w:r w:rsidR="00946A62" w:rsidRPr="00554B20">
          <w:rPr>
            <w:rStyle w:val="Hyperlink"/>
            <w:color w:val="7030A0"/>
          </w:rPr>
          <w:t>http://jcodec.org/</w:t>
        </w:r>
      </w:hyperlink>
      <w:r w:rsidR="00946A62" w:rsidRPr="00554B20">
        <w:rPr>
          <w:color w:val="7030A0"/>
        </w:rPr>
        <w:t xml:space="preserve"> </w:t>
      </w:r>
    </w:p>
    <w:p w14:paraId="68555703" w14:textId="77777777" w:rsidR="00BD5935" w:rsidRPr="00554B20" w:rsidRDefault="00A728E0" w:rsidP="00673C12">
      <w:pPr>
        <w:rPr>
          <w:color w:val="7030A0"/>
        </w:rPr>
      </w:pPr>
      <w:hyperlink r:id="rId20" w:history="1">
        <w:r w:rsidR="00946A62" w:rsidRPr="00554B20">
          <w:rPr>
            <w:rStyle w:val="Hyperlink"/>
            <w:color w:val="7030A0"/>
          </w:rPr>
          <w:t>https://www.oracle.com/technetwork/database/database-technologies/multimedia/documentation/index.html</w:t>
        </w:r>
      </w:hyperlink>
      <w:r w:rsidR="00946A62" w:rsidRPr="00554B20">
        <w:rPr>
          <w:color w:val="7030A0"/>
        </w:rPr>
        <w:t xml:space="preserve"> </w:t>
      </w:r>
    </w:p>
    <w:p w14:paraId="2CF7FEDC" w14:textId="77777777" w:rsidR="00673C12" w:rsidRPr="00673C12" w:rsidRDefault="00673C12" w:rsidP="00673C12">
      <w:pPr>
        <w:pStyle w:val="BodyFirst"/>
        <w:rPr>
          <w:color w:val="0070C0"/>
        </w:rPr>
      </w:pPr>
    </w:p>
    <w:p w14:paraId="40F8FF8F" w14:textId="77777777" w:rsidR="0020285E" w:rsidRDefault="00946A62" w:rsidP="0020285E">
      <w:pPr>
        <w:pStyle w:val="Heading2"/>
        <w:rPr>
          <w:color w:val="0070C0"/>
        </w:rPr>
      </w:pPr>
      <w:r w:rsidRPr="0020285E">
        <w:rPr>
          <w:color w:val="0070C0"/>
        </w:rPr>
        <w:t>GI In other Languages</w:t>
      </w:r>
    </w:p>
    <w:p w14:paraId="2B70EF49" w14:textId="77777777" w:rsidR="001308B0" w:rsidRPr="00554B20" w:rsidRDefault="00A728E0" w:rsidP="001308B0">
      <w:pPr>
        <w:pStyle w:val="BodyFirst"/>
        <w:rPr>
          <w:color w:val="7030A0"/>
        </w:rPr>
      </w:pPr>
      <w:hyperlink r:id="rId21" w:history="1">
        <w:r w:rsidR="00946A62" w:rsidRPr="00554B20">
          <w:rPr>
            <w:rStyle w:val="Hyperlink"/>
            <w:color w:val="7030A0"/>
          </w:rPr>
          <w:t>https://dspace.stir.ac.uk/bitstream/1893/26007/1/thesis.pdf</w:t>
        </w:r>
      </w:hyperlink>
    </w:p>
    <w:p w14:paraId="2698914C" w14:textId="77777777" w:rsidR="00956B3F" w:rsidRPr="00554B20" w:rsidRDefault="00A728E0" w:rsidP="00956B3F">
      <w:pPr>
        <w:pStyle w:val="BodyText"/>
        <w:rPr>
          <w:color w:val="7030A0"/>
        </w:rPr>
      </w:pPr>
      <w:hyperlink r:id="rId22" w:history="1">
        <w:r w:rsidR="00946A62" w:rsidRPr="00554B20">
          <w:rPr>
            <w:rStyle w:val="Hyperlink"/>
            <w:color w:val="7030A0"/>
          </w:rPr>
          <w:t>https://www.economist.com/science-and-technology/2018/07/19/python-has-brought-computer-programming-to-a-vast-new-audience</w:t>
        </w:r>
      </w:hyperlink>
      <w:r w:rsidR="00946A62" w:rsidRPr="00554B20">
        <w:rPr>
          <w:color w:val="7030A0"/>
        </w:rPr>
        <w:t xml:space="preserve"> </w:t>
      </w:r>
    </w:p>
    <w:p w14:paraId="460AD8EA" w14:textId="4F6E7ABF" w:rsidR="00E579EF" w:rsidRPr="00C476A9" w:rsidRDefault="00946A62" w:rsidP="00E579EF">
      <w:pPr>
        <w:pStyle w:val="BodyText"/>
        <w:tabs>
          <w:tab w:val="center" w:pos="4182"/>
        </w:tabs>
        <w:spacing w:line="240" w:lineRule="auto"/>
        <w:ind w:firstLine="0"/>
        <w:rPr>
          <w:color w:val="0070C0"/>
          <w:sz w:val="24"/>
        </w:rPr>
      </w:pPr>
      <w:r w:rsidRPr="00C476A9">
        <w:rPr>
          <w:color w:val="0070C0"/>
          <w:sz w:val="24"/>
        </w:rPr>
        <w:t xml:space="preserve">A large proportion of research about Genetic Improvement focuses on object-oriented languages such as Java, C and C++, therefore ignoring dynamically typed languages such as Python. </w:t>
      </w:r>
      <w:r w:rsidR="00313FEF" w:rsidRPr="00C476A9">
        <w:rPr>
          <w:color w:val="0070C0"/>
          <w:sz w:val="24"/>
        </w:rPr>
        <w:t xml:space="preserve">Research conducted by </w:t>
      </w:r>
      <w:proofErr w:type="spellStart"/>
      <w:r w:rsidR="00313FEF" w:rsidRPr="00C476A9">
        <w:rPr>
          <w:color w:val="0070C0"/>
          <w:sz w:val="24"/>
        </w:rPr>
        <w:t>Haraldsson</w:t>
      </w:r>
      <w:proofErr w:type="spellEnd"/>
      <w:r w:rsidR="00313FEF" w:rsidRPr="00C476A9">
        <w:rPr>
          <w:color w:val="0070C0"/>
          <w:sz w:val="24"/>
        </w:rPr>
        <w:t>[REFERENCE] focuses on g</w:t>
      </w:r>
      <w:r w:rsidR="00956B3F" w:rsidRPr="00C476A9">
        <w:rPr>
          <w:color w:val="0070C0"/>
          <w:sz w:val="24"/>
        </w:rPr>
        <w:t xml:space="preserve">enetic </w:t>
      </w:r>
      <w:r w:rsidR="00313FEF" w:rsidRPr="00C476A9">
        <w:rPr>
          <w:color w:val="0070C0"/>
          <w:sz w:val="24"/>
        </w:rPr>
        <w:t>i</w:t>
      </w:r>
      <w:r w:rsidR="00956B3F" w:rsidRPr="00C476A9">
        <w:rPr>
          <w:color w:val="0070C0"/>
          <w:sz w:val="24"/>
        </w:rPr>
        <w:t xml:space="preserve">mprovement in Python </w:t>
      </w:r>
      <w:r w:rsidR="006E03E6">
        <w:rPr>
          <w:color w:val="0070C0"/>
          <w:sz w:val="24"/>
        </w:rPr>
        <w:t xml:space="preserve">who showed that it </w:t>
      </w:r>
      <w:r w:rsidR="00956B3F" w:rsidRPr="00C476A9">
        <w:rPr>
          <w:color w:val="0070C0"/>
          <w:sz w:val="24"/>
        </w:rPr>
        <w:t xml:space="preserve">can be used to fix multiple bugs within the Python script at the same time and in a reasonable time frame. </w:t>
      </w:r>
    </w:p>
    <w:p w14:paraId="29306DB7" w14:textId="77777777" w:rsidR="00E579EF" w:rsidRPr="00C476A9" w:rsidRDefault="00E579EF" w:rsidP="00E579EF">
      <w:pPr>
        <w:pStyle w:val="BodyText"/>
        <w:tabs>
          <w:tab w:val="center" w:pos="4182"/>
        </w:tabs>
        <w:spacing w:line="240" w:lineRule="auto"/>
        <w:ind w:firstLine="0"/>
        <w:rPr>
          <w:color w:val="0070C0"/>
          <w:sz w:val="24"/>
        </w:rPr>
      </w:pPr>
    </w:p>
    <w:p w14:paraId="41EDBDC0" w14:textId="3C37A06F" w:rsidR="00313FEF" w:rsidRPr="00C476A9" w:rsidRDefault="00946A62" w:rsidP="00E579EF">
      <w:pPr>
        <w:pStyle w:val="BodyText"/>
        <w:tabs>
          <w:tab w:val="center" w:pos="4182"/>
        </w:tabs>
        <w:spacing w:line="240" w:lineRule="auto"/>
        <w:ind w:firstLine="0"/>
        <w:rPr>
          <w:color w:val="0070C0"/>
          <w:sz w:val="24"/>
        </w:rPr>
      </w:pPr>
      <w:proofErr w:type="spellStart"/>
      <w:r w:rsidRPr="00C476A9">
        <w:rPr>
          <w:color w:val="0070C0"/>
          <w:sz w:val="24"/>
        </w:rPr>
        <w:t>Haraldsson's</w:t>
      </w:r>
      <w:proofErr w:type="spellEnd"/>
      <w:r w:rsidRPr="00C476A9">
        <w:rPr>
          <w:color w:val="0070C0"/>
          <w:sz w:val="24"/>
        </w:rPr>
        <w:t xml:space="preserve"> research works in a similar way to GIN where a series of edits are applied to source code.</w:t>
      </w:r>
      <w:r w:rsidR="00E579EF" w:rsidRPr="00C476A9">
        <w:rPr>
          <w:color w:val="0070C0"/>
          <w:sz w:val="24"/>
        </w:rPr>
        <w:t xml:space="preserve"> </w:t>
      </w:r>
      <w:r w:rsidRPr="00C476A9">
        <w:rPr>
          <w:color w:val="0070C0"/>
          <w:sz w:val="24"/>
        </w:rPr>
        <w:t>This research applies experiments to small python scripts to see whether solutions created by genetic improvement ha</w:t>
      </w:r>
      <w:r w:rsidR="00641C9B">
        <w:rPr>
          <w:color w:val="0070C0"/>
          <w:sz w:val="24"/>
        </w:rPr>
        <w:t>ve</w:t>
      </w:r>
      <w:r w:rsidRPr="00C476A9">
        <w:rPr>
          <w:color w:val="0070C0"/>
          <w:sz w:val="24"/>
        </w:rPr>
        <w:t xml:space="preserve"> been successful. </w:t>
      </w:r>
      <w:r w:rsidR="00641C9B">
        <w:rPr>
          <w:color w:val="0070C0"/>
          <w:sz w:val="24"/>
        </w:rPr>
        <w:t>A r</w:t>
      </w:r>
      <w:r w:rsidR="00E579EF" w:rsidRPr="00C476A9">
        <w:rPr>
          <w:color w:val="0070C0"/>
          <w:sz w:val="24"/>
        </w:rPr>
        <w:t>andom walk analysis</w:t>
      </w:r>
      <w:r w:rsidR="00641C9B">
        <w:rPr>
          <w:color w:val="0070C0"/>
          <w:sz w:val="24"/>
        </w:rPr>
        <w:t xml:space="preserve"> is used,</w:t>
      </w:r>
      <w:r w:rsidR="00E579EF" w:rsidRPr="00C476A9">
        <w:rPr>
          <w:color w:val="0070C0"/>
          <w:sz w:val="24"/>
        </w:rPr>
        <w:t xml:space="preserve"> where the start state is assum</w:t>
      </w:r>
      <w:r w:rsidR="00641C9B">
        <w:rPr>
          <w:color w:val="0070C0"/>
          <w:sz w:val="24"/>
        </w:rPr>
        <w:t xml:space="preserve">ing that </w:t>
      </w:r>
      <w:r w:rsidR="00E579EF" w:rsidRPr="00C476A9">
        <w:rPr>
          <w:color w:val="0070C0"/>
          <w:sz w:val="24"/>
        </w:rPr>
        <w:t>the program is correct and the fitness is monitored as the edit list increases in size one edit at a time. The other stage of the experiment is the exhaustive neighbourhood analysis w</w:t>
      </w:r>
      <w:r w:rsidR="00641C9B">
        <w:rPr>
          <w:color w:val="0070C0"/>
          <w:sz w:val="24"/>
        </w:rPr>
        <w:t>h</w:t>
      </w:r>
      <w:r w:rsidR="00E579EF" w:rsidRPr="00C476A9">
        <w:rPr>
          <w:color w:val="0070C0"/>
          <w:sz w:val="24"/>
        </w:rPr>
        <w:t xml:space="preserve">ere the fitness is evaluated for every mutant of the program. </w:t>
      </w:r>
    </w:p>
    <w:p w14:paraId="58955866" w14:textId="77777777" w:rsidR="00E579EF" w:rsidRPr="00C476A9" w:rsidRDefault="00E579EF" w:rsidP="00E579EF">
      <w:pPr>
        <w:pStyle w:val="BodyText"/>
        <w:tabs>
          <w:tab w:val="center" w:pos="4182"/>
        </w:tabs>
        <w:spacing w:line="240" w:lineRule="auto"/>
        <w:ind w:firstLine="0"/>
        <w:rPr>
          <w:color w:val="0070C0"/>
          <w:sz w:val="24"/>
        </w:rPr>
      </w:pPr>
    </w:p>
    <w:p w14:paraId="746D1F3D" w14:textId="642BF0F2" w:rsidR="00313FEF" w:rsidRPr="00C476A9" w:rsidRDefault="00946A62" w:rsidP="00E579EF">
      <w:pPr>
        <w:pStyle w:val="BodyText"/>
        <w:spacing w:line="240" w:lineRule="auto"/>
        <w:ind w:firstLine="0"/>
        <w:rPr>
          <w:color w:val="0070C0"/>
          <w:sz w:val="24"/>
        </w:rPr>
      </w:pPr>
      <w:r w:rsidRPr="00C476A9">
        <w:rPr>
          <w:color w:val="0070C0"/>
          <w:sz w:val="24"/>
        </w:rPr>
        <w:t xml:space="preserve">Genetic Improvement in Python </w:t>
      </w:r>
      <w:r w:rsidR="00641C9B">
        <w:rPr>
          <w:color w:val="0070C0"/>
          <w:sz w:val="24"/>
        </w:rPr>
        <w:t xml:space="preserve">has the advantage that </w:t>
      </w:r>
      <w:r w:rsidRPr="00C476A9">
        <w:rPr>
          <w:color w:val="0070C0"/>
          <w:sz w:val="24"/>
        </w:rPr>
        <w:t xml:space="preserve">the search space is less restricted than the search space for Java programs. This allows for more changes to the source code in a Python Script in comparison to small Java programs. </w:t>
      </w:r>
      <w:r w:rsidR="00956B3F" w:rsidRPr="00C476A9">
        <w:rPr>
          <w:color w:val="0070C0"/>
          <w:sz w:val="24"/>
        </w:rPr>
        <w:t>Optimising Python is important because Python is ‘becoming the world’s most popular coding language’</w:t>
      </w:r>
      <w:r w:rsidRPr="00C476A9">
        <w:rPr>
          <w:color w:val="0070C0"/>
          <w:sz w:val="24"/>
        </w:rPr>
        <w:t>[REFERENCE]</w:t>
      </w:r>
      <w:r w:rsidR="00956B3F" w:rsidRPr="00C476A9">
        <w:rPr>
          <w:color w:val="0070C0"/>
          <w:sz w:val="24"/>
        </w:rPr>
        <w:t xml:space="preserve"> </w:t>
      </w:r>
      <w:r w:rsidR="00641C9B">
        <w:rPr>
          <w:color w:val="0070C0"/>
          <w:sz w:val="24"/>
        </w:rPr>
        <w:t xml:space="preserve">and </w:t>
      </w:r>
      <w:r w:rsidR="00956B3F" w:rsidRPr="00C476A9">
        <w:rPr>
          <w:color w:val="0070C0"/>
          <w:sz w:val="24"/>
        </w:rPr>
        <w:t xml:space="preserve">therefore the increasing number of python developers </w:t>
      </w:r>
      <w:r w:rsidRPr="00C476A9">
        <w:rPr>
          <w:color w:val="0070C0"/>
          <w:sz w:val="24"/>
        </w:rPr>
        <w:t xml:space="preserve">can code an optimised version of the language with bugs fixed quickly in a reasonable time. </w:t>
      </w:r>
    </w:p>
    <w:p w14:paraId="19544D5D" w14:textId="77777777" w:rsidR="00E579EF" w:rsidRPr="00C476A9" w:rsidRDefault="00E579EF" w:rsidP="00E579EF">
      <w:pPr>
        <w:pStyle w:val="BodyText"/>
        <w:spacing w:line="240" w:lineRule="auto"/>
        <w:ind w:firstLine="0"/>
        <w:rPr>
          <w:color w:val="0070C0"/>
          <w:sz w:val="24"/>
        </w:rPr>
      </w:pPr>
    </w:p>
    <w:p w14:paraId="5228B955" w14:textId="069CD853" w:rsidR="00313FEF" w:rsidRPr="00C476A9" w:rsidRDefault="00946A62" w:rsidP="00E579EF">
      <w:pPr>
        <w:pStyle w:val="BodyText"/>
        <w:spacing w:line="240" w:lineRule="auto"/>
        <w:ind w:firstLine="0"/>
        <w:rPr>
          <w:color w:val="0070C0"/>
          <w:sz w:val="24"/>
        </w:rPr>
      </w:pPr>
      <w:r w:rsidRPr="00C476A9">
        <w:rPr>
          <w:color w:val="0070C0"/>
          <w:sz w:val="24"/>
        </w:rPr>
        <w:t xml:space="preserve">The larger search space </w:t>
      </w:r>
      <w:r w:rsidR="003B212D">
        <w:rPr>
          <w:color w:val="0070C0"/>
          <w:sz w:val="24"/>
        </w:rPr>
        <w:t xml:space="preserve">of </w:t>
      </w:r>
      <w:r w:rsidRPr="00C476A9">
        <w:rPr>
          <w:color w:val="0070C0"/>
          <w:sz w:val="24"/>
        </w:rPr>
        <w:t>optimising Python requires a longer time to achieve results due to fewer restrictions. The results produced are also difficult to verify</w:t>
      </w:r>
      <w:r w:rsidR="00641C9B">
        <w:rPr>
          <w:color w:val="0070C0"/>
          <w:sz w:val="24"/>
        </w:rPr>
        <w:t xml:space="preserve">. For instance, it can be difficult to </w:t>
      </w:r>
      <w:r w:rsidRPr="00C476A9">
        <w:rPr>
          <w:color w:val="0070C0"/>
          <w:sz w:val="24"/>
        </w:rPr>
        <w:t xml:space="preserve">prove that the optimised script has the same functionality as the original script as there are no unit tests which </w:t>
      </w:r>
      <w:r w:rsidR="00641C9B">
        <w:rPr>
          <w:color w:val="0070C0"/>
          <w:sz w:val="24"/>
        </w:rPr>
        <w:t xml:space="preserve">are </w:t>
      </w:r>
      <w:r w:rsidRPr="00C476A9">
        <w:rPr>
          <w:color w:val="0070C0"/>
          <w:sz w:val="24"/>
        </w:rPr>
        <w:t xml:space="preserve">used a measure of fitness in Java and OOP languages. </w:t>
      </w:r>
      <w:r w:rsidR="00E579EF" w:rsidRPr="00C476A9">
        <w:rPr>
          <w:color w:val="0070C0"/>
          <w:sz w:val="24"/>
        </w:rPr>
        <w:t xml:space="preserve"> This research </w:t>
      </w:r>
      <w:r w:rsidR="008A3ABE">
        <w:rPr>
          <w:color w:val="0070C0"/>
          <w:sz w:val="24"/>
        </w:rPr>
        <w:t xml:space="preserve">in Python programs </w:t>
      </w:r>
      <w:r w:rsidR="00E579EF" w:rsidRPr="00C476A9">
        <w:rPr>
          <w:color w:val="0070C0"/>
          <w:sz w:val="24"/>
        </w:rPr>
        <w:t xml:space="preserve">is </w:t>
      </w:r>
      <w:r w:rsidR="008A3ABE">
        <w:rPr>
          <w:color w:val="0070C0"/>
          <w:sz w:val="24"/>
        </w:rPr>
        <w:t xml:space="preserve">instructive </w:t>
      </w:r>
      <w:r w:rsidR="00E579EF" w:rsidRPr="00C476A9">
        <w:rPr>
          <w:color w:val="0070C0"/>
          <w:sz w:val="24"/>
        </w:rPr>
        <w:t xml:space="preserve">as </w:t>
      </w:r>
      <w:r w:rsidR="008A3ABE">
        <w:rPr>
          <w:color w:val="0070C0"/>
          <w:sz w:val="24"/>
        </w:rPr>
        <w:t xml:space="preserve">many </w:t>
      </w:r>
      <w:r w:rsidR="00E579EF" w:rsidRPr="00C476A9">
        <w:rPr>
          <w:color w:val="0070C0"/>
          <w:sz w:val="24"/>
        </w:rPr>
        <w:t xml:space="preserve">of the concepts about genetic improvement can be used in my research but </w:t>
      </w:r>
      <w:proofErr w:type="spellStart"/>
      <w:r w:rsidR="00E579EF" w:rsidRPr="00C476A9">
        <w:rPr>
          <w:color w:val="0070C0"/>
          <w:sz w:val="24"/>
        </w:rPr>
        <w:t>Haraldsson's</w:t>
      </w:r>
      <w:proofErr w:type="spellEnd"/>
      <w:r w:rsidR="00E579EF" w:rsidRPr="00C476A9">
        <w:rPr>
          <w:color w:val="0070C0"/>
          <w:sz w:val="24"/>
        </w:rPr>
        <w:t xml:space="preserve"> research does not fully apply as it focuses on Python rather than Java. </w:t>
      </w:r>
    </w:p>
    <w:p w14:paraId="7F5AD5D4" w14:textId="4B736BC9" w:rsidR="000C333D" w:rsidRPr="00554B20" w:rsidRDefault="00946A62" w:rsidP="000C333D">
      <w:pPr>
        <w:pStyle w:val="Heading2"/>
        <w:rPr>
          <w:color w:val="7030A0"/>
        </w:rPr>
      </w:pPr>
      <w:r w:rsidRPr="00554B20">
        <w:rPr>
          <w:color w:val="7030A0"/>
        </w:rPr>
        <w:t>TODO: Another GI example – Look at paper references</w:t>
      </w:r>
      <w:r w:rsidR="00E579EF" w:rsidRPr="00554B20">
        <w:rPr>
          <w:color w:val="7030A0"/>
        </w:rPr>
        <w:t xml:space="preserve"> </w:t>
      </w:r>
    </w:p>
    <w:p w14:paraId="5ACA320E" w14:textId="77777777" w:rsidR="00A07984" w:rsidRPr="00554B20" w:rsidRDefault="00A728E0" w:rsidP="00A07984">
      <w:pPr>
        <w:pStyle w:val="BodyFirst"/>
        <w:rPr>
          <w:color w:val="7030A0"/>
        </w:rPr>
      </w:pPr>
      <w:hyperlink r:id="rId23" w:history="1">
        <w:r w:rsidR="00946A62" w:rsidRPr="00554B20">
          <w:rPr>
            <w:rStyle w:val="Hyperlink"/>
            <w:color w:val="7030A0"/>
          </w:rPr>
          <w:t>https://link.springer.com/chapter/10.1007/978-3-319-22183-0_23</w:t>
        </w:r>
      </w:hyperlink>
    </w:p>
    <w:p w14:paraId="19EF2FA9" w14:textId="77777777" w:rsidR="00A07984" w:rsidRPr="00554B20" w:rsidRDefault="00A728E0" w:rsidP="00A07984">
      <w:pPr>
        <w:pStyle w:val="BodyText"/>
        <w:ind w:firstLine="0"/>
        <w:rPr>
          <w:color w:val="7030A0"/>
        </w:rPr>
      </w:pPr>
      <w:hyperlink r:id="rId24" w:history="1">
        <w:r w:rsidR="00946A62" w:rsidRPr="00554B20">
          <w:rPr>
            <w:rStyle w:val="Hyperlink"/>
            <w:color w:val="7030A0"/>
          </w:rPr>
          <w:t>https://link.springer.com/chapter/10.1007/978-3-319-22183-0_20</w:t>
        </w:r>
      </w:hyperlink>
      <w:r w:rsidR="00946A62" w:rsidRPr="00554B20">
        <w:rPr>
          <w:color w:val="7030A0"/>
        </w:rPr>
        <w:t xml:space="preserve"> </w:t>
      </w:r>
    </w:p>
    <w:p w14:paraId="08042171" w14:textId="77777777" w:rsidR="009749DC" w:rsidRPr="009749DC" w:rsidRDefault="009749DC" w:rsidP="00A07984">
      <w:pPr>
        <w:pStyle w:val="BodyText"/>
        <w:ind w:firstLine="0"/>
        <w:rPr>
          <w:color w:val="0070C0"/>
          <w:sz w:val="24"/>
        </w:rPr>
      </w:pPr>
    </w:p>
    <w:p w14:paraId="2183A4A0" w14:textId="77777777" w:rsidR="000B4183" w:rsidRDefault="00946A62" w:rsidP="000B4183">
      <w:pPr>
        <w:pStyle w:val="Heading2"/>
        <w:rPr>
          <w:color w:val="0070C0"/>
        </w:rPr>
      </w:pPr>
      <w:r w:rsidRPr="000B4183">
        <w:rPr>
          <w:color w:val="0070C0"/>
        </w:rPr>
        <w:lastRenderedPageBreak/>
        <w:t xml:space="preserve">Opacitor </w:t>
      </w:r>
    </w:p>
    <w:p w14:paraId="524F46EB" w14:textId="54E33E5F" w:rsidR="00BB3674" w:rsidRPr="00C476A9" w:rsidRDefault="00946A62" w:rsidP="00C476A9">
      <w:pPr>
        <w:pStyle w:val="BodyFirst"/>
        <w:spacing w:line="240" w:lineRule="auto"/>
        <w:rPr>
          <w:color w:val="0070C0"/>
          <w:sz w:val="24"/>
        </w:rPr>
      </w:pPr>
      <w:r w:rsidRPr="00C476A9">
        <w:rPr>
          <w:color w:val="0070C0"/>
          <w:sz w:val="24"/>
        </w:rPr>
        <w:t>Opacitor [REFERENCE] is a tool which measures the energy consumption of JVM programs.</w:t>
      </w:r>
      <w:r w:rsidR="00E579EF" w:rsidRPr="00C476A9">
        <w:rPr>
          <w:color w:val="0070C0"/>
          <w:sz w:val="24"/>
        </w:rPr>
        <w:t xml:space="preserve"> It does this by using a bytecode level model of energy cost</w:t>
      </w:r>
      <w:r w:rsidRPr="00C476A9">
        <w:rPr>
          <w:color w:val="0070C0"/>
          <w:sz w:val="24"/>
        </w:rPr>
        <w:t>. Opacitor ‘can detect small changes in execution profile, down to opcode level’ [REFERENCE] therefore it records the energy used by a program down to its lowest level. The Opacitor measures energy usage in joules and</w:t>
      </w:r>
      <w:r w:rsidR="008A3ABE">
        <w:rPr>
          <w:color w:val="0070C0"/>
          <w:sz w:val="24"/>
        </w:rPr>
        <w:t xml:space="preserve">, unlike many </w:t>
      </w:r>
      <w:r w:rsidR="008A3ABE" w:rsidRPr="00C476A9">
        <w:rPr>
          <w:color w:val="0070C0"/>
          <w:sz w:val="24"/>
        </w:rPr>
        <w:t>similar tools</w:t>
      </w:r>
      <w:r w:rsidR="008A3ABE">
        <w:rPr>
          <w:color w:val="0070C0"/>
          <w:sz w:val="24"/>
        </w:rPr>
        <w:t>,</w:t>
      </w:r>
      <w:r w:rsidRPr="00C476A9">
        <w:rPr>
          <w:color w:val="0070C0"/>
          <w:sz w:val="24"/>
        </w:rPr>
        <w:t xml:space="preserve"> does not use a CPU as a proxy for energy use</w:t>
      </w:r>
      <w:r w:rsidR="008A3ABE">
        <w:rPr>
          <w:color w:val="0070C0"/>
          <w:sz w:val="24"/>
        </w:rPr>
        <w:t>.</w:t>
      </w:r>
      <w:r w:rsidRPr="00C476A9">
        <w:rPr>
          <w:color w:val="0070C0"/>
          <w:sz w:val="24"/>
        </w:rPr>
        <w:t xml:space="preserve"> Therefore, using joules and bytecode increases the accuracy of the readings. </w:t>
      </w:r>
    </w:p>
    <w:p w14:paraId="4660996F" w14:textId="77777777" w:rsidR="00BB3674" w:rsidRPr="00C476A9" w:rsidRDefault="00BB3674" w:rsidP="00C476A9">
      <w:pPr>
        <w:pStyle w:val="BodyFirst"/>
        <w:spacing w:line="240" w:lineRule="auto"/>
        <w:rPr>
          <w:color w:val="0070C0"/>
          <w:sz w:val="24"/>
        </w:rPr>
      </w:pPr>
    </w:p>
    <w:p w14:paraId="02EB1F07" w14:textId="7CDCB774" w:rsidR="00BB3674" w:rsidRDefault="00946A62" w:rsidP="00C476A9">
      <w:pPr>
        <w:pStyle w:val="BodyFirst"/>
        <w:spacing w:line="240" w:lineRule="auto"/>
        <w:rPr>
          <w:color w:val="0070C0"/>
          <w:sz w:val="24"/>
        </w:rPr>
      </w:pPr>
      <w:r w:rsidRPr="00C476A9">
        <w:rPr>
          <w:color w:val="0070C0"/>
          <w:sz w:val="24"/>
        </w:rPr>
        <w:t xml:space="preserve">Opacitor [REFERNCE][REFERENCE] is one of the first tools of its kind to measure the energy produced </w:t>
      </w:r>
      <w:r w:rsidR="008A3ABE">
        <w:rPr>
          <w:color w:val="0070C0"/>
          <w:sz w:val="24"/>
        </w:rPr>
        <w:t>by</w:t>
      </w:r>
      <w:r w:rsidRPr="00C476A9">
        <w:rPr>
          <w:color w:val="0070C0"/>
          <w:sz w:val="24"/>
        </w:rPr>
        <w:t xml:space="preserve"> an executing program using Search-Based Software Engineering</w:t>
      </w:r>
      <w:r w:rsidR="008A3ABE">
        <w:rPr>
          <w:color w:val="0070C0"/>
          <w:sz w:val="24"/>
        </w:rPr>
        <w:t>.</w:t>
      </w:r>
      <w:r w:rsidRPr="00C476A9">
        <w:rPr>
          <w:color w:val="0070C0"/>
          <w:sz w:val="24"/>
        </w:rPr>
        <w:t xml:space="preserve"> Due to the implementation of the Opacitor it can detect the smallest changes in execution, there</w:t>
      </w:r>
      <w:r w:rsidR="008A3ABE">
        <w:rPr>
          <w:color w:val="0070C0"/>
          <w:sz w:val="24"/>
        </w:rPr>
        <w:t>by</w:t>
      </w:r>
      <w:r w:rsidRPr="00C476A9">
        <w:rPr>
          <w:color w:val="0070C0"/>
          <w:sz w:val="24"/>
        </w:rPr>
        <w:t xml:space="preserve"> recording all the possible energy usage from the entire execution of the program. The Opacitor is unaffected by the rest of the computational environment so </w:t>
      </w:r>
      <w:r w:rsidR="008A3ABE">
        <w:rPr>
          <w:color w:val="0070C0"/>
          <w:sz w:val="24"/>
        </w:rPr>
        <w:t xml:space="preserve">that </w:t>
      </w:r>
      <w:r w:rsidRPr="00C476A9">
        <w:rPr>
          <w:color w:val="0070C0"/>
          <w:sz w:val="24"/>
        </w:rPr>
        <w:t xml:space="preserve">when it examines the smallest changes these are the only changes in the program and does not include any other environmental factors. </w:t>
      </w:r>
    </w:p>
    <w:p w14:paraId="11121202" w14:textId="77777777" w:rsidR="00C476A9" w:rsidRPr="00C476A9" w:rsidRDefault="00C476A9" w:rsidP="00C476A9">
      <w:pPr>
        <w:pStyle w:val="BodyText"/>
      </w:pPr>
    </w:p>
    <w:p w14:paraId="7D498E9F" w14:textId="5300EF39" w:rsidR="00607219" w:rsidRDefault="00946A62" w:rsidP="00C476A9">
      <w:pPr>
        <w:pStyle w:val="BodyFirst"/>
        <w:spacing w:line="240" w:lineRule="auto"/>
        <w:rPr>
          <w:color w:val="0070C0"/>
          <w:sz w:val="24"/>
        </w:rPr>
      </w:pPr>
      <w:r w:rsidRPr="00C476A9">
        <w:rPr>
          <w:color w:val="0070C0"/>
          <w:sz w:val="24"/>
        </w:rPr>
        <w:t>The Opacitor is deterministic</w:t>
      </w:r>
      <w:r w:rsidR="008A3ABE">
        <w:rPr>
          <w:color w:val="0070C0"/>
          <w:sz w:val="24"/>
        </w:rPr>
        <w:t xml:space="preserve">, i.e. </w:t>
      </w:r>
      <w:r w:rsidRPr="00C476A9">
        <w:rPr>
          <w:color w:val="0070C0"/>
          <w:sz w:val="24"/>
        </w:rPr>
        <w:t xml:space="preserve">it will produce the same output from a given input. The Opacitor’s </w:t>
      </w:r>
      <w:r w:rsidR="00BD5935" w:rsidRPr="00C476A9">
        <w:rPr>
          <w:color w:val="0070C0"/>
          <w:sz w:val="24"/>
        </w:rPr>
        <w:t xml:space="preserve">results have helped reduce a program’s energy </w:t>
      </w:r>
      <w:r w:rsidR="008A3ABE">
        <w:rPr>
          <w:color w:val="0070C0"/>
          <w:sz w:val="24"/>
        </w:rPr>
        <w:t xml:space="preserve">usage </w:t>
      </w:r>
      <w:r w:rsidR="00BD5935" w:rsidRPr="00C476A9">
        <w:rPr>
          <w:color w:val="0070C0"/>
          <w:sz w:val="24"/>
        </w:rPr>
        <w:t xml:space="preserve">by up to 70% in the best case and 20% in the worst case [REFERENCE].  The Opacitor is one of the few tools that can detect small changes in the execution and </w:t>
      </w:r>
      <w:r w:rsidR="008A3ABE">
        <w:rPr>
          <w:color w:val="0070C0"/>
          <w:sz w:val="24"/>
        </w:rPr>
        <w:t xml:space="preserve">is </w:t>
      </w:r>
      <w:r w:rsidR="00BD5935" w:rsidRPr="00C476A9">
        <w:rPr>
          <w:color w:val="0070C0"/>
          <w:sz w:val="24"/>
        </w:rPr>
        <w:t xml:space="preserve">responsive to metaheuristic </w:t>
      </w:r>
      <w:commentRangeStart w:id="71"/>
      <w:r w:rsidR="00BD5935" w:rsidRPr="00C476A9">
        <w:rPr>
          <w:color w:val="0070C0"/>
          <w:sz w:val="24"/>
        </w:rPr>
        <w:t>searches</w:t>
      </w:r>
      <w:commentRangeEnd w:id="71"/>
      <w:r w:rsidR="008A3ABE">
        <w:rPr>
          <w:rStyle w:val="CommentReference"/>
        </w:rPr>
        <w:commentReference w:id="71"/>
      </w:r>
      <w:r w:rsidR="00BD5935" w:rsidRPr="00C476A9">
        <w:rPr>
          <w:color w:val="0070C0"/>
          <w:sz w:val="24"/>
        </w:rPr>
        <w:t xml:space="preserve">[REFERENCE]. </w:t>
      </w:r>
    </w:p>
    <w:p w14:paraId="09F16DF0" w14:textId="77777777" w:rsidR="00C476A9" w:rsidRPr="00C476A9" w:rsidRDefault="00C476A9" w:rsidP="00C476A9">
      <w:pPr>
        <w:pStyle w:val="BodyText"/>
      </w:pPr>
    </w:p>
    <w:p w14:paraId="0E13538D" w14:textId="3D82F99F" w:rsidR="00BD5935" w:rsidRPr="00C476A9" w:rsidRDefault="00946A62" w:rsidP="00C476A9">
      <w:pPr>
        <w:pStyle w:val="BodyText"/>
        <w:spacing w:line="240" w:lineRule="auto"/>
        <w:ind w:firstLine="0"/>
        <w:rPr>
          <w:color w:val="0070C0"/>
          <w:sz w:val="24"/>
        </w:rPr>
      </w:pPr>
      <w:r w:rsidRPr="00C476A9">
        <w:rPr>
          <w:color w:val="0070C0"/>
          <w:sz w:val="24"/>
        </w:rPr>
        <w:t xml:space="preserve">The Opacitor's only focus is on the CPU and </w:t>
      </w:r>
      <w:r w:rsidR="008A3ABE">
        <w:rPr>
          <w:color w:val="0070C0"/>
          <w:sz w:val="24"/>
        </w:rPr>
        <w:t xml:space="preserve">it </w:t>
      </w:r>
      <w:r w:rsidRPr="00C476A9">
        <w:rPr>
          <w:color w:val="0070C0"/>
          <w:sz w:val="24"/>
        </w:rPr>
        <w:t>does not consider other features of a mobile phone that use a large amount of battery power such as the display, WI-FI and GPS. The Opacitor is exclusive to applications and the CPU does not consider other features or how they work with applications and th</w:t>
      </w:r>
      <w:r w:rsidR="008A3ABE">
        <w:rPr>
          <w:color w:val="0070C0"/>
          <w:sz w:val="24"/>
        </w:rPr>
        <w:t xml:space="preserve">e </w:t>
      </w:r>
      <w:r w:rsidRPr="00C476A9">
        <w:rPr>
          <w:color w:val="0070C0"/>
          <w:sz w:val="24"/>
        </w:rPr>
        <w:t>effect that they may have on the battery.</w:t>
      </w:r>
    </w:p>
    <w:p w14:paraId="16790704" w14:textId="77777777" w:rsidR="00C35F4C" w:rsidRDefault="00946A62" w:rsidP="00C35F4C">
      <w:pPr>
        <w:pStyle w:val="Heading2"/>
        <w:rPr>
          <w:color w:val="0070C0"/>
        </w:rPr>
      </w:pPr>
      <w:r w:rsidRPr="00C35F4C">
        <w:rPr>
          <w:color w:val="0070C0"/>
        </w:rPr>
        <w:t>Jalen</w:t>
      </w:r>
    </w:p>
    <w:p w14:paraId="3C0EE02C" w14:textId="77777777" w:rsidR="00BD5935" w:rsidRPr="00554B20" w:rsidRDefault="00A728E0" w:rsidP="00BD5935">
      <w:pPr>
        <w:pStyle w:val="BodyFirst"/>
        <w:rPr>
          <w:color w:val="7030A0"/>
        </w:rPr>
      </w:pPr>
      <w:hyperlink r:id="rId25" w:history="1">
        <w:r w:rsidR="00946A62" w:rsidRPr="00554B20">
          <w:rPr>
            <w:rStyle w:val="Hyperlink"/>
            <w:color w:val="7030A0"/>
          </w:rPr>
          <w:t>https://tel.archives-ouvertes.fr/tel-00961346v2/document</w:t>
        </w:r>
      </w:hyperlink>
    </w:p>
    <w:p w14:paraId="21BAC8E9" w14:textId="0E9949EE" w:rsidR="00BD5935" w:rsidRPr="00C476A9" w:rsidRDefault="00946A62" w:rsidP="00C476A9">
      <w:pPr>
        <w:pStyle w:val="BodyText"/>
        <w:spacing w:line="240" w:lineRule="auto"/>
        <w:ind w:firstLine="0"/>
        <w:rPr>
          <w:color w:val="0070C0"/>
          <w:sz w:val="24"/>
          <w:szCs w:val="24"/>
        </w:rPr>
      </w:pPr>
      <w:r w:rsidRPr="00C476A9">
        <w:rPr>
          <w:color w:val="0070C0"/>
          <w:sz w:val="24"/>
          <w:szCs w:val="24"/>
        </w:rPr>
        <w:t xml:space="preserve">Jalen is a ‘runtime measurement software for estimating the energy consumption at code level for Java applications’ [REFERENCE]. </w:t>
      </w:r>
      <w:r w:rsidR="00C969B0" w:rsidRPr="00C476A9">
        <w:rPr>
          <w:color w:val="0070C0"/>
          <w:sz w:val="24"/>
          <w:szCs w:val="24"/>
        </w:rPr>
        <w:t xml:space="preserve"> Jalen uses information provided through application-level monitoring tools to calculate the energy used by an application. The energy information is estimations from the levels of threads and methods</w:t>
      </w:r>
      <w:r w:rsidR="008A3ABE">
        <w:rPr>
          <w:color w:val="0070C0"/>
          <w:sz w:val="24"/>
          <w:szCs w:val="24"/>
        </w:rPr>
        <w:t>. T</w:t>
      </w:r>
      <w:r w:rsidR="00C969B0" w:rsidRPr="00C476A9">
        <w:rPr>
          <w:color w:val="0070C0"/>
          <w:sz w:val="24"/>
          <w:szCs w:val="24"/>
        </w:rPr>
        <w:t xml:space="preserve">he information collected is method durations, CPU time and so </w:t>
      </w:r>
      <w:commentRangeStart w:id="72"/>
      <w:r w:rsidR="00C969B0" w:rsidRPr="00C476A9">
        <w:rPr>
          <w:color w:val="0070C0"/>
          <w:sz w:val="24"/>
          <w:szCs w:val="24"/>
        </w:rPr>
        <w:t>on</w:t>
      </w:r>
      <w:commentRangeEnd w:id="72"/>
      <w:r w:rsidR="008A3ABE">
        <w:rPr>
          <w:rStyle w:val="CommentReference"/>
        </w:rPr>
        <w:commentReference w:id="72"/>
      </w:r>
      <w:r w:rsidR="00C969B0" w:rsidRPr="00C476A9">
        <w:rPr>
          <w:color w:val="0070C0"/>
          <w:sz w:val="24"/>
          <w:szCs w:val="24"/>
        </w:rPr>
        <w:t xml:space="preserve">. The information gathered is used to </w:t>
      </w:r>
      <w:r w:rsidR="0069211E">
        <w:rPr>
          <w:color w:val="0070C0"/>
          <w:sz w:val="24"/>
          <w:szCs w:val="24"/>
        </w:rPr>
        <w:t xml:space="preserve">create </w:t>
      </w:r>
      <w:r w:rsidR="00C969B0" w:rsidRPr="00C476A9">
        <w:rPr>
          <w:color w:val="0070C0"/>
          <w:sz w:val="24"/>
          <w:szCs w:val="24"/>
        </w:rPr>
        <w:t xml:space="preserve">statistics which is used to calculate the energy consumption as well as using energy models seen in Figure 5.  The energy consumption is calculated per method and exposed as a </w:t>
      </w:r>
      <w:commentRangeStart w:id="73"/>
      <w:r w:rsidR="00C969B0" w:rsidRPr="00C476A9">
        <w:rPr>
          <w:color w:val="0070C0"/>
          <w:sz w:val="24"/>
          <w:szCs w:val="24"/>
        </w:rPr>
        <w:t>service</w:t>
      </w:r>
      <w:commentRangeEnd w:id="73"/>
      <w:r w:rsidR="0069211E">
        <w:rPr>
          <w:rStyle w:val="CommentReference"/>
        </w:rPr>
        <w:commentReference w:id="73"/>
      </w:r>
      <w:r w:rsidR="00C969B0" w:rsidRPr="00C476A9">
        <w:rPr>
          <w:color w:val="0070C0"/>
          <w:sz w:val="24"/>
          <w:szCs w:val="24"/>
        </w:rPr>
        <w:t>.</w:t>
      </w:r>
      <w:r w:rsidR="00202EEC" w:rsidRPr="00C476A9">
        <w:rPr>
          <w:color w:val="0070C0"/>
          <w:sz w:val="24"/>
          <w:szCs w:val="24"/>
        </w:rPr>
        <w:t xml:space="preserve"> Jalen can provide information about Net Energy, Net Library energy and all energy </w:t>
      </w:r>
      <w:r w:rsidR="0069211E">
        <w:rPr>
          <w:color w:val="0070C0"/>
          <w:sz w:val="24"/>
          <w:szCs w:val="24"/>
        </w:rPr>
        <w:t xml:space="preserve">usage </w:t>
      </w:r>
      <w:r w:rsidR="00202EEC" w:rsidRPr="00C476A9">
        <w:rPr>
          <w:color w:val="0070C0"/>
          <w:sz w:val="24"/>
          <w:szCs w:val="24"/>
        </w:rPr>
        <w:t xml:space="preserve">which includes energy consumption of all methods running in the JVM. </w:t>
      </w:r>
    </w:p>
    <w:p w14:paraId="15BA4CB8" w14:textId="77777777" w:rsidR="00C969B0" w:rsidRPr="00C476A9" w:rsidRDefault="00946A62" w:rsidP="008C3927">
      <w:pPr>
        <w:pStyle w:val="BodyText"/>
        <w:keepNext/>
        <w:ind w:firstLine="0"/>
        <w:jc w:val="center"/>
        <w:rPr>
          <w:sz w:val="24"/>
          <w:szCs w:val="24"/>
        </w:rPr>
      </w:pPr>
      <w:r w:rsidRPr="00C476A9">
        <w:rPr>
          <w:noProof/>
          <w:color w:val="0070C0"/>
          <w:sz w:val="24"/>
          <w:szCs w:val="24"/>
        </w:rPr>
        <w:lastRenderedPageBreak/>
        <w:drawing>
          <wp:inline distT="0" distB="0" distL="0" distR="0" wp14:anchorId="717F3147" wp14:editId="3792780A">
            <wp:extent cx="443230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2300" cy="2451100"/>
                    </a:xfrm>
                    <a:prstGeom prst="rect">
                      <a:avLst/>
                    </a:prstGeom>
                  </pic:spPr>
                </pic:pic>
              </a:graphicData>
            </a:graphic>
          </wp:inline>
        </w:drawing>
      </w:r>
    </w:p>
    <w:p w14:paraId="271DD98E" w14:textId="77777777" w:rsidR="00202EEC" w:rsidRPr="00C476A9" w:rsidRDefault="00946A62" w:rsidP="00202EEC">
      <w:pPr>
        <w:pStyle w:val="Caption"/>
        <w:jc w:val="center"/>
        <w:rPr>
          <w:sz w:val="24"/>
          <w:szCs w:val="24"/>
        </w:rPr>
      </w:pPr>
      <w:bookmarkStart w:id="74" w:name="_Toc535058236"/>
      <w:r w:rsidRPr="00820B55">
        <w:rPr>
          <w:b/>
          <w:sz w:val="24"/>
          <w:szCs w:val="24"/>
        </w:rPr>
        <w:t xml:space="preserve">Figure </w:t>
      </w:r>
      <w:r w:rsidRPr="00820B55">
        <w:rPr>
          <w:b/>
          <w:sz w:val="24"/>
          <w:szCs w:val="24"/>
        </w:rPr>
        <w:fldChar w:fldCharType="begin"/>
      </w:r>
      <w:r w:rsidRPr="00820B55">
        <w:rPr>
          <w:b/>
          <w:sz w:val="24"/>
          <w:szCs w:val="24"/>
        </w:rPr>
        <w:instrText xml:space="preserve"> SEQ Figure \* ARABIC </w:instrText>
      </w:r>
      <w:r w:rsidRPr="00820B55">
        <w:rPr>
          <w:b/>
          <w:sz w:val="24"/>
          <w:szCs w:val="24"/>
        </w:rPr>
        <w:fldChar w:fldCharType="separate"/>
      </w:r>
      <w:r w:rsidR="00C476A9" w:rsidRPr="00820B55">
        <w:rPr>
          <w:b/>
          <w:noProof/>
          <w:sz w:val="24"/>
          <w:szCs w:val="24"/>
        </w:rPr>
        <w:t>5</w:t>
      </w:r>
      <w:r w:rsidRPr="00820B55">
        <w:rPr>
          <w:b/>
          <w:sz w:val="24"/>
          <w:szCs w:val="24"/>
        </w:rPr>
        <w:fldChar w:fldCharType="end"/>
      </w:r>
      <w:r w:rsidRPr="00C476A9">
        <w:rPr>
          <w:sz w:val="24"/>
          <w:szCs w:val="24"/>
        </w:rPr>
        <w:t xml:space="preserve"> Architecture of Jalen</w:t>
      </w:r>
      <w:bookmarkEnd w:id="74"/>
    </w:p>
    <w:p w14:paraId="3F2FE498" w14:textId="77777777" w:rsidR="00C476A9" w:rsidRPr="00C476A9" w:rsidRDefault="00C476A9" w:rsidP="00202EEC">
      <w:pPr>
        <w:rPr>
          <w:color w:val="0070C0"/>
          <w:lang w:eastAsia="en-GB"/>
        </w:rPr>
      </w:pPr>
    </w:p>
    <w:p w14:paraId="2B61640D" w14:textId="58D951A6" w:rsidR="00C476A9" w:rsidRPr="00C476A9" w:rsidRDefault="00946A62" w:rsidP="00202EEC">
      <w:pPr>
        <w:rPr>
          <w:color w:val="0070C0"/>
          <w:lang w:eastAsia="en-GB"/>
        </w:rPr>
      </w:pPr>
      <w:r w:rsidRPr="00C476A9">
        <w:rPr>
          <w:color w:val="0070C0"/>
          <w:lang w:eastAsia="en-GB"/>
        </w:rPr>
        <w:t xml:space="preserve">Jalen offers a valuable tool that provides an energy count on a code level so </w:t>
      </w:r>
      <w:r w:rsidR="0069211E">
        <w:rPr>
          <w:color w:val="0070C0"/>
          <w:lang w:eastAsia="en-GB"/>
        </w:rPr>
        <w:t xml:space="preserve">that </w:t>
      </w:r>
      <w:r w:rsidRPr="00C476A9">
        <w:rPr>
          <w:color w:val="0070C0"/>
          <w:lang w:eastAsia="en-GB"/>
        </w:rPr>
        <w:t xml:space="preserve">there is an increased understanding at the energy consumption and distribution in software. Jalen is also one of the very few toolkits that detect energy hotspots in code and knows what particular areas of software are energy intensive. Jalen has been </w:t>
      </w:r>
      <w:r w:rsidR="0069211E">
        <w:rPr>
          <w:color w:val="0070C0"/>
          <w:lang w:eastAsia="en-GB"/>
        </w:rPr>
        <w:t xml:space="preserve">tested </w:t>
      </w:r>
      <w:r w:rsidRPr="00C476A9">
        <w:rPr>
          <w:color w:val="0070C0"/>
          <w:lang w:eastAsia="en-GB"/>
        </w:rPr>
        <w:t>with experiments on a range of different program</w:t>
      </w:r>
      <w:r w:rsidR="0069211E">
        <w:rPr>
          <w:color w:val="0070C0"/>
          <w:lang w:eastAsia="en-GB"/>
        </w:rPr>
        <w:t>s</w:t>
      </w:r>
      <w:r w:rsidRPr="00C476A9">
        <w:rPr>
          <w:color w:val="0070C0"/>
          <w:lang w:eastAsia="en-GB"/>
        </w:rPr>
        <w:t xml:space="preserve"> from simple algorithms to real-world scenarios </w:t>
      </w:r>
      <w:r w:rsidR="0069211E">
        <w:rPr>
          <w:color w:val="0070C0"/>
          <w:lang w:eastAsia="en-GB"/>
        </w:rPr>
        <w:t xml:space="preserve">demonstrating </w:t>
      </w:r>
      <w:r w:rsidRPr="00C476A9">
        <w:rPr>
          <w:color w:val="0070C0"/>
          <w:lang w:eastAsia="en-GB"/>
        </w:rPr>
        <w:t xml:space="preserve">its versatility and the potential of energy code profiling. The information gathered from Jalen will help developers find out which methods </w:t>
      </w:r>
      <w:r w:rsidR="007B099E">
        <w:rPr>
          <w:color w:val="0070C0"/>
          <w:lang w:eastAsia="en-GB"/>
        </w:rPr>
        <w:t xml:space="preserve">are </w:t>
      </w:r>
      <w:r w:rsidRPr="00C476A9">
        <w:rPr>
          <w:color w:val="0070C0"/>
          <w:lang w:eastAsia="en-GB"/>
        </w:rPr>
        <w:t>energy intensive so they can change the ways they code to ‘reduce the energy footprint of their application' [REFERENCE].</w:t>
      </w:r>
    </w:p>
    <w:p w14:paraId="52480F7A" w14:textId="77777777" w:rsidR="00C476A9" w:rsidRPr="00C476A9" w:rsidRDefault="00C476A9" w:rsidP="00202EEC">
      <w:pPr>
        <w:rPr>
          <w:color w:val="0070C0"/>
          <w:lang w:eastAsia="en-GB"/>
        </w:rPr>
      </w:pPr>
    </w:p>
    <w:p w14:paraId="3186A379" w14:textId="52BB42C3" w:rsidR="00C632CA" w:rsidRPr="00D72451" w:rsidRDefault="00946A62" w:rsidP="00D72451">
      <w:pPr>
        <w:rPr>
          <w:color w:val="0070C0"/>
          <w:lang w:eastAsia="en-GB"/>
        </w:rPr>
      </w:pPr>
      <w:r w:rsidRPr="00C476A9">
        <w:rPr>
          <w:color w:val="0070C0"/>
          <w:lang w:eastAsia="en-GB"/>
        </w:rPr>
        <w:t xml:space="preserve">Unlike Opacitor, Jalen prefers statistical </w:t>
      </w:r>
      <w:r w:rsidR="00985935" w:rsidRPr="00C476A9">
        <w:rPr>
          <w:color w:val="0070C0"/>
          <w:lang w:eastAsia="en-GB"/>
        </w:rPr>
        <w:t xml:space="preserve">sampling over bytecode instrumentation. It also </w:t>
      </w:r>
      <w:r w:rsidR="007B099E">
        <w:rPr>
          <w:color w:val="0070C0"/>
          <w:lang w:eastAsia="en-GB"/>
        </w:rPr>
        <w:t xml:space="preserve">presents data as </w:t>
      </w:r>
      <w:r w:rsidR="00985935" w:rsidRPr="00C476A9">
        <w:rPr>
          <w:color w:val="0070C0"/>
          <w:lang w:eastAsia="en-GB"/>
        </w:rPr>
        <w:t xml:space="preserve">percentages rather than raw Joules values. This is because </w:t>
      </w:r>
      <w:r w:rsidR="007B099E">
        <w:rPr>
          <w:color w:val="0070C0"/>
          <w:lang w:eastAsia="en-GB"/>
        </w:rPr>
        <w:t>different</w:t>
      </w:r>
      <w:r w:rsidR="00985935" w:rsidRPr="00C476A9">
        <w:rPr>
          <w:color w:val="0070C0"/>
          <w:lang w:eastAsia="en-GB"/>
        </w:rPr>
        <w:t xml:space="preserve"> hardware changes the </w:t>
      </w:r>
      <w:r w:rsidR="007B099E">
        <w:rPr>
          <w:color w:val="0070C0"/>
          <w:lang w:eastAsia="en-GB"/>
        </w:rPr>
        <w:t xml:space="preserve">determined </w:t>
      </w:r>
      <w:r w:rsidR="00985935" w:rsidRPr="00C476A9">
        <w:rPr>
          <w:color w:val="0070C0"/>
          <w:lang w:eastAsia="en-GB"/>
        </w:rPr>
        <w:t xml:space="preserve">results which is not a problem that Opacitor finds. </w:t>
      </w:r>
      <w:r w:rsidR="00C476A9" w:rsidRPr="00C476A9">
        <w:rPr>
          <w:color w:val="0070C0"/>
          <w:lang w:eastAsia="en-GB"/>
        </w:rPr>
        <w:t xml:space="preserve">Offering the results as a percentage means that results do not change drastically when the hardware changes </w:t>
      </w:r>
      <w:r w:rsidR="007B099E">
        <w:rPr>
          <w:color w:val="0070C0"/>
          <w:lang w:eastAsia="en-GB"/>
        </w:rPr>
        <w:t xml:space="preserve">as they do </w:t>
      </w:r>
      <w:r w:rsidR="00C476A9" w:rsidRPr="00C476A9">
        <w:rPr>
          <w:color w:val="0070C0"/>
          <w:lang w:eastAsia="en-GB"/>
        </w:rPr>
        <w:t xml:space="preserve">when </w:t>
      </w:r>
      <w:r w:rsidR="007B099E">
        <w:rPr>
          <w:color w:val="0070C0"/>
          <w:lang w:eastAsia="en-GB"/>
        </w:rPr>
        <w:t xml:space="preserve">the data are presented as a </w:t>
      </w:r>
      <w:r w:rsidR="00C476A9" w:rsidRPr="00C476A9">
        <w:rPr>
          <w:color w:val="0070C0"/>
          <w:lang w:eastAsia="en-GB"/>
        </w:rPr>
        <w:t xml:space="preserve">Joules count. </w:t>
      </w:r>
      <w:r w:rsidR="00985935" w:rsidRPr="00C476A9">
        <w:rPr>
          <w:color w:val="0070C0"/>
          <w:lang w:eastAsia="en-GB"/>
        </w:rPr>
        <w:t xml:space="preserve"> </w:t>
      </w:r>
    </w:p>
    <w:p w14:paraId="153A1EDE" w14:textId="77777777" w:rsidR="000B4183" w:rsidRDefault="00946A62" w:rsidP="000B4183">
      <w:pPr>
        <w:pStyle w:val="Heading2"/>
        <w:rPr>
          <w:color w:val="0070C0"/>
        </w:rPr>
      </w:pPr>
      <w:r>
        <w:rPr>
          <w:color w:val="0070C0"/>
        </w:rPr>
        <w:t xml:space="preserve">Optimization Framework for Mobile Applications. </w:t>
      </w:r>
    </w:p>
    <w:p w14:paraId="71BEF02E" w14:textId="77777777" w:rsidR="004C6479" w:rsidRPr="00554B20" w:rsidRDefault="00A728E0" w:rsidP="004C6479">
      <w:pPr>
        <w:pStyle w:val="BodyFirst"/>
        <w:rPr>
          <w:color w:val="7030A0"/>
        </w:rPr>
      </w:pPr>
      <w:hyperlink r:id="rId27" w:history="1">
        <w:r w:rsidR="00436D03" w:rsidRPr="00554B20">
          <w:rPr>
            <w:rStyle w:val="Hyperlink"/>
            <w:color w:val="7030A0"/>
          </w:rPr>
          <w:t>https://arxiv.org/pdf/1608.05248.pdf</w:t>
        </w:r>
      </w:hyperlink>
      <w:r w:rsidR="00436D03" w:rsidRPr="00554B20">
        <w:rPr>
          <w:color w:val="7030A0"/>
        </w:rPr>
        <w:t xml:space="preserve"> </w:t>
      </w:r>
    </w:p>
    <w:p w14:paraId="45110421" w14:textId="77777777" w:rsidR="004C6479" w:rsidRPr="00554B20" w:rsidRDefault="00A728E0" w:rsidP="004C6479">
      <w:pPr>
        <w:pStyle w:val="BodyText"/>
        <w:rPr>
          <w:rStyle w:val="Hyperlink"/>
          <w:color w:val="7030A0"/>
        </w:rPr>
      </w:pPr>
      <w:hyperlink r:id="rId28" w:anchor="references" w:history="1">
        <w:r w:rsidR="00946A62" w:rsidRPr="00554B20">
          <w:rPr>
            <w:rStyle w:val="Hyperlink"/>
            <w:color w:val="7030A0"/>
          </w:rPr>
          <w:t>https://ieeexplore.ieee.org/document/7935484/references#references</w:t>
        </w:r>
      </w:hyperlink>
    </w:p>
    <w:p w14:paraId="38D843B9" w14:textId="77777777" w:rsidR="009749DC" w:rsidRDefault="00946A62" w:rsidP="009749DC">
      <w:pPr>
        <w:pStyle w:val="BodyText"/>
        <w:spacing w:line="240" w:lineRule="auto"/>
        <w:ind w:firstLine="0"/>
        <w:rPr>
          <w:color w:val="0070C0"/>
          <w:sz w:val="24"/>
        </w:rPr>
      </w:pPr>
      <w:r w:rsidRPr="009749DC">
        <w:rPr>
          <w:color w:val="0070C0"/>
          <w:sz w:val="24"/>
        </w:rPr>
        <w:t>Li et al created a framework which looks at Source-level energy optimization with a particular mobile application</w:t>
      </w:r>
      <w:r w:rsidR="003A0614">
        <w:rPr>
          <w:color w:val="0070C0"/>
          <w:sz w:val="24"/>
        </w:rPr>
        <w:t xml:space="preserve"> [REFERNCE]</w:t>
      </w:r>
      <w:r w:rsidRPr="009749DC">
        <w:rPr>
          <w:color w:val="0070C0"/>
          <w:sz w:val="24"/>
        </w:rPr>
        <w:t xml:space="preserve">. </w:t>
      </w:r>
      <w:r>
        <w:rPr>
          <w:color w:val="0070C0"/>
          <w:sz w:val="24"/>
        </w:rPr>
        <w:t xml:space="preserve">This framework proposed an energy-optimization framework with a source code energy model that allows </w:t>
      </w:r>
      <w:r w:rsidR="003A0614">
        <w:rPr>
          <w:color w:val="0070C0"/>
          <w:sz w:val="24"/>
        </w:rPr>
        <w:t xml:space="preserve">developers to know about energy usage. </w:t>
      </w:r>
      <w:r w:rsidR="00D72451">
        <w:rPr>
          <w:color w:val="0070C0"/>
          <w:sz w:val="24"/>
        </w:rPr>
        <w:t xml:space="preserve">This framework changes and improves the code to save CPU energy by analysing energy features of the source code before optimisation. The model maps the energy use to the basic operation within the source code which works in a similar way to Jalen as it focuses on the energy impact on individual operations within the source </w:t>
      </w:r>
      <w:commentRangeStart w:id="75"/>
      <w:r w:rsidR="00D72451">
        <w:rPr>
          <w:color w:val="0070C0"/>
          <w:sz w:val="24"/>
        </w:rPr>
        <w:t>code</w:t>
      </w:r>
      <w:commentRangeEnd w:id="75"/>
      <w:r w:rsidR="007B099E">
        <w:rPr>
          <w:rStyle w:val="CommentReference"/>
        </w:rPr>
        <w:commentReference w:id="75"/>
      </w:r>
      <w:r w:rsidR="00D72451">
        <w:rPr>
          <w:color w:val="0070C0"/>
          <w:sz w:val="24"/>
        </w:rPr>
        <w:t>.</w:t>
      </w:r>
    </w:p>
    <w:p w14:paraId="5BAAF2F6" w14:textId="77777777" w:rsidR="003A0614" w:rsidRDefault="003A0614" w:rsidP="009749DC">
      <w:pPr>
        <w:pStyle w:val="BodyText"/>
        <w:spacing w:line="240" w:lineRule="auto"/>
        <w:ind w:firstLine="0"/>
        <w:rPr>
          <w:color w:val="0070C0"/>
          <w:sz w:val="24"/>
        </w:rPr>
      </w:pPr>
    </w:p>
    <w:p w14:paraId="4837B0A4" w14:textId="31C90151" w:rsidR="003A0614" w:rsidRDefault="00946A62" w:rsidP="009749DC">
      <w:pPr>
        <w:pStyle w:val="BodyText"/>
        <w:spacing w:line="240" w:lineRule="auto"/>
        <w:ind w:firstLine="0"/>
        <w:rPr>
          <w:color w:val="0070C0"/>
          <w:sz w:val="24"/>
        </w:rPr>
      </w:pPr>
      <w:r>
        <w:rPr>
          <w:color w:val="0070C0"/>
          <w:sz w:val="24"/>
        </w:rPr>
        <w:t xml:space="preserve">This framework was a success as it was able to save between 6.4% to 50.2% of the CPU energy in various mobile applications. </w:t>
      </w:r>
      <w:r w:rsidR="000468ED">
        <w:rPr>
          <w:color w:val="0070C0"/>
          <w:sz w:val="24"/>
        </w:rPr>
        <w:t xml:space="preserve">These toolkits and frameworks highlight </w:t>
      </w:r>
      <w:r w:rsidR="000468ED">
        <w:rPr>
          <w:color w:val="0070C0"/>
          <w:sz w:val="24"/>
        </w:rPr>
        <w:lastRenderedPageBreak/>
        <w:t>to developers which operators are energy intensive so they may make better choices when developing an application. This framework focuses on mobile applications which are different to Jalen, th</w:t>
      </w:r>
      <w:r w:rsidR="007B099E">
        <w:rPr>
          <w:color w:val="0070C0"/>
          <w:sz w:val="24"/>
        </w:rPr>
        <w:t xml:space="preserve">e </w:t>
      </w:r>
      <w:r w:rsidR="00CE6DFA">
        <w:rPr>
          <w:color w:val="0070C0"/>
          <w:sz w:val="24"/>
        </w:rPr>
        <w:t xml:space="preserve">significance </w:t>
      </w:r>
      <w:r w:rsidR="007B099E">
        <w:rPr>
          <w:color w:val="0070C0"/>
          <w:sz w:val="24"/>
        </w:rPr>
        <w:t>of which is that</w:t>
      </w:r>
      <w:r w:rsidR="00CE6DFA">
        <w:rPr>
          <w:color w:val="0070C0"/>
          <w:sz w:val="24"/>
        </w:rPr>
        <w:t xml:space="preserve"> </w:t>
      </w:r>
      <w:r w:rsidR="000468ED">
        <w:rPr>
          <w:color w:val="0070C0"/>
          <w:sz w:val="24"/>
        </w:rPr>
        <w:t>the way mobile applications interact with mobile hardware is very different from the way software interacts with other machines.</w:t>
      </w:r>
    </w:p>
    <w:p w14:paraId="1B80654A" w14:textId="77777777" w:rsidR="000468ED" w:rsidRPr="000468ED" w:rsidRDefault="000468ED" w:rsidP="00D72451">
      <w:pPr>
        <w:pStyle w:val="BodyText"/>
        <w:spacing w:line="240" w:lineRule="auto"/>
        <w:ind w:firstLine="0"/>
        <w:rPr>
          <w:color w:val="0070C0"/>
          <w:sz w:val="28"/>
        </w:rPr>
      </w:pPr>
    </w:p>
    <w:p w14:paraId="27BA75F7" w14:textId="76301B5E" w:rsidR="000468ED" w:rsidRDefault="00946A62" w:rsidP="00D72451">
      <w:pPr>
        <w:pStyle w:val="BodyText"/>
        <w:spacing w:line="240" w:lineRule="auto"/>
        <w:ind w:firstLine="0"/>
        <w:rPr>
          <w:color w:val="0070C0"/>
          <w:sz w:val="24"/>
        </w:rPr>
      </w:pPr>
      <w:r w:rsidRPr="000468ED">
        <w:rPr>
          <w:color w:val="0070C0"/>
          <w:sz w:val="24"/>
        </w:rPr>
        <w:t>Unlike</w:t>
      </w:r>
      <w:r>
        <w:rPr>
          <w:color w:val="0070C0"/>
          <w:sz w:val="24"/>
        </w:rPr>
        <w:t xml:space="preserve"> the Opacitor, this framework does not look at the bytecode level</w:t>
      </w:r>
      <w:r w:rsidR="00CE6DFA">
        <w:rPr>
          <w:color w:val="0070C0"/>
          <w:sz w:val="24"/>
        </w:rPr>
        <w:t xml:space="preserve"> and</w:t>
      </w:r>
      <w:r>
        <w:rPr>
          <w:color w:val="0070C0"/>
          <w:sz w:val="24"/>
        </w:rPr>
        <w:t xml:space="preserve"> therefore</w:t>
      </w:r>
      <w:r w:rsidR="00D72451">
        <w:rPr>
          <w:color w:val="0070C0"/>
          <w:sz w:val="24"/>
        </w:rPr>
        <w:t xml:space="preserve"> its results </w:t>
      </w:r>
      <w:r w:rsidR="00CE6DFA">
        <w:rPr>
          <w:color w:val="0070C0"/>
          <w:sz w:val="24"/>
        </w:rPr>
        <w:t xml:space="preserve">may be </w:t>
      </w:r>
      <w:r w:rsidR="00D72451">
        <w:rPr>
          <w:color w:val="0070C0"/>
          <w:sz w:val="24"/>
        </w:rPr>
        <w:t>affected by features of a mobile device such as WI-FI and GPS. These features would have a major impact on the results because they are energy intensive and will increase energy usage results ma</w:t>
      </w:r>
      <w:r w:rsidR="00CE6DFA">
        <w:rPr>
          <w:color w:val="0070C0"/>
          <w:sz w:val="24"/>
        </w:rPr>
        <w:t>rkedly</w:t>
      </w:r>
      <w:r w:rsidR="00D72451">
        <w:rPr>
          <w:color w:val="0070C0"/>
          <w:sz w:val="24"/>
        </w:rPr>
        <w:t>. The reliance of highlighting to a developer their energy usage means that for there to be any sav</w:t>
      </w:r>
      <w:r w:rsidR="00CE6DFA">
        <w:rPr>
          <w:color w:val="0070C0"/>
          <w:sz w:val="24"/>
        </w:rPr>
        <w:t>ing</w:t>
      </w:r>
      <w:r w:rsidR="00D72451">
        <w:rPr>
          <w:color w:val="0070C0"/>
          <w:sz w:val="24"/>
        </w:rPr>
        <w:t xml:space="preserve"> in energy, this is entirely the developer's responsibility and then trusting them to be energy </w:t>
      </w:r>
      <w:commentRangeStart w:id="76"/>
      <w:commentRangeStart w:id="77"/>
      <w:commentRangeStart w:id="78"/>
      <w:r w:rsidR="00D72451">
        <w:rPr>
          <w:color w:val="0070C0"/>
          <w:sz w:val="24"/>
        </w:rPr>
        <w:t>conscious</w:t>
      </w:r>
      <w:commentRangeEnd w:id="76"/>
      <w:r w:rsidR="00CE6DFA">
        <w:rPr>
          <w:rStyle w:val="CommentReference"/>
        </w:rPr>
        <w:commentReference w:id="76"/>
      </w:r>
      <w:commentRangeEnd w:id="77"/>
      <w:r w:rsidR="00CE6DFA">
        <w:rPr>
          <w:rStyle w:val="CommentReference"/>
        </w:rPr>
        <w:commentReference w:id="77"/>
      </w:r>
      <w:commentRangeEnd w:id="78"/>
      <w:r w:rsidR="00CE6DFA">
        <w:rPr>
          <w:rStyle w:val="CommentReference"/>
        </w:rPr>
        <w:commentReference w:id="78"/>
      </w:r>
      <w:r w:rsidR="00D72451">
        <w:rPr>
          <w:color w:val="0070C0"/>
          <w:sz w:val="24"/>
        </w:rPr>
        <w:t>.</w:t>
      </w:r>
    </w:p>
    <w:p w14:paraId="374C5368" w14:textId="77777777" w:rsidR="00D72451" w:rsidRDefault="00D72451" w:rsidP="00D72451">
      <w:pPr>
        <w:pStyle w:val="BodyText"/>
        <w:spacing w:line="240" w:lineRule="auto"/>
        <w:ind w:firstLine="0"/>
        <w:rPr>
          <w:color w:val="0070C0"/>
          <w:sz w:val="24"/>
        </w:rPr>
      </w:pPr>
    </w:p>
    <w:p w14:paraId="06288BFC" w14:textId="5C42DBDB" w:rsidR="00D72451" w:rsidRDefault="00946A62" w:rsidP="00D72451">
      <w:pPr>
        <w:pStyle w:val="Heading2"/>
        <w:rPr>
          <w:color w:val="0070C0"/>
          <w:lang w:eastAsia="en-US"/>
        </w:rPr>
      </w:pPr>
      <w:r>
        <w:rPr>
          <w:color w:val="0070C0"/>
          <w:lang w:eastAsia="en-US"/>
        </w:rPr>
        <w:t xml:space="preserve">Code Refactoring’s effects on Energy Usage - </w:t>
      </w:r>
      <w:r w:rsidRPr="0020285E">
        <w:rPr>
          <w:color w:val="0070C0"/>
          <w:lang w:eastAsia="en-US"/>
        </w:rPr>
        <w:t>how code changes affect energy consumption and which kinds of changes are likely to have the greatest impact</w:t>
      </w:r>
    </w:p>
    <w:bookmarkStart w:id="79" w:name="_GoBack"/>
    <w:p w14:paraId="5C8EF5CC" w14:textId="77777777" w:rsidR="00D72451" w:rsidRPr="00554B20" w:rsidRDefault="00A728E0" w:rsidP="00D72451">
      <w:pPr>
        <w:pStyle w:val="BodyFirst"/>
        <w:rPr>
          <w:color w:val="7030A0"/>
          <w:lang w:eastAsia="en-US"/>
        </w:rPr>
      </w:pPr>
      <w:r w:rsidRPr="00554B20">
        <w:rPr>
          <w:rStyle w:val="Hyperlink"/>
          <w:color w:val="7030A0"/>
          <w:lang w:eastAsia="en-US"/>
        </w:rPr>
        <w:fldChar w:fldCharType="begin"/>
      </w:r>
      <w:r w:rsidRPr="00554B20">
        <w:rPr>
          <w:rStyle w:val="Hyperlink"/>
          <w:color w:val="7030A0"/>
          <w:lang w:eastAsia="en-US"/>
        </w:rPr>
        <w:instrText xml:space="preserve"> HYPERLINK "https://www.researchgate.net/publication/266661686_How_Do_Code_Refactorings_Affect_Energy_Usage" </w:instrText>
      </w:r>
      <w:r w:rsidRPr="00554B20">
        <w:rPr>
          <w:rStyle w:val="Hyperlink"/>
          <w:color w:val="7030A0"/>
          <w:lang w:eastAsia="en-US"/>
        </w:rPr>
        <w:fldChar w:fldCharType="separate"/>
      </w:r>
      <w:r w:rsidR="00946A62" w:rsidRPr="00554B20">
        <w:rPr>
          <w:rStyle w:val="Hyperlink"/>
          <w:color w:val="7030A0"/>
          <w:lang w:eastAsia="en-US"/>
        </w:rPr>
        <w:t>https://www.researchgate.net/publication/266661686_How_Do_Code_Refactorings_Affect_Energy_Usage</w:t>
      </w:r>
      <w:r w:rsidRPr="00554B20">
        <w:rPr>
          <w:rStyle w:val="Hyperlink"/>
          <w:color w:val="7030A0"/>
          <w:lang w:eastAsia="en-US"/>
        </w:rPr>
        <w:fldChar w:fldCharType="end"/>
      </w:r>
    </w:p>
    <w:bookmarkEnd w:id="79"/>
    <w:p w14:paraId="7378763D" w14:textId="5B752C2A" w:rsidR="00D72451" w:rsidRDefault="00946A62" w:rsidP="00D72451">
      <w:pPr>
        <w:pStyle w:val="BodyText"/>
        <w:spacing w:line="240" w:lineRule="auto"/>
        <w:ind w:firstLine="0"/>
        <w:rPr>
          <w:color w:val="0070C0"/>
          <w:lang w:eastAsia="en-US"/>
        </w:rPr>
      </w:pPr>
      <w:r>
        <w:rPr>
          <w:color w:val="0070C0"/>
          <w:lang w:eastAsia="en-US"/>
        </w:rPr>
        <w:t xml:space="preserve">Research conducted by </w:t>
      </w:r>
      <w:proofErr w:type="spellStart"/>
      <w:r>
        <w:rPr>
          <w:color w:val="0070C0"/>
          <w:lang w:eastAsia="en-US"/>
        </w:rPr>
        <w:t>Sahin</w:t>
      </w:r>
      <w:proofErr w:type="spellEnd"/>
      <w:r>
        <w:rPr>
          <w:color w:val="0070C0"/>
          <w:lang w:eastAsia="en-US"/>
        </w:rPr>
        <w:t xml:space="preserve"> et al [REFERENCE – code refactoring] looked at energy impacts of 197 applications when 6 commonly-used refactoring techniques have been applied to those applications and the change in energy usage those applications have after those techniques applied. The results of this research concluded that there was an impact on energy usage and </w:t>
      </w:r>
      <w:r w:rsidR="0033511D">
        <w:rPr>
          <w:color w:val="0070C0"/>
          <w:lang w:eastAsia="en-US"/>
        </w:rPr>
        <w:t xml:space="preserve">that </w:t>
      </w:r>
      <w:r>
        <w:rPr>
          <w:color w:val="0070C0"/>
          <w:lang w:eastAsia="en-US"/>
        </w:rPr>
        <w:t xml:space="preserve">a change in refactoring techniques can effectively increase </w:t>
      </w:r>
      <w:r w:rsidR="0033511D">
        <w:rPr>
          <w:color w:val="0070C0"/>
          <w:lang w:eastAsia="en-US"/>
        </w:rPr>
        <w:t xml:space="preserve"> or</w:t>
      </w:r>
      <w:r>
        <w:rPr>
          <w:color w:val="0070C0"/>
          <w:lang w:eastAsia="en-US"/>
        </w:rPr>
        <w:t xml:space="preserve"> decrease the amount of energy used by an application. </w:t>
      </w:r>
      <w:r w:rsidR="001D551B">
        <w:rPr>
          <w:color w:val="0070C0"/>
          <w:lang w:eastAsia="en-US"/>
        </w:rPr>
        <w:t>This study conducted 394 experiments on those 197 applications and found that 28% (</w:t>
      </w:r>
      <w:r w:rsidR="00610EEE">
        <w:rPr>
          <w:color w:val="0070C0"/>
          <w:lang w:eastAsia="en-US"/>
        </w:rPr>
        <w:t xml:space="preserve">109 experiments) indicated ‘a statistically significant difference in energy usage between the original and refactored versions.’[REFERENCE].  The refactoring technique of ‘Convert Local Variable to Field’[REFERENCE] had the largest positive impact on energy out of the six different techniques. This study is </w:t>
      </w:r>
      <w:r w:rsidR="0069684C">
        <w:rPr>
          <w:color w:val="0070C0"/>
          <w:lang w:eastAsia="en-US"/>
        </w:rPr>
        <w:t xml:space="preserve">notable </w:t>
      </w:r>
      <w:r w:rsidR="00610EEE">
        <w:rPr>
          <w:color w:val="0070C0"/>
          <w:lang w:eastAsia="en-US"/>
        </w:rPr>
        <w:t>in that it presents the effects of different refactoring techniques and has a difference in results. However, this study could have been extended to include more applications and refactoring techniques as it makes it harder to generalise</w:t>
      </w:r>
      <w:r w:rsidR="0033511D">
        <w:rPr>
          <w:color w:val="0070C0"/>
          <w:lang w:eastAsia="en-US"/>
        </w:rPr>
        <w:t xml:space="preserve"> </w:t>
      </w:r>
      <w:r w:rsidR="00610EEE">
        <w:rPr>
          <w:color w:val="0070C0"/>
          <w:lang w:eastAsia="en-US"/>
        </w:rPr>
        <w:t xml:space="preserve">. This study uses only two JVMs: 6 and 7, which does not consider whether new versions of Java have integrated optimisation techniques that affect energy usage.  </w:t>
      </w:r>
    </w:p>
    <w:p w14:paraId="6F5CE7E9" w14:textId="77777777" w:rsidR="00D72451" w:rsidRDefault="00D72451" w:rsidP="00D72451">
      <w:pPr>
        <w:pStyle w:val="BodyText"/>
        <w:spacing w:line="240" w:lineRule="auto"/>
        <w:ind w:firstLine="0"/>
        <w:rPr>
          <w:color w:val="0070C0"/>
          <w:lang w:eastAsia="en-US"/>
        </w:rPr>
      </w:pPr>
    </w:p>
    <w:p w14:paraId="5A39C942" w14:textId="1FF9E466" w:rsidR="00D72451" w:rsidRDefault="00946A62" w:rsidP="00D72451">
      <w:pPr>
        <w:pStyle w:val="BodyText"/>
        <w:spacing w:line="240" w:lineRule="auto"/>
        <w:ind w:firstLine="0"/>
        <w:rPr>
          <w:color w:val="0070C0"/>
          <w:lang w:eastAsia="en-US"/>
        </w:rPr>
      </w:pPr>
      <w:r>
        <w:rPr>
          <w:color w:val="0070C0"/>
          <w:lang w:eastAsia="en-US"/>
        </w:rPr>
        <w:t xml:space="preserve">This research supported by research conducted by Morales et al [REFERENCE – Anti-patterns: </w:t>
      </w:r>
      <w:hyperlink r:id="rId29" w:history="1">
        <w:r w:rsidRPr="00514D61">
          <w:rPr>
            <w:rStyle w:val="Hyperlink"/>
            <w:lang w:eastAsia="en-US"/>
          </w:rPr>
          <w:t>https://arxiv.org/pdf/1610.05711.pdf</w:t>
        </w:r>
      </w:hyperlink>
      <w:r>
        <w:rPr>
          <w:color w:val="0070C0"/>
          <w:lang w:eastAsia="en-US"/>
        </w:rPr>
        <w:t>] who focuses on the effects of antipatterns in mobile applications and its effect of energy efficiency. This research found that energy consumption of apps with anti-patterns are not statistically different to apps wh</w:t>
      </w:r>
      <w:r w:rsidR="0033511D">
        <w:rPr>
          <w:color w:val="0070C0"/>
          <w:lang w:eastAsia="en-US"/>
        </w:rPr>
        <w:t xml:space="preserve">ich </w:t>
      </w:r>
      <w:r>
        <w:rPr>
          <w:color w:val="0070C0"/>
          <w:lang w:eastAsia="en-US"/>
        </w:rPr>
        <w:t xml:space="preserve">do not have these anti-patterns. The research did conclude that refactoring anti-patterns can be positive or negative therefore developers need to consider the energy impact of refactoring when creating applications. The research was conducted with 59 android applications and showed that applications containing anti-patterns consume more energy than those which do not have them, therefore refactoring and removing these antipatterns has a major effect on energy usage. </w:t>
      </w:r>
      <w:r w:rsidR="00610EEE">
        <w:rPr>
          <w:color w:val="0070C0"/>
          <w:lang w:eastAsia="en-US"/>
        </w:rPr>
        <w:t xml:space="preserve">Similar to the </w:t>
      </w:r>
      <w:proofErr w:type="spellStart"/>
      <w:r w:rsidR="00610EEE">
        <w:rPr>
          <w:color w:val="0070C0"/>
          <w:lang w:eastAsia="en-US"/>
        </w:rPr>
        <w:t>Sahin's</w:t>
      </w:r>
      <w:proofErr w:type="spellEnd"/>
      <w:r w:rsidR="00610EEE">
        <w:rPr>
          <w:color w:val="0070C0"/>
          <w:lang w:eastAsia="en-US"/>
        </w:rPr>
        <w:t xml:space="preserve"> study, this study does not use </w:t>
      </w:r>
      <w:r w:rsidR="0069684C">
        <w:rPr>
          <w:color w:val="0070C0"/>
          <w:lang w:eastAsia="en-US"/>
        </w:rPr>
        <w:t xml:space="preserve">many </w:t>
      </w:r>
      <w:r w:rsidR="00610EEE">
        <w:rPr>
          <w:color w:val="0070C0"/>
          <w:lang w:eastAsia="en-US"/>
        </w:rPr>
        <w:t>programs</w:t>
      </w:r>
      <w:r w:rsidR="0069684C">
        <w:rPr>
          <w:color w:val="0070C0"/>
          <w:lang w:eastAsia="en-US"/>
        </w:rPr>
        <w:t xml:space="preserve"> and this</w:t>
      </w:r>
      <w:r w:rsidR="00610EEE">
        <w:rPr>
          <w:color w:val="0070C0"/>
          <w:lang w:eastAsia="en-US"/>
        </w:rPr>
        <w:t xml:space="preserve">, </w:t>
      </w:r>
      <w:r w:rsidR="009072D8">
        <w:rPr>
          <w:color w:val="0070C0"/>
          <w:lang w:eastAsia="en-US"/>
        </w:rPr>
        <w:t>therefore, mak</w:t>
      </w:r>
      <w:r w:rsidR="0069684C">
        <w:rPr>
          <w:color w:val="0070C0"/>
          <w:lang w:eastAsia="en-US"/>
        </w:rPr>
        <w:t xml:space="preserve">es </w:t>
      </w:r>
      <w:r w:rsidR="009072D8">
        <w:rPr>
          <w:color w:val="0070C0"/>
          <w:lang w:eastAsia="en-US"/>
        </w:rPr>
        <w:t>it harder to generalise. This study is very focused on Android applications and considers elements of applications that only affect Android.</w:t>
      </w:r>
    </w:p>
    <w:p w14:paraId="4BD30B7E" w14:textId="77777777" w:rsidR="000468ED" w:rsidRPr="000468ED" w:rsidRDefault="000468ED" w:rsidP="000468ED">
      <w:pPr>
        <w:pStyle w:val="BodyText"/>
        <w:ind w:firstLine="0"/>
        <w:rPr>
          <w:color w:val="0070C0"/>
          <w:sz w:val="24"/>
        </w:rPr>
      </w:pPr>
    </w:p>
    <w:p w14:paraId="7A6CB8D0" w14:textId="77777777" w:rsidR="00816DDB" w:rsidRDefault="00946A62" w:rsidP="00816DDB">
      <w:pPr>
        <w:pStyle w:val="Heading2"/>
        <w:rPr>
          <w:color w:val="0070C0"/>
        </w:rPr>
      </w:pPr>
      <w:r w:rsidRPr="000B4183">
        <w:rPr>
          <w:color w:val="0070C0"/>
        </w:rPr>
        <w:lastRenderedPageBreak/>
        <w:t xml:space="preserve">Green Software Engineering </w:t>
      </w:r>
    </w:p>
    <w:p w14:paraId="37FAEDD0" w14:textId="46F3F420" w:rsidR="00816DDB" w:rsidRPr="00C476A9" w:rsidRDefault="00946A62" w:rsidP="007A391A">
      <w:pPr>
        <w:pStyle w:val="BodyFirst"/>
        <w:spacing w:line="240" w:lineRule="auto"/>
        <w:rPr>
          <w:color w:val="0070C0"/>
          <w:sz w:val="24"/>
        </w:rPr>
      </w:pPr>
      <w:r w:rsidRPr="00C476A9">
        <w:rPr>
          <w:color w:val="0070C0"/>
          <w:sz w:val="24"/>
        </w:rPr>
        <w:t xml:space="preserve">Green Software engineering, a term coined by </w:t>
      </w:r>
      <w:proofErr w:type="spellStart"/>
      <w:r w:rsidRPr="00C476A9">
        <w:rPr>
          <w:color w:val="0070C0"/>
          <w:sz w:val="24"/>
        </w:rPr>
        <w:t>Hindle</w:t>
      </w:r>
      <w:proofErr w:type="spellEnd"/>
      <w:r w:rsidRPr="00C476A9">
        <w:rPr>
          <w:color w:val="0070C0"/>
          <w:sz w:val="24"/>
        </w:rPr>
        <w:t xml:space="preserve"> [REFERENCE] is a type of software engineering which is more environmentally sustainable so it takes into consideration the power usage of creating software. There are very few uses of physical measurements in software engineering </w:t>
      </w:r>
      <w:r w:rsidR="0069684C">
        <w:rPr>
          <w:color w:val="0070C0"/>
          <w:sz w:val="24"/>
        </w:rPr>
        <w:t xml:space="preserve">even though this </w:t>
      </w:r>
      <w:r w:rsidRPr="00C476A9">
        <w:rPr>
          <w:color w:val="0070C0"/>
          <w:sz w:val="24"/>
        </w:rPr>
        <w:t>is critical for measuring energy</w:t>
      </w:r>
      <w:r w:rsidR="0069684C">
        <w:rPr>
          <w:color w:val="0070C0"/>
          <w:sz w:val="24"/>
        </w:rPr>
        <w:t xml:space="preserve">. This lack of physical measurement </w:t>
      </w:r>
      <w:r w:rsidRPr="00C476A9">
        <w:rPr>
          <w:color w:val="0070C0"/>
          <w:sz w:val="24"/>
        </w:rPr>
        <w:t xml:space="preserve">creates limitations </w:t>
      </w:r>
      <w:r w:rsidR="0069684C">
        <w:rPr>
          <w:color w:val="0070C0"/>
          <w:sz w:val="24"/>
        </w:rPr>
        <w:t xml:space="preserve">in </w:t>
      </w:r>
      <w:r w:rsidRPr="00C476A9">
        <w:rPr>
          <w:color w:val="0070C0"/>
          <w:sz w:val="24"/>
        </w:rPr>
        <w:t>regard</w:t>
      </w:r>
      <w:r w:rsidR="0069684C">
        <w:rPr>
          <w:color w:val="0070C0"/>
          <w:sz w:val="24"/>
        </w:rPr>
        <w:t xml:space="preserve"> to </w:t>
      </w:r>
      <w:r w:rsidRPr="00C476A9">
        <w:rPr>
          <w:color w:val="0070C0"/>
          <w:sz w:val="24"/>
        </w:rPr>
        <w:t xml:space="preserve">experimentation and analysing energy </w:t>
      </w:r>
      <w:commentRangeStart w:id="80"/>
      <w:r w:rsidRPr="00C476A9">
        <w:rPr>
          <w:color w:val="0070C0"/>
          <w:sz w:val="24"/>
        </w:rPr>
        <w:t>usage</w:t>
      </w:r>
      <w:commentRangeEnd w:id="80"/>
      <w:r w:rsidR="0069684C">
        <w:rPr>
          <w:rStyle w:val="CommentReference"/>
        </w:rPr>
        <w:commentReference w:id="80"/>
      </w:r>
      <w:r w:rsidRPr="00C476A9">
        <w:rPr>
          <w:color w:val="0070C0"/>
          <w:sz w:val="24"/>
        </w:rPr>
        <w:t xml:space="preserve">. </w:t>
      </w:r>
    </w:p>
    <w:p w14:paraId="30820DEB" w14:textId="77777777" w:rsidR="007A391A" w:rsidRPr="00C476A9" w:rsidRDefault="007A391A" w:rsidP="007A391A">
      <w:pPr>
        <w:pStyle w:val="BodyText"/>
        <w:spacing w:line="240" w:lineRule="auto"/>
        <w:ind w:firstLine="0"/>
        <w:rPr>
          <w:sz w:val="24"/>
        </w:rPr>
      </w:pPr>
    </w:p>
    <w:p w14:paraId="085CC38C" w14:textId="1E085BD4" w:rsidR="00A52AB9" w:rsidRPr="00C476A9" w:rsidRDefault="00946A62" w:rsidP="007A391A">
      <w:pPr>
        <w:pStyle w:val="BodyText"/>
        <w:spacing w:line="240" w:lineRule="auto"/>
        <w:ind w:firstLine="0"/>
        <w:rPr>
          <w:color w:val="0070C0"/>
          <w:sz w:val="24"/>
        </w:rPr>
      </w:pPr>
      <w:r w:rsidRPr="00C476A9">
        <w:rPr>
          <w:color w:val="0070C0"/>
          <w:sz w:val="24"/>
        </w:rPr>
        <w:t xml:space="preserve">Green Software Engineering is an important yet </w:t>
      </w:r>
      <w:r w:rsidR="0069684C">
        <w:rPr>
          <w:color w:val="0070C0"/>
          <w:sz w:val="24"/>
        </w:rPr>
        <w:t xml:space="preserve">emerging </w:t>
      </w:r>
      <w:r w:rsidRPr="00C476A9">
        <w:rPr>
          <w:color w:val="0070C0"/>
          <w:sz w:val="24"/>
        </w:rPr>
        <w:t xml:space="preserve">field. </w:t>
      </w:r>
      <w:r w:rsidR="0069684C">
        <w:rPr>
          <w:color w:val="0070C0"/>
          <w:sz w:val="24"/>
        </w:rPr>
        <w:t xml:space="preserve">Because this field </w:t>
      </w:r>
      <w:r w:rsidRPr="00C476A9">
        <w:rPr>
          <w:color w:val="0070C0"/>
          <w:sz w:val="24"/>
        </w:rPr>
        <w:t xml:space="preserve">is </w:t>
      </w:r>
      <w:r w:rsidR="0069684C">
        <w:rPr>
          <w:color w:val="0070C0"/>
          <w:sz w:val="24"/>
        </w:rPr>
        <w:t xml:space="preserve">at an early stage of development, it has been marked by a low level of  </w:t>
      </w:r>
      <w:r w:rsidRPr="00C476A9">
        <w:rPr>
          <w:color w:val="0070C0"/>
          <w:sz w:val="24"/>
        </w:rPr>
        <w:t xml:space="preserve">resources </w:t>
      </w:r>
      <w:r w:rsidR="00A63162">
        <w:rPr>
          <w:color w:val="0070C0"/>
          <w:sz w:val="24"/>
        </w:rPr>
        <w:t xml:space="preserve">, </w:t>
      </w:r>
      <w:r w:rsidRPr="00C476A9">
        <w:rPr>
          <w:color w:val="0070C0"/>
          <w:sz w:val="24"/>
        </w:rPr>
        <w:t xml:space="preserve">a small coherent community and </w:t>
      </w:r>
      <w:r w:rsidR="00A63162">
        <w:rPr>
          <w:color w:val="0070C0"/>
          <w:sz w:val="24"/>
        </w:rPr>
        <w:t xml:space="preserve">an uncertain </w:t>
      </w:r>
      <w:r w:rsidRPr="00C476A9">
        <w:rPr>
          <w:color w:val="0070C0"/>
          <w:sz w:val="24"/>
        </w:rPr>
        <w:t xml:space="preserve">methodology. This field needs an increase in support and research which can pose a negative image of making the field an ‘impossible bar' [REFERENCE] that may not be achieved. An increase in support and research may come with the UN's '12 year limit' on climate change [REFERENCE]. This issue has only </w:t>
      </w:r>
      <w:r w:rsidR="005769F8" w:rsidRPr="00C476A9">
        <w:rPr>
          <w:color w:val="0070C0"/>
          <w:sz w:val="24"/>
        </w:rPr>
        <w:t>amplified</w:t>
      </w:r>
      <w:r w:rsidRPr="00C476A9">
        <w:rPr>
          <w:color w:val="0070C0"/>
          <w:sz w:val="24"/>
        </w:rPr>
        <w:t xml:space="preserve"> the importance and necessity of this research if the desire to keep our current technology-heavy lifestyles as well as to ‘limit climate change'.</w:t>
      </w:r>
    </w:p>
    <w:p w14:paraId="69C676CC" w14:textId="77777777" w:rsidR="00A52AB9" w:rsidRPr="00C476A9" w:rsidRDefault="00A52AB9" w:rsidP="007A391A">
      <w:pPr>
        <w:pStyle w:val="BodyText"/>
        <w:spacing w:line="240" w:lineRule="auto"/>
        <w:ind w:firstLine="0"/>
        <w:rPr>
          <w:color w:val="0070C0"/>
          <w:sz w:val="24"/>
        </w:rPr>
      </w:pPr>
    </w:p>
    <w:p w14:paraId="7DC85F00" w14:textId="77777777" w:rsidR="00816DDB" w:rsidRPr="00C476A9" w:rsidRDefault="00946A62" w:rsidP="007A391A">
      <w:pPr>
        <w:pStyle w:val="BodyText"/>
        <w:spacing w:line="240" w:lineRule="auto"/>
        <w:ind w:firstLine="0"/>
        <w:rPr>
          <w:color w:val="0070C0"/>
          <w:sz w:val="24"/>
        </w:rPr>
      </w:pPr>
      <w:r w:rsidRPr="00C476A9">
        <w:rPr>
          <w:color w:val="0070C0"/>
          <w:sz w:val="24"/>
        </w:rPr>
        <w:t xml:space="preserve">Research conducted by </w:t>
      </w:r>
      <w:proofErr w:type="spellStart"/>
      <w:r w:rsidRPr="00C476A9">
        <w:rPr>
          <w:color w:val="0070C0"/>
          <w:sz w:val="24"/>
        </w:rPr>
        <w:t>Hindle</w:t>
      </w:r>
      <w:proofErr w:type="spellEnd"/>
      <w:r w:rsidRPr="00C476A9">
        <w:rPr>
          <w:color w:val="0070C0"/>
          <w:sz w:val="24"/>
        </w:rPr>
        <w:t xml:space="preserve"> as it focuses on software’s interaction in other contexts other than mobile applications. </w:t>
      </w:r>
      <w:proofErr w:type="spellStart"/>
      <w:r w:rsidRPr="00C476A9">
        <w:rPr>
          <w:color w:val="0070C0"/>
          <w:sz w:val="24"/>
        </w:rPr>
        <w:t>Hindle</w:t>
      </w:r>
      <w:proofErr w:type="spellEnd"/>
      <w:r w:rsidRPr="00C476A9">
        <w:rPr>
          <w:color w:val="0070C0"/>
          <w:sz w:val="24"/>
        </w:rPr>
        <w:t xml:space="preserve"> researches in mobile applications, Data Centres and embedded sensors. </w:t>
      </w:r>
      <w:proofErr w:type="spellStart"/>
      <w:r w:rsidRPr="00C476A9">
        <w:rPr>
          <w:color w:val="0070C0"/>
          <w:sz w:val="24"/>
        </w:rPr>
        <w:t>Hindle</w:t>
      </w:r>
      <w:proofErr w:type="spellEnd"/>
      <w:r w:rsidRPr="00C476A9">
        <w:rPr>
          <w:color w:val="0070C0"/>
          <w:sz w:val="24"/>
        </w:rPr>
        <w:t xml:space="preserve"> has a proposal to have an energy rating on mobile applications included with the mobile application other functions, an example of this can be seen in Figure </w:t>
      </w:r>
      <w:r w:rsidR="00C476A9">
        <w:rPr>
          <w:color w:val="0070C0"/>
          <w:sz w:val="24"/>
        </w:rPr>
        <w:t>6</w:t>
      </w:r>
      <w:r w:rsidRPr="00C476A9">
        <w:rPr>
          <w:color w:val="0070C0"/>
          <w:sz w:val="24"/>
        </w:rPr>
        <w:t xml:space="preserve">. Therefore, the user has the responsibility of choosing a more sustainable application which offers an interesting proposal as it gives the user more responsibility and can be used an extra selling point for a mobile application. </w:t>
      </w:r>
    </w:p>
    <w:p w14:paraId="0AF17C9D" w14:textId="77777777" w:rsidR="00A52AB9" w:rsidRPr="00C476A9" w:rsidRDefault="00A52AB9" w:rsidP="00816DDB">
      <w:pPr>
        <w:pStyle w:val="BodyText"/>
        <w:spacing w:line="240" w:lineRule="auto"/>
        <w:ind w:firstLine="0"/>
        <w:rPr>
          <w:color w:val="0070C0"/>
          <w:sz w:val="24"/>
        </w:rPr>
      </w:pPr>
    </w:p>
    <w:p w14:paraId="6D463F04" w14:textId="77777777" w:rsidR="00C476A9" w:rsidRDefault="00946A62" w:rsidP="00C476A9">
      <w:pPr>
        <w:pStyle w:val="BodyText"/>
        <w:keepNext/>
        <w:spacing w:line="240" w:lineRule="auto"/>
        <w:ind w:firstLine="0"/>
        <w:jc w:val="center"/>
      </w:pPr>
      <w:r w:rsidRPr="00C476A9">
        <w:rPr>
          <w:noProof/>
          <w:color w:val="0070C0"/>
          <w:sz w:val="24"/>
        </w:rPr>
        <w:drawing>
          <wp:inline distT="0" distB="0" distL="0" distR="0" wp14:anchorId="0913EC3B" wp14:editId="5C5A49AE">
            <wp:extent cx="38862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3575" name="Screenshot 2018-12-26 at 18.07.51.png"/>
                    <pic:cNvPicPr/>
                  </pic:nvPicPr>
                  <pic:blipFill>
                    <a:blip r:embed="rId30">
                      <a:extLst>
                        <a:ext uri="{28A0092B-C50C-407E-A947-70E740481C1C}">
                          <a14:useLocalDpi xmlns:a14="http://schemas.microsoft.com/office/drawing/2010/main" val="0"/>
                        </a:ext>
                      </a:extLst>
                    </a:blip>
                    <a:stretch>
                      <a:fillRect/>
                    </a:stretch>
                  </pic:blipFill>
                  <pic:spPr>
                    <a:xfrm>
                      <a:off x="0" y="0"/>
                      <a:ext cx="3886200" cy="3162300"/>
                    </a:xfrm>
                    <a:prstGeom prst="rect">
                      <a:avLst/>
                    </a:prstGeom>
                  </pic:spPr>
                </pic:pic>
              </a:graphicData>
            </a:graphic>
          </wp:inline>
        </w:drawing>
      </w:r>
    </w:p>
    <w:p w14:paraId="3AEC6E32" w14:textId="77777777" w:rsidR="00A52AB9" w:rsidRPr="00C476A9" w:rsidRDefault="00946A62" w:rsidP="00C476A9">
      <w:pPr>
        <w:pStyle w:val="Caption"/>
        <w:jc w:val="center"/>
        <w:rPr>
          <w:color w:val="0070C0"/>
          <w:sz w:val="24"/>
        </w:rPr>
      </w:pPr>
      <w:bookmarkStart w:id="81" w:name="_Toc535058237"/>
      <w:r w:rsidRPr="003B212D">
        <w:rPr>
          <w:b/>
        </w:rPr>
        <w:t xml:space="preserve">Figure </w:t>
      </w:r>
      <w:r w:rsidR="00C97684" w:rsidRPr="003B212D">
        <w:rPr>
          <w:b/>
          <w:noProof/>
        </w:rPr>
        <w:fldChar w:fldCharType="begin"/>
      </w:r>
      <w:r w:rsidR="00C97684" w:rsidRPr="003B212D">
        <w:rPr>
          <w:b/>
          <w:noProof/>
        </w:rPr>
        <w:instrText xml:space="preserve"> SEQ Figure \* ARABIC </w:instrText>
      </w:r>
      <w:r w:rsidR="00C97684" w:rsidRPr="003B212D">
        <w:rPr>
          <w:b/>
          <w:noProof/>
        </w:rPr>
        <w:fldChar w:fldCharType="separate"/>
      </w:r>
      <w:r w:rsidRPr="003B212D">
        <w:rPr>
          <w:b/>
          <w:noProof/>
        </w:rPr>
        <w:t>6</w:t>
      </w:r>
      <w:r w:rsidR="00C97684" w:rsidRPr="003B212D">
        <w:rPr>
          <w:b/>
          <w:noProof/>
        </w:rPr>
        <w:fldChar w:fldCharType="end"/>
      </w:r>
      <w:r>
        <w:t xml:space="preserve"> Ratings for Mobile applications</w:t>
      </w:r>
      <w:bookmarkEnd w:id="81"/>
    </w:p>
    <w:p w14:paraId="1B4C43D1" w14:textId="77777777" w:rsidR="00816DDB" w:rsidRPr="00C476A9" w:rsidRDefault="00816DDB" w:rsidP="00816DDB">
      <w:pPr>
        <w:pStyle w:val="BodyText"/>
        <w:ind w:firstLine="0"/>
        <w:rPr>
          <w:color w:val="0070C0"/>
          <w:sz w:val="24"/>
        </w:rPr>
      </w:pPr>
    </w:p>
    <w:p w14:paraId="57D25F9F" w14:textId="77777777" w:rsidR="00816DDB" w:rsidRPr="00C476A9" w:rsidRDefault="00946A62" w:rsidP="00816DDB">
      <w:pPr>
        <w:pStyle w:val="BodyText"/>
        <w:spacing w:line="240" w:lineRule="auto"/>
        <w:ind w:firstLine="0"/>
        <w:rPr>
          <w:color w:val="0070C0"/>
          <w:sz w:val="24"/>
        </w:rPr>
      </w:pPr>
      <w:r w:rsidRPr="00C476A9">
        <w:rPr>
          <w:color w:val="0070C0"/>
          <w:sz w:val="24"/>
        </w:rPr>
        <w:lastRenderedPageBreak/>
        <w:t xml:space="preserve">All of the previous research mentioned is useful in regard to green software engineering. As the combination of changing source code using Genetic Improvement to reduce energy consumption is the focus and aims of this project. </w:t>
      </w:r>
    </w:p>
    <w:p w14:paraId="3CAB4788" w14:textId="77777777" w:rsidR="00816DDB" w:rsidRPr="00816DDB" w:rsidRDefault="00816DDB" w:rsidP="00816DDB">
      <w:pPr>
        <w:pStyle w:val="BodyFirst"/>
      </w:pPr>
    </w:p>
    <w:p w14:paraId="11E3EE0C" w14:textId="77777777" w:rsidR="00CB76FF" w:rsidRPr="001765A6" w:rsidRDefault="00946A62">
      <w:pPr>
        <w:pStyle w:val="Heading1"/>
        <w:rPr>
          <w:snapToGrid w:val="0"/>
        </w:rPr>
      </w:pPr>
      <w:bookmarkStart w:id="82" w:name="_Toc536543212"/>
      <w:bookmarkStart w:id="83" w:name="_Toc536543441"/>
      <w:bookmarkStart w:id="84" w:name="_Toc15893767"/>
      <w:bookmarkStart w:id="85" w:name="_Toc299977284"/>
      <w:r w:rsidRPr="001765A6">
        <w:rPr>
          <w:snapToGrid w:val="0"/>
        </w:rPr>
        <w:lastRenderedPageBreak/>
        <w:t>Technical Chapter</w:t>
      </w:r>
      <w:bookmarkEnd w:id="82"/>
      <w:bookmarkEnd w:id="83"/>
      <w:r w:rsidRPr="001765A6">
        <w:rPr>
          <w:snapToGrid w:val="0"/>
        </w:rPr>
        <w:t>s</w:t>
      </w:r>
      <w:bookmarkEnd w:id="84"/>
      <w:r w:rsidR="00764DB0" w:rsidRPr="001765A6">
        <w:rPr>
          <w:snapToGrid w:val="0"/>
        </w:rPr>
        <w:t xml:space="preserve"> (change this to something appropriate)</w:t>
      </w:r>
      <w:bookmarkEnd w:id="85"/>
    </w:p>
    <w:p w14:paraId="702FFA54" w14:textId="77777777" w:rsidR="00764DB0" w:rsidRPr="009B2ED3" w:rsidRDefault="00946A62">
      <w:pPr>
        <w:pStyle w:val="BodyFirst"/>
        <w:rPr>
          <w:b/>
          <w:sz w:val="28"/>
        </w:rPr>
      </w:pPr>
      <w:r w:rsidRPr="009B2ED3">
        <w:rPr>
          <w:b/>
          <w:sz w:val="28"/>
        </w:rPr>
        <w:t xml:space="preserve">Note:  This part of the dissertation will normally be expanded to be </w:t>
      </w:r>
      <w:r w:rsidRPr="009B2ED3">
        <w:rPr>
          <w:b/>
          <w:i/>
          <w:sz w:val="28"/>
        </w:rPr>
        <w:t>a series of chapters</w:t>
      </w:r>
      <w:r w:rsidRPr="009B2ED3">
        <w:rPr>
          <w:b/>
          <w:sz w:val="28"/>
        </w:rPr>
        <w:t>.</w:t>
      </w:r>
    </w:p>
    <w:p w14:paraId="7BA35CA7" w14:textId="77777777" w:rsidR="00CB76FF" w:rsidRPr="001765A6" w:rsidRDefault="00946A62" w:rsidP="00513273">
      <w:pPr>
        <w:pStyle w:val="BodyText"/>
      </w:pPr>
      <w:r w:rsidRPr="001765A6">
        <w:t xml:space="preserve">The technical body of the dissertation consists of a number of chapters (just one here, but </w:t>
      </w:r>
      <w:r w:rsidR="00280CC4" w:rsidRPr="001765A6">
        <w:t xml:space="preserve">there </w:t>
      </w:r>
      <w:r w:rsidRPr="001765A6">
        <w:t xml:space="preserve">will usually be more). </w:t>
      </w:r>
      <w:r w:rsidR="00764DB0" w:rsidRPr="001765A6">
        <w:t xml:space="preserve"> </w:t>
      </w:r>
      <w:r w:rsidRPr="001765A6">
        <w:t xml:space="preserve">Follow a logical </w:t>
      </w:r>
      <w:r w:rsidR="00280CC4" w:rsidRPr="001765A6">
        <w:t>structure</w:t>
      </w:r>
      <w:r w:rsidRPr="001765A6">
        <w:t xml:space="preserve"> in how you present your work. </w:t>
      </w:r>
      <w:r w:rsidR="00764DB0" w:rsidRPr="001765A6">
        <w:t xml:space="preserve"> </w:t>
      </w:r>
      <w:r w:rsidRPr="001765A6">
        <w:t xml:space="preserve">This </w:t>
      </w:r>
      <w:r w:rsidR="001765A6">
        <w:t>may</w:t>
      </w:r>
      <w:r w:rsidRPr="001765A6">
        <w:t xml:space="preserve"> be the phases of the software development cycle,</w:t>
      </w:r>
      <w:r w:rsidR="00D812DB">
        <w:t xml:space="preserve"> or different aspects of the</w:t>
      </w:r>
      <w:r w:rsidRPr="001765A6">
        <w:t xml:space="preserve"> system</w:t>
      </w:r>
      <w:r w:rsidR="00D812DB">
        <w:t>'s design</w:t>
      </w:r>
      <w:r w:rsidRPr="001765A6">
        <w:t xml:space="preserve">, etc. </w:t>
      </w:r>
      <w:r w:rsidR="00764DB0" w:rsidRPr="001765A6">
        <w:t xml:space="preserve"> </w:t>
      </w:r>
      <w:r w:rsidRPr="001765A6">
        <w:rPr>
          <w:b/>
          <w:i/>
        </w:rPr>
        <w:t>However, please do not write your dissertation to read like a diary.</w:t>
      </w:r>
    </w:p>
    <w:p w14:paraId="4526617D" w14:textId="2BD80CBA" w:rsidR="00D812DB" w:rsidRDefault="00946A62">
      <w:pPr>
        <w:pStyle w:val="BodyText"/>
      </w:pPr>
      <w:r w:rsidRPr="00D812DB">
        <w:t xml:space="preserve">The emphasis should be on requirements, design and evaluation, with implementation details being of lesser importance. The requirements should be clearly stated, following from the client needs and weaknesses identified in the state-of-the-art review. The design should include discussion of the choices that were available and why particular decisions were made. </w:t>
      </w:r>
    </w:p>
    <w:p w14:paraId="6C76C4C2" w14:textId="77777777" w:rsidR="00CB76FF" w:rsidRPr="001765A6" w:rsidRDefault="00946A62">
      <w:pPr>
        <w:pStyle w:val="BodyText"/>
      </w:pPr>
      <w:r w:rsidRPr="001765A6">
        <w:t>Include a chapter demonstrating what you have achieved and how your system is used in practice – for example showing a typical session as a series of pasted in screenshots, with an accompanying commentary.</w:t>
      </w:r>
    </w:p>
    <w:p w14:paraId="23674A34" w14:textId="77777777" w:rsidR="00CB76FF" w:rsidRDefault="00946A62" w:rsidP="00AD4BB5">
      <w:pPr>
        <w:pStyle w:val="BodyText"/>
      </w:pPr>
      <w:r>
        <w:t>If relevant, y</w:t>
      </w:r>
      <w:r w:rsidRPr="001765A6">
        <w:t xml:space="preserve">ou </w:t>
      </w:r>
      <w:r>
        <w:rPr>
          <w:b/>
          <w:i/>
        </w:rPr>
        <w:t>must</w:t>
      </w:r>
      <w:r w:rsidRPr="001765A6">
        <w:t xml:space="preserve"> also include a chapter explaining how you obtained feedback from your “customer” or potential users of your system, what feedback you actually obtained, and your analysis and comments.</w:t>
      </w:r>
      <w:r w:rsidRPr="00D812DB">
        <w:t xml:space="preserve"> The evaluation should relate back to the requirements, and </w:t>
      </w:r>
      <w:r>
        <w:t>discuss</w:t>
      </w:r>
      <w:r w:rsidRPr="00D812DB">
        <w:t xml:space="preserve"> the extent to which these were met.</w:t>
      </w:r>
    </w:p>
    <w:p w14:paraId="4C966CF4" w14:textId="77777777" w:rsidR="008B3C38" w:rsidRPr="003B212D" w:rsidRDefault="00946A62" w:rsidP="00AD4BB5">
      <w:pPr>
        <w:pStyle w:val="BodyText"/>
        <w:rPr>
          <w:color w:val="7030A0"/>
        </w:rPr>
      </w:pPr>
      <w:r w:rsidRPr="003B212D">
        <w:rPr>
          <w:color w:val="7030A0"/>
        </w:rPr>
        <w:t>Include TTD</w:t>
      </w:r>
    </w:p>
    <w:p w14:paraId="41DEB218" w14:textId="77777777" w:rsidR="008B3C38" w:rsidRPr="003B212D" w:rsidRDefault="00946A62" w:rsidP="00AD4BB5">
      <w:pPr>
        <w:pStyle w:val="BodyText"/>
        <w:rPr>
          <w:color w:val="7030A0"/>
        </w:rPr>
      </w:pPr>
      <w:r w:rsidRPr="003B212D">
        <w:rPr>
          <w:color w:val="7030A0"/>
        </w:rPr>
        <w:t>Include spring</w:t>
      </w:r>
    </w:p>
    <w:p w14:paraId="17631A50" w14:textId="77777777" w:rsidR="008B3C38" w:rsidRPr="003B212D" w:rsidRDefault="00946A62" w:rsidP="00AD4BB5">
      <w:pPr>
        <w:pStyle w:val="BodyText"/>
        <w:rPr>
          <w:color w:val="7030A0"/>
        </w:rPr>
      </w:pPr>
      <w:r w:rsidRPr="003B212D">
        <w:rPr>
          <w:color w:val="7030A0"/>
        </w:rPr>
        <w:t>Toolkit then GA etc</w:t>
      </w:r>
    </w:p>
    <w:p w14:paraId="4FF52F80" w14:textId="77777777" w:rsidR="009D3ADE" w:rsidRPr="003B212D" w:rsidRDefault="009D3ADE" w:rsidP="00AD4BB5">
      <w:pPr>
        <w:pStyle w:val="BodyText"/>
        <w:rPr>
          <w:color w:val="7030A0"/>
        </w:rPr>
      </w:pPr>
    </w:p>
    <w:p w14:paraId="0C2C236F" w14:textId="77777777" w:rsidR="009D3ADE" w:rsidRPr="003B212D" w:rsidRDefault="009D3ADE" w:rsidP="009D3ADE">
      <w:pPr>
        <w:pStyle w:val="BodyText"/>
        <w:ind w:firstLine="0"/>
        <w:rPr>
          <w:color w:val="7030A0"/>
        </w:rPr>
      </w:pPr>
      <w:r w:rsidRPr="003B212D">
        <w:rPr>
          <w:color w:val="7030A0"/>
        </w:rPr>
        <w:t>To begin with, I created a software application that was similar to the GIN code []. However, I created the application using a new structure and different edits.</w:t>
      </w:r>
    </w:p>
    <w:p w14:paraId="14581C50" w14:textId="77777777" w:rsidR="009D3ADE" w:rsidRPr="003B212D" w:rsidRDefault="009D3ADE" w:rsidP="009D3ADE">
      <w:pPr>
        <w:pStyle w:val="BodyText"/>
        <w:ind w:firstLine="0"/>
        <w:rPr>
          <w:color w:val="7030A0"/>
        </w:rPr>
      </w:pPr>
      <w:r w:rsidRPr="003B212D">
        <w:rPr>
          <w:color w:val="7030A0"/>
        </w:rPr>
        <w:t>The edits I created were looking at the impact of moving large chunks of the source code and seeing if that had an impact. Other edits I created were inserting lines particularly looking at return statements and break statements. The other edits I created were using if statements and changing those.</w:t>
      </w:r>
    </w:p>
    <w:p w14:paraId="1342EB61" w14:textId="77777777" w:rsidR="009D3ADE" w:rsidRPr="003B212D" w:rsidRDefault="009D3ADE" w:rsidP="009D3ADE">
      <w:pPr>
        <w:pStyle w:val="BodyText"/>
        <w:ind w:firstLine="0"/>
        <w:rPr>
          <w:color w:val="7030A0"/>
        </w:rPr>
      </w:pPr>
      <w:r w:rsidRPr="003B212D">
        <w:rPr>
          <w:color w:val="7030A0"/>
        </w:rPr>
        <w:t>When I created the gin code, I used Test Driven Development [REFERENCE] because …. I also used spring framework as it is a framework that I have used before and I personally found it easier to install edits.</w:t>
      </w:r>
    </w:p>
    <w:p w14:paraId="094C9234" w14:textId="77777777" w:rsidR="009D3ADE" w:rsidRPr="003B212D" w:rsidRDefault="009D3ADE" w:rsidP="009D3ADE">
      <w:pPr>
        <w:pStyle w:val="BodyText"/>
        <w:ind w:firstLine="0"/>
        <w:rPr>
          <w:color w:val="7030A0"/>
        </w:rPr>
      </w:pPr>
      <w:r w:rsidRPr="003B212D">
        <w:rPr>
          <w:color w:val="7030A0"/>
        </w:rPr>
        <w:lastRenderedPageBreak/>
        <w:t>I started with a random search then moved to local search/hill-climbing/ GA.</w:t>
      </w:r>
    </w:p>
    <w:p w14:paraId="59917D93" w14:textId="77777777" w:rsidR="009D3ADE" w:rsidRPr="003B212D" w:rsidRDefault="009D3ADE" w:rsidP="009D3ADE">
      <w:pPr>
        <w:pStyle w:val="BodyText"/>
        <w:ind w:firstLine="0"/>
        <w:rPr>
          <w:color w:val="7030A0"/>
        </w:rPr>
      </w:pPr>
      <w:r w:rsidRPr="003B212D">
        <w:rPr>
          <w:color w:val="7030A0"/>
        </w:rPr>
        <w:t xml:space="preserve">I used the test runner and Opacitor as a measure of fitness. </w:t>
      </w:r>
    </w:p>
    <w:p w14:paraId="3D8B6272" w14:textId="77777777" w:rsidR="009D3ADE" w:rsidRPr="003B212D" w:rsidRDefault="009D3ADE" w:rsidP="009D3ADE">
      <w:pPr>
        <w:pStyle w:val="BodyText"/>
        <w:ind w:firstLine="0"/>
        <w:rPr>
          <w:color w:val="7030A0"/>
        </w:rPr>
      </w:pPr>
      <w:r w:rsidRPr="003B212D">
        <w:rPr>
          <w:color w:val="7030A0"/>
        </w:rPr>
        <w:t xml:space="preserve">I also looked at the difference in recursive and iterative loops. </w:t>
      </w:r>
    </w:p>
    <w:p w14:paraId="274C746D" w14:textId="77777777" w:rsidR="009D3ADE" w:rsidRPr="008B3C38" w:rsidRDefault="009D3ADE" w:rsidP="00AD4BB5">
      <w:pPr>
        <w:pStyle w:val="BodyText"/>
        <w:rPr>
          <w:color w:val="0070C0"/>
        </w:rPr>
      </w:pPr>
    </w:p>
    <w:p w14:paraId="3B1B383D" w14:textId="77777777" w:rsidR="00CB76FF" w:rsidRPr="001765A6" w:rsidRDefault="00946A62">
      <w:pPr>
        <w:pStyle w:val="Heading2"/>
      </w:pPr>
      <w:bookmarkStart w:id="86" w:name="_Toc536543213"/>
      <w:bookmarkStart w:id="87" w:name="_Toc536543442"/>
      <w:bookmarkStart w:id="88" w:name="_Toc15893768"/>
      <w:bookmarkStart w:id="89" w:name="_Toc299977285"/>
      <w:r w:rsidRPr="001765A6">
        <w:t>First Section</w:t>
      </w:r>
      <w:bookmarkEnd w:id="86"/>
      <w:bookmarkEnd w:id="87"/>
      <w:bookmarkEnd w:id="88"/>
      <w:bookmarkEnd w:id="89"/>
    </w:p>
    <w:p w14:paraId="1E49504F" w14:textId="77777777" w:rsidR="00CB76FF" w:rsidRPr="001765A6" w:rsidRDefault="00946A62">
      <w:pPr>
        <w:pStyle w:val="BodyFirst"/>
      </w:pPr>
      <w:r w:rsidRPr="001765A6">
        <w:t>Subdivide your text into sections.</w:t>
      </w:r>
    </w:p>
    <w:p w14:paraId="7D9A997F" w14:textId="77777777" w:rsidR="00CB76FF" w:rsidRPr="001765A6" w:rsidRDefault="00946A62">
      <w:pPr>
        <w:pStyle w:val="Heading3"/>
      </w:pPr>
      <w:bookmarkStart w:id="90" w:name="_Toc536543214"/>
      <w:bookmarkStart w:id="91" w:name="_Toc536543443"/>
      <w:bookmarkStart w:id="92" w:name="_Toc15893769"/>
      <w:bookmarkStart w:id="93" w:name="_Toc299977286"/>
      <w:r w:rsidRPr="001765A6">
        <w:t>First Subsection</w:t>
      </w:r>
      <w:bookmarkEnd w:id="90"/>
      <w:bookmarkEnd w:id="91"/>
      <w:bookmarkEnd w:id="92"/>
      <w:bookmarkEnd w:id="93"/>
    </w:p>
    <w:p w14:paraId="2EFFA32F" w14:textId="77777777" w:rsidR="00CB76FF" w:rsidRPr="001765A6" w:rsidRDefault="00946A62">
      <w:pPr>
        <w:pStyle w:val="BodyFirst"/>
      </w:pPr>
      <w:r w:rsidRPr="001765A6">
        <w:t xml:space="preserve">If necessary, also use subsections. Subsections are entered using the </w:t>
      </w:r>
      <w:r w:rsidRPr="001765A6">
        <w:rPr>
          <w:i/>
        </w:rPr>
        <w:t>Heading 3</w:t>
      </w:r>
      <w:r w:rsidRPr="001765A6">
        <w:t xml:space="preserve"> paragraph style (all these he</w:t>
      </w:r>
      <w:r w:rsidR="00361902" w:rsidRPr="001765A6">
        <w:t>ading styles are self-numbering</w:t>
      </w:r>
      <w:r w:rsidRPr="001765A6">
        <w:t>).</w:t>
      </w:r>
    </w:p>
    <w:p w14:paraId="20241A44" w14:textId="77777777" w:rsidR="00CB76FF" w:rsidRPr="001765A6" w:rsidRDefault="00946A62">
      <w:pPr>
        <w:pStyle w:val="Heading4"/>
      </w:pPr>
      <w:bookmarkStart w:id="94" w:name="_Toc8101427"/>
      <w:bookmarkStart w:id="95" w:name="_Toc299977287"/>
      <w:bookmarkStart w:id="96" w:name="_Toc536543215"/>
      <w:bookmarkStart w:id="97" w:name="_Toc536543444"/>
      <w:r w:rsidRPr="001765A6">
        <w:t>First Subsubsection</w:t>
      </w:r>
      <w:bookmarkEnd w:id="94"/>
      <w:bookmarkEnd w:id="95"/>
    </w:p>
    <w:p w14:paraId="24107487" w14:textId="77777777" w:rsidR="00CB76FF" w:rsidRPr="001765A6" w:rsidRDefault="00946A62">
      <w:pPr>
        <w:pStyle w:val="BodyFirst"/>
      </w:pPr>
      <w:r w:rsidRPr="001765A6">
        <w:t xml:space="preserve">If you really need subsubsections, enter these using the </w:t>
      </w:r>
      <w:r w:rsidRPr="001765A6">
        <w:rPr>
          <w:i/>
        </w:rPr>
        <w:t>Heading 4</w:t>
      </w:r>
      <w:r w:rsidRPr="001765A6">
        <w:t xml:space="preserve"> paragraph style.</w:t>
      </w:r>
    </w:p>
    <w:p w14:paraId="26532002" w14:textId="77777777" w:rsidR="00CB76FF" w:rsidRPr="001765A6" w:rsidRDefault="00946A62">
      <w:pPr>
        <w:pStyle w:val="Heading3"/>
      </w:pPr>
      <w:bookmarkStart w:id="98" w:name="_Toc15893770"/>
      <w:bookmarkStart w:id="99" w:name="_Toc299977288"/>
      <w:r w:rsidRPr="001765A6">
        <w:t>Second Subsection</w:t>
      </w:r>
      <w:bookmarkEnd w:id="96"/>
      <w:bookmarkEnd w:id="97"/>
      <w:bookmarkEnd w:id="98"/>
      <w:bookmarkEnd w:id="99"/>
    </w:p>
    <w:p w14:paraId="5DFFB2B5" w14:textId="77777777" w:rsidR="00CB76FF" w:rsidRPr="001765A6" w:rsidRDefault="00946A62">
      <w:pPr>
        <w:pStyle w:val="BodyFirst"/>
      </w:pPr>
      <w:r w:rsidRPr="001765A6">
        <w:t>And, as required, more subsections.</w:t>
      </w:r>
    </w:p>
    <w:p w14:paraId="3577BC9F" w14:textId="77777777" w:rsidR="00CB76FF" w:rsidRPr="001765A6" w:rsidRDefault="00946A62">
      <w:pPr>
        <w:pStyle w:val="Heading2"/>
      </w:pPr>
      <w:bookmarkStart w:id="100" w:name="_Toc536543216"/>
      <w:bookmarkStart w:id="101" w:name="_Toc536543445"/>
      <w:bookmarkStart w:id="102" w:name="_Toc15893771"/>
      <w:bookmarkStart w:id="103" w:name="_Toc299977289"/>
      <w:r w:rsidRPr="001765A6">
        <w:t>Second Section</w:t>
      </w:r>
      <w:bookmarkEnd w:id="100"/>
      <w:bookmarkEnd w:id="101"/>
      <w:bookmarkEnd w:id="102"/>
      <w:bookmarkEnd w:id="103"/>
    </w:p>
    <w:p w14:paraId="4D8BE4B2" w14:textId="77777777" w:rsidR="00CB76FF" w:rsidRPr="001765A6" w:rsidRDefault="00946A62" w:rsidP="009E2B48">
      <w:pPr>
        <w:pStyle w:val="BodyFirst"/>
      </w:pPr>
      <w:r w:rsidRPr="001765A6">
        <w:t xml:space="preserve">As an example of a figure, consider </w:t>
      </w:r>
      <w:r w:rsidRPr="001765A6">
        <w:fldChar w:fldCharType="begin"/>
      </w:r>
      <w:r w:rsidRPr="001765A6">
        <w:instrText xml:space="preserve"> REF _Ref536542348 \r \h </w:instrText>
      </w:r>
      <w:r w:rsidR="009E2B48" w:rsidRPr="001765A6">
        <w:instrText xml:space="preserve"> \* MERGEFORMAT </w:instrText>
      </w:r>
      <w:r w:rsidRPr="001765A6">
        <w:fldChar w:fldCharType="separate"/>
      </w:r>
      <w:r w:rsidR="00B64332">
        <w:t>Figure 1</w:t>
      </w:r>
      <w:r w:rsidRPr="001765A6">
        <w:fldChar w:fldCharType="end"/>
      </w:r>
      <w:r w:rsidRPr="001765A6">
        <w:t xml:space="preserve">. Captions are entered using the </w:t>
      </w:r>
      <w:r w:rsidRPr="001765A6">
        <w:rPr>
          <w:i/>
        </w:rPr>
        <w:t>Figure</w:t>
      </w:r>
      <w:r w:rsidRPr="001765A6">
        <w:t xml:space="preserve"> paragraph style. The figure below is placed in a </w:t>
      </w:r>
      <w:r w:rsidRPr="001765A6">
        <w:rPr>
          <w:i/>
        </w:rPr>
        <w:t>Body Centre</w:t>
      </w:r>
      <w:r w:rsidRPr="001765A6">
        <w:t xml:space="preserve"> paragraph,</w:t>
      </w:r>
      <w:r w:rsidR="00B53E94">
        <w:t xml:space="preserve"> </w:t>
      </w:r>
      <w:r w:rsidRPr="001765A6">
        <w:t xml:space="preserve">which is set up </w:t>
      </w:r>
      <w:r w:rsidR="00747AEC" w:rsidRPr="001765A6">
        <w:t xml:space="preserve">in </w:t>
      </w:r>
      <w:r w:rsidRPr="001765A6">
        <w:t xml:space="preserve">this document to have an automatic </w:t>
      </w:r>
      <w:r w:rsidRPr="001765A6">
        <w:rPr>
          <w:i/>
        </w:rPr>
        <w:t>Figure</w:t>
      </w:r>
      <w:r w:rsidRPr="001765A6">
        <w:t xml:space="preserve"> paragraph following it. </w:t>
      </w:r>
      <w:r w:rsidRPr="001765A6">
        <w:rPr>
          <w:i/>
        </w:rPr>
        <w:t>Figure</w:t>
      </w:r>
      <w:r w:rsidRPr="001765A6">
        <w:t xml:space="preserve"> has automatic figure numbering, and it is possible to make </w:t>
      </w:r>
      <w:r w:rsidRPr="001765A6">
        <w:rPr>
          <w:i/>
        </w:rPr>
        <w:t>cross-references</w:t>
      </w:r>
      <w:r w:rsidRPr="001765A6">
        <w:t xml:space="preserve"> to figures. Move large figures to the top of the next page, </w:t>
      </w:r>
      <w:r w:rsidRPr="001765A6">
        <w:rPr>
          <w:i/>
        </w:rPr>
        <w:t>past any other text,</w:t>
      </w:r>
      <w:r w:rsidRPr="001765A6">
        <w:t xml:space="preserve"> rather than having a big gap in the text.</w:t>
      </w:r>
    </w:p>
    <w:p w14:paraId="0AD15EB4" w14:textId="77777777" w:rsidR="00CB76FF" w:rsidRPr="001765A6" w:rsidRDefault="00946A62">
      <w:pPr>
        <w:pStyle w:val="BodyCentre"/>
      </w:pPr>
      <w:r w:rsidRPr="001765A6">
        <w:rPr>
          <w:noProof/>
        </w:rPr>
        <w:drawing>
          <wp:inline distT="0" distB="0" distL="0" distR="0" wp14:anchorId="0EC98589" wp14:editId="64148CC5">
            <wp:extent cx="4152900" cy="1152525"/>
            <wp:effectExtent l="0" t="0" r="0" b="9525"/>
            <wp:docPr id="402957592" name="Picture 1" descr="diss-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3705" name="Picture 1" descr="diss-fi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152900" cy="1152525"/>
                    </a:xfrm>
                    <a:prstGeom prst="rect">
                      <a:avLst/>
                    </a:prstGeom>
                    <a:noFill/>
                    <a:ln>
                      <a:noFill/>
                    </a:ln>
                  </pic:spPr>
                </pic:pic>
              </a:graphicData>
            </a:graphic>
          </wp:inline>
        </w:drawing>
      </w:r>
    </w:p>
    <w:p w14:paraId="1D2AD14C" w14:textId="77777777" w:rsidR="00CB76FF" w:rsidRPr="001765A6" w:rsidRDefault="00946A62">
      <w:pPr>
        <w:pStyle w:val="Figure"/>
      </w:pPr>
      <w:bookmarkStart w:id="104" w:name="_Ref536542348"/>
      <w:bookmarkStart w:id="105" w:name="_Toc534294616"/>
      <w:r w:rsidRPr="001765A6">
        <w:t>Highly Technical Diagram</w:t>
      </w:r>
      <w:bookmarkEnd w:id="104"/>
      <w:bookmarkEnd w:id="105"/>
    </w:p>
    <w:p w14:paraId="0EAC030A" w14:textId="77777777" w:rsidR="00CB76FF" w:rsidRPr="001765A6" w:rsidRDefault="00946A62">
      <w:pPr>
        <w:pStyle w:val="Heading1"/>
      </w:pPr>
      <w:bookmarkStart w:id="106" w:name="_Toc536543217"/>
      <w:bookmarkStart w:id="107" w:name="_Toc536543446"/>
      <w:bookmarkStart w:id="108" w:name="_Toc15893772"/>
      <w:bookmarkStart w:id="109" w:name="_Toc299977290"/>
      <w:r w:rsidRPr="001765A6">
        <w:lastRenderedPageBreak/>
        <w:t>Conclusion</w:t>
      </w:r>
      <w:bookmarkEnd w:id="106"/>
      <w:bookmarkEnd w:id="107"/>
      <w:bookmarkEnd w:id="108"/>
      <w:bookmarkEnd w:id="109"/>
    </w:p>
    <w:p w14:paraId="77FD5379" w14:textId="77777777" w:rsidR="00EB5DDC" w:rsidRPr="001765A6" w:rsidRDefault="00946A62" w:rsidP="00EB5DDC">
      <w:pPr>
        <w:pStyle w:val="Heading2"/>
      </w:pPr>
      <w:bookmarkStart w:id="110" w:name="_Toc299977291"/>
      <w:r w:rsidRPr="001765A6">
        <w:t>Summary</w:t>
      </w:r>
      <w:bookmarkEnd w:id="110"/>
    </w:p>
    <w:p w14:paraId="4C7835AD" w14:textId="77777777" w:rsidR="00EB5DDC" w:rsidRPr="001765A6" w:rsidRDefault="00946A62" w:rsidP="00EB5DDC">
      <w:pPr>
        <w:pStyle w:val="BodyFirst"/>
      </w:pPr>
      <w:r w:rsidRPr="001765A6">
        <w:t>Summarise what you have achieved.</w:t>
      </w:r>
    </w:p>
    <w:p w14:paraId="3AB01D44" w14:textId="77777777" w:rsidR="00CB76FF" w:rsidRPr="001765A6" w:rsidRDefault="00946A62">
      <w:pPr>
        <w:pStyle w:val="Heading2"/>
      </w:pPr>
      <w:bookmarkStart w:id="111" w:name="_Toc536543218"/>
      <w:bookmarkStart w:id="112" w:name="_Toc536543447"/>
      <w:bookmarkStart w:id="113" w:name="_Toc15893773"/>
      <w:bookmarkStart w:id="114" w:name="_Toc299977292"/>
      <w:r w:rsidRPr="001765A6">
        <w:t>Evaluation</w:t>
      </w:r>
      <w:bookmarkEnd w:id="111"/>
      <w:bookmarkEnd w:id="112"/>
      <w:bookmarkEnd w:id="113"/>
      <w:bookmarkEnd w:id="114"/>
    </w:p>
    <w:p w14:paraId="115F975E" w14:textId="77777777" w:rsidR="00CB76FF" w:rsidRPr="001765A6" w:rsidRDefault="00946A62">
      <w:pPr>
        <w:pStyle w:val="BodyFirst"/>
      </w:pPr>
      <w:r w:rsidRPr="001765A6">
        <w:t xml:space="preserve">Stand back and evaluate what you have achieved and how well you have met the objectives. Evaluate your achievements against your objectives in section </w:t>
      </w:r>
      <w:bookmarkStart w:id="115" w:name="_Hlt44140282"/>
      <w:r w:rsidRPr="001765A6">
        <w:fldChar w:fldCharType="begin"/>
      </w:r>
      <w:r w:rsidRPr="001765A6">
        <w:instrText xml:space="preserve"> REF _Ref2701205 \r \h  \* MERGEFORMAT </w:instrText>
      </w:r>
      <w:r w:rsidRPr="001765A6">
        <w:fldChar w:fldCharType="separate"/>
      </w:r>
      <w:r w:rsidR="00B64332">
        <w:t>1.2</w:t>
      </w:r>
      <w:r w:rsidRPr="001765A6">
        <w:fldChar w:fldCharType="end"/>
      </w:r>
      <w:bookmarkEnd w:id="115"/>
      <w:r w:rsidRPr="001765A6">
        <w:t xml:space="preserve">. Demonstrate that you have tackled the project in a professional manner. </w:t>
      </w:r>
    </w:p>
    <w:p w14:paraId="1B3EA693" w14:textId="77777777" w:rsidR="00CB76FF" w:rsidRPr="001765A6" w:rsidRDefault="00946A62">
      <w:pPr>
        <w:pStyle w:val="BodyText"/>
      </w:pPr>
      <w:r w:rsidRPr="001765A6">
        <w:t>(The previous paragraph demonstrates the use of automatic cross-references:  The “</w:t>
      </w:r>
      <w:r w:rsidRPr="001765A6">
        <w:fldChar w:fldCharType="begin"/>
      </w:r>
      <w:r w:rsidRPr="001765A6">
        <w:instrText xml:space="preserve"> REF _Ref2701205 \r \h  \* MERGEFORMAT </w:instrText>
      </w:r>
      <w:r w:rsidRPr="001765A6">
        <w:fldChar w:fldCharType="separate"/>
      </w:r>
      <w:r w:rsidR="00B64332">
        <w:t>1.2</w:t>
      </w:r>
      <w:r w:rsidRPr="001765A6">
        <w:fldChar w:fldCharType="end"/>
      </w:r>
      <w:r w:rsidRPr="001765A6">
        <w:t xml:space="preserve">” is a </w:t>
      </w:r>
      <w:r w:rsidRPr="001765A6">
        <w:rPr>
          <w:i/>
        </w:rPr>
        <w:t>Cross-reference</w:t>
      </w:r>
      <w:r w:rsidRPr="001765A6">
        <w:t xml:space="preserve"> to the text in a numbered item of the document, it is </w:t>
      </w:r>
      <w:r w:rsidRPr="001765A6">
        <w:rPr>
          <w:i/>
        </w:rPr>
        <w:t>not</w:t>
      </w:r>
      <w:r w:rsidRPr="001765A6">
        <w:t xml:space="preserve"> literal text but a </w:t>
      </w:r>
      <w:r w:rsidRPr="001765A6">
        <w:rPr>
          <w:i/>
        </w:rPr>
        <w:t>field.</w:t>
      </w:r>
      <w:r w:rsidRPr="001765A6">
        <w:t xml:space="preserve"> The number that appears here will change automatically if the number on the referred-to section is altered, for example, if a chapter or section is added or deleted before it. Cross-references are entered using </w:t>
      </w:r>
      <w:r w:rsidR="00747AEC" w:rsidRPr="001765A6">
        <w:t>Word's</w:t>
      </w:r>
      <w:r w:rsidRPr="001765A6">
        <w:t xml:space="preserve"> </w:t>
      </w:r>
      <w:r w:rsidRPr="001765A6">
        <w:rPr>
          <w:b/>
        </w:rPr>
        <w:t>Insert</w:t>
      </w:r>
      <w:r w:rsidRPr="001765A6">
        <w:t xml:space="preserve"> menu. Cross-references are set to update automatically when printed, but may not do so on-screen beforehand; you can update a field manually on-screen by right-clicking on it and selecting Update field from the pop-up menu.)</w:t>
      </w:r>
    </w:p>
    <w:p w14:paraId="4D891C6F" w14:textId="77777777" w:rsidR="00CB76FF" w:rsidRPr="001765A6" w:rsidRDefault="00946A62">
      <w:pPr>
        <w:pStyle w:val="Heading2"/>
      </w:pPr>
      <w:bookmarkStart w:id="116" w:name="_Toc536543219"/>
      <w:bookmarkStart w:id="117" w:name="_Toc536543448"/>
      <w:bookmarkStart w:id="118" w:name="_Toc15893774"/>
      <w:bookmarkStart w:id="119" w:name="_Toc299977293"/>
      <w:r w:rsidRPr="001765A6">
        <w:t>Future Work</w:t>
      </w:r>
      <w:bookmarkEnd w:id="116"/>
      <w:bookmarkEnd w:id="117"/>
      <w:bookmarkEnd w:id="118"/>
      <w:bookmarkEnd w:id="119"/>
    </w:p>
    <w:p w14:paraId="2014AFA9" w14:textId="77777777" w:rsidR="00CB76FF" w:rsidRPr="001765A6" w:rsidRDefault="00946A62" w:rsidP="00513273">
      <w:pPr>
        <w:pStyle w:val="BodyFirst"/>
      </w:pPr>
      <w:r w:rsidRPr="001765A6">
        <w:t>Explain any limitations in your results and how things might be improved. Discuss how your work might be developed further.</w:t>
      </w:r>
      <w:r w:rsidR="00513273" w:rsidRPr="001765A6">
        <w:t xml:space="preserve">  Reflect on your results in isolation and in relation to what others have achieved in the same field. This self-analysis is particularly important.  You should give a critical evaluation of what went well, and what might be improved.</w:t>
      </w:r>
    </w:p>
    <w:p w14:paraId="54A397FF" w14:textId="77777777" w:rsidR="00CB76FF" w:rsidRPr="001765A6" w:rsidRDefault="00946A62">
      <w:pPr>
        <w:pStyle w:val="Unnumbered1"/>
      </w:pPr>
      <w:bookmarkStart w:id="120" w:name="_Toc536543220"/>
      <w:bookmarkStart w:id="121" w:name="_Toc536543449"/>
      <w:bookmarkStart w:id="122" w:name="_Toc15893775"/>
      <w:bookmarkStart w:id="123" w:name="_Toc299977294"/>
      <w:r w:rsidRPr="001765A6">
        <w:lastRenderedPageBreak/>
        <w:t>References</w:t>
      </w:r>
      <w:bookmarkEnd w:id="120"/>
      <w:bookmarkEnd w:id="121"/>
      <w:bookmarkEnd w:id="122"/>
      <w:bookmarkEnd w:id="123"/>
    </w:p>
    <w:p w14:paraId="230AF4EB" w14:textId="77777777" w:rsidR="00CB76FF" w:rsidRPr="001765A6" w:rsidRDefault="00946A62">
      <w:pPr>
        <w:pStyle w:val="BodyFirst"/>
      </w:pPr>
      <w:r w:rsidRPr="001765A6">
        <w:t xml:space="preserve">Use the </w:t>
      </w:r>
      <w:r w:rsidRPr="001765A6">
        <w:rPr>
          <w:i/>
        </w:rPr>
        <w:t>Reference</w:t>
      </w:r>
      <w:r w:rsidRPr="001765A6">
        <w:t xml:space="preserve"> paragraph style to enter and cross-reference document references. </w:t>
      </w:r>
      <w:r w:rsidR="00B53E94">
        <w:t xml:space="preserve">You should use the IEEE referencing style (see details on module web pages).  </w:t>
      </w:r>
      <w:r w:rsidRPr="001765A6">
        <w:t xml:space="preserve">Books </w:t>
      </w:r>
      <w:r w:rsidRPr="001765A6">
        <w:fldChar w:fldCharType="begin"/>
      </w:r>
      <w:r w:rsidRPr="001765A6">
        <w:instrText xml:space="preserve"> REF _Ref2702318 \r \h  \* MERGEFORMAT </w:instrText>
      </w:r>
      <w:r w:rsidRPr="001765A6">
        <w:fldChar w:fldCharType="separate"/>
      </w:r>
      <w:r w:rsidR="00B64332">
        <w:t>[1]</w:t>
      </w:r>
      <w:r w:rsidRPr="001765A6">
        <w:fldChar w:fldCharType="end"/>
      </w:r>
      <w:r w:rsidRPr="001765A6">
        <w:t xml:space="preserve">, standards </w:t>
      </w:r>
      <w:r w:rsidRPr="001765A6">
        <w:fldChar w:fldCharType="begin"/>
      </w:r>
      <w:r w:rsidRPr="001765A6">
        <w:instrText xml:space="preserve"> REF _Ref536542647 \r \h  \* MERGEFORMAT </w:instrText>
      </w:r>
      <w:r w:rsidRPr="001765A6">
        <w:fldChar w:fldCharType="separate"/>
      </w:r>
      <w:r w:rsidR="00B64332">
        <w:t>[2]</w:t>
      </w:r>
      <w:r w:rsidRPr="001765A6">
        <w:fldChar w:fldCharType="end"/>
      </w:r>
      <w:r w:rsidRPr="001765A6">
        <w:t xml:space="preserve">, reports </w:t>
      </w:r>
      <w:r w:rsidRPr="001765A6">
        <w:fldChar w:fldCharType="begin"/>
      </w:r>
      <w:r w:rsidRPr="001765A6">
        <w:instrText xml:space="preserve"> REF _Ref2702340 \r \h  \* MERGEFORMAT </w:instrText>
      </w:r>
      <w:r w:rsidRPr="001765A6">
        <w:fldChar w:fldCharType="separate"/>
      </w:r>
      <w:r w:rsidR="00B64332">
        <w:t>[3]</w:t>
      </w:r>
      <w:r w:rsidRPr="001765A6">
        <w:fldChar w:fldCharType="end"/>
      </w:r>
      <w:r w:rsidRPr="001765A6">
        <w:t xml:space="preserve">, journal articles </w:t>
      </w:r>
      <w:r w:rsidRPr="001765A6">
        <w:fldChar w:fldCharType="begin"/>
      </w:r>
      <w:r w:rsidRPr="001765A6">
        <w:instrText xml:space="preserve"> REF _Ref2702414 \r \h  \* MERGEFORMAT </w:instrText>
      </w:r>
      <w:r w:rsidRPr="001765A6">
        <w:fldChar w:fldCharType="separate"/>
      </w:r>
      <w:r w:rsidR="00B64332">
        <w:t>[4]</w:t>
      </w:r>
      <w:r w:rsidRPr="001765A6">
        <w:fldChar w:fldCharType="end"/>
      </w:r>
      <w:r w:rsidRPr="001765A6">
        <w:t xml:space="preserve">, conference papers </w:t>
      </w:r>
      <w:r w:rsidRPr="001765A6">
        <w:fldChar w:fldCharType="begin"/>
      </w:r>
      <w:r w:rsidRPr="001765A6">
        <w:instrText xml:space="preserve"> REF _Ref2702421 \r \h  \* MERGEFORMAT </w:instrText>
      </w:r>
      <w:r w:rsidRPr="001765A6">
        <w:fldChar w:fldCharType="separate"/>
      </w:r>
      <w:r w:rsidR="00B64332">
        <w:t>[5]</w:t>
      </w:r>
      <w:r w:rsidRPr="001765A6">
        <w:fldChar w:fldCharType="end"/>
      </w:r>
      <w:r w:rsidR="00125D9C">
        <w:t>, and web pages</w:t>
      </w:r>
      <w:r w:rsidRPr="001765A6">
        <w:t xml:space="preserve"> </w:t>
      </w:r>
      <w:r w:rsidRPr="001765A6">
        <w:fldChar w:fldCharType="begin"/>
      </w:r>
      <w:r w:rsidRPr="001765A6">
        <w:instrText xml:space="preserve"> REF _Ref2702430 \r \h  \* MERGEFORMAT </w:instrText>
      </w:r>
      <w:r w:rsidRPr="001765A6">
        <w:fldChar w:fldCharType="separate"/>
      </w:r>
      <w:r w:rsidR="00B64332">
        <w:t>[6]</w:t>
      </w:r>
      <w:r w:rsidRPr="001765A6">
        <w:fldChar w:fldCharType="end"/>
      </w:r>
      <w:r w:rsidRPr="001765A6">
        <w:t xml:space="preserve"> are conventionally presented in slightly different ways.</w:t>
      </w:r>
    </w:p>
    <w:p w14:paraId="7662A8B2" w14:textId="77777777" w:rsidR="00CB76FF" w:rsidRPr="001765A6" w:rsidRDefault="00CB76FF"/>
    <w:p w14:paraId="41EE9FE3" w14:textId="77777777" w:rsidR="00CB76FF" w:rsidRPr="001765A6" w:rsidRDefault="00946A62">
      <w:pPr>
        <w:pStyle w:val="Reference"/>
      </w:pPr>
      <w:bookmarkStart w:id="124" w:name="_Ref2702318"/>
      <w:r w:rsidRPr="001765A6">
        <w:t xml:space="preserve">Greene, D. and Williams, P. C. </w:t>
      </w:r>
      <w:r w:rsidRPr="001765A6">
        <w:rPr>
          <w:i/>
        </w:rPr>
        <w:t>Linear Accelerators for Radiation Therapy</w:t>
      </w:r>
      <w:r w:rsidRPr="001765A6">
        <w:t>, Second Edition. IOP Publishing Ltd., Bristol and Philadelphia, 1997.</w:t>
      </w:r>
      <w:bookmarkEnd w:id="124"/>
    </w:p>
    <w:p w14:paraId="7A789E9A" w14:textId="77777777" w:rsidR="00CB76FF" w:rsidRPr="001765A6" w:rsidRDefault="00946A62">
      <w:pPr>
        <w:pStyle w:val="Reference"/>
      </w:pPr>
      <w:bookmarkStart w:id="125" w:name="_Ref536542647"/>
      <w:r w:rsidRPr="001765A6">
        <w:t xml:space="preserve">ISO. </w:t>
      </w:r>
      <w:r w:rsidRPr="001765A6">
        <w:rPr>
          <w:i/>
        </w:rPr>
        <w:t>Language Of Temporal Ordering Specification</w:t>
      </w:r>
      <w:r w:rsidRPr="001765A6">
        <w:t>, ISO 8807, International Organization for Standardization, Geneva, 1989.</w:t>
      </w:r>
      <w:bookmarkEnd w:id="125"/>
    </w:p>
    <w:p w14:paraId="006983AB" w14:textId="77777777" w:rsidR="00CB76FF" w:rsidRPr="001765A6" w:rsidRDefault="00946A62">
      <w:pPr>
        <w:pStyle w:val="Reference"/>
      </w:pPr>
      <w:bookmarkStart w:id="126" w:name="_Ref2702340"/>
      <w:r w:rsidRPr="001765A6">
        <w:t xml:space="preserve">Jacobson, J. and Andersen, O., editors. </w:t>
      </w:r>
      <w:r w:rsidRPr="001765A6">
        <w:rPr>
          <w:i/>
        </w:rPr>
        <w:t>Software Controlled Medical Devices</w:t>
      </w:r>
      <w:r w:rsidRPr="001765A6">
        <w:t>. SP Report 1997:11, Swedish National Testing and Research Institute, Sweden, 1997.</w:t>
      </w:r>
      <w:bookmarkEnd w:id="126"/>
    </w:p>
    <w:p w14:paraId="6AECE533" w14:textId="77777777" w:rsidR="00CB76FF" w:rsidRPr="001765A6" w:rsidRDefault="00946A62">
      <w:pPr>
        <w:pStyle w:val="Reference"/>
      </w:pPr>
      <w:bookmarkStart w:id="127" w:name="_Ref2702414"/>
      <w:r w:rsidRPr="001765A6">
        <w:t xml:space="preserve">Turner, K. J. The Rules for Sailing Races on PDAs, </w:t>
      </w:r>
      <w:r w:rsidRPr="001765A6">
        <w:rPr>
          <w:i/>
        </w:rPr>
        <w:t>J. Navigation</w:t>
      </w:r>
      <w:r w:rsidRPr="001765A6">
        <w:t>, 23(5):114-240, May 2002.</w:t>
      </w:r>
      <w:bookmarkEnd w:id="127"/>
    </w:p>
    <w:p w14:paraId="1D21CA92" w14:textId="77777777" w:rsidR="00CB76FF" w:rsidRPr="001765A6" w:rsidRDefault="00946A62">
      <w:pPr>
        <w:pStyle w:val="Reference"/>
      </w:pPr>
      <w:bookmarkStart w:id="128" w:name="_Ref2702421"/>
      <w:r w:rsidRPr="001765A6">
        <w:t>Ji, H. and Turner, K. J. Specification and Verification of Synchronous Hardware using L</w:t>
      </w:r>
      <w:r w:rsidRPr="001765A6">
        <w:rPr>
          <w:sz w:val="20"/>
        </w:rPr>
        <w:t>OTOS</w:t>
      </w:r>
      <w:r w:rsidRPr="001765A6">
        <w:t xml:space="preserve">. In Wu, J. Chanson, S. T. Gao, Q. editors, </w:t>
      </w:r>
      <w:r w:rsidRPr="001765A6">
        <w:rPr>
          <w:i/>
        </w:rPr>
        <w:t>Proc. Formal Methods for Protocol Engineering and Distributed Systems</w:t>
      </w:r>
      <w:r w:rsidRPr="001765A6">
        <w:t xml:space="preserve"> (FORTE XII/PSTV XIX), pages 295-312, Kluwer Academic Publishers, London, UK, October 1999.</w:t>
      </w:r>
      <w:bookmarkEnd w:id="128"/>
    </w:p>
    <w:p w14:paraId="3464FA43" w14:textId="77777777" w:rsidR="00CB76FF" w:rsidRPr="001765A6" w:rsidRDefault="00946A62">
      <w:pPr>
        <w:pStyle w:val="Reference"/>
        <w:ind w:hanging="426"/>
      </w:pPr>
      <w:bookmarkStart w:id="129" w:name="_Ref2702430"/>
      <w:r w:rsidRPr="001765A6">
        <w:t xml:space="preserve">The University of Stirling. </w:t>
      </w:r>
      <w:r w:rsidRPr="00125D9C">
        <w:rPr>
          <w:i/>
        </w:rPr>
        <w:t>Computing Science and Mathematics Research Home Page</w:t>
      </w:r>
      <w:r w:rsidRPr="001765A6">
        <w:t xml:space="preserve">, </w:t>
      </w:r>
      <w:r w:rsidRPr="00125D9C">
        <w:t>http://www.cs.stir.ac.uk/research</w:t>
      </w:r>
      <w:r w:rsidRPr="001765A6">
        <w:t xml:space="preserve">, </w:t>
      </w:r>
      <w:r w:rsidR="00B53E94">
        <w:t xml:space="preserve">Accessed </w:t>
      </w:r>
      <w:r w:rsidRPr="001765A6">
        <w:t>April 20</w:t>
      </w:r>
      <w:r w:rsidR="00125D9C">
        <w:t>1</w:t>
      </w:r>
      <w:r w:rsidRPr="001765A6">
        <w:t>2.</w:t>
      </w:r>
      <w:bookmarkEnd w:id="129"/>
    </w:p>
    <w:p w14:paraId="20E1B129" w14:textId="77777777" w:rsidR="00CB76FF" w:rsidRPr="001765A6" w:rsidRDefault="00946A62">
      <w:pPr>
        <w:pStyle w:val="Unnumbered1"/>
      </w:pPr>
      <w:bookmarkStart w:id="130" w:name="_Toc15893776"/>
      <w:bookmarkStart w:id="131" w:name="_Toc299977295"/>
      <w:r w:rsidRPr="001765A6">
        <w:lastRenderedPageBreak/>
        <w:t>Appendix 1</w:t>
      </w:r>
      <w:bookmarkEnd w:id="130"/>
      <w:bookmarkEnd w:id="131"/>
    </w:p>
    <w:p w14:paraId="0D563D0D" w14:textId="77777777" w:rsidR="00CB76FF" w:rsidRPr="001765A6" w:rsidRDefault="00946A62">
      <w:pPr>
        <w:pStyle w:val="BodyFirst"/>
      </w:pPr>
      <w:r w:rsidRPr="001765A6">
        <w:t>You may have one or more appendices containing detail, bulky or reference material that is relevant though supplementary to the main text: perhaps additional specifications, tables or diagrams that would distract the reader is placed in the main part of the dissertation. Make sure that you place appropriate cross-references in the main text to direct the reader to the relevant appendices.</w:t>
      </w:r>
    </w:p>
    <w:p w14:paraId="4070D651" w14:textId="77777777" w:rsidR="00CB76FF" w:rsidRPr="001765A6" w:rsidRDefault="00946A62">
      <w:pPr>
        <w:pStyle w:val="BodyText"/>
      </w:pPr>
      <w:r w:rsidRPr="001765A6">
        <w:rPr>
          <w:i/>
        </w:rPr>
        <w:t xml:space="preserve">Note that you </w:t>
      </w:r>
      <w:r w:rsidR="008B6757">
        <w:rPr>
          <w:i/>
        </w:rPr>
        <w:t>must</w:t>
      </w:r>
      <w:r w:rsidRPr="001765A6">
        <w:rPr>
          <w:i/>
        </w:rPr>
        <w:t xml:space="preserve"> </w:t>
      </w:r>
      <w:r w:rsidRPr="001765A6">
        <w:rPr>
          <w:b/>
          <w:i/>
          <w:sz w:val="28"/>
        </w:rPr>
        <w:t>not</w:t>
      </w:r>
      <w:r w:rsidRPr="001765A6">
        <w:rPr>
          <w:i/>
        </w:rPr>
        <w:t xml:space="preserve"> include your program listings as an appendix or appendices</w:t>
      </w:r>
      <w:r w:rsidRPr="001765A6">
        <w:t xml:space="preserve">. You should submit </w:t>
      </w:r>
      <w:r w:rsidR="008B6757">
        <w:t xml:space="preserve">such material to the project </w:t>
      </w:r>
      <w:r w:rsidR="008B6757">
        <w:rPr>
          <w:i/>
        </w:rPr>
        <w:t>digital repository</w:t>
      </w:r>
      <w:r w:rsidRPr="001765A6">
        <w:t>.</w:t>
      </w:r>
    </w:p>
    <w:p w14:paraId="43DABCEA" w14:textId="77777777" w:rsidR="00087DB3" w:rsidRPr="001765A6" w:rsidRDefault="00946A62" w:rsidP="00087DB3">
      <w:pPr>
        <w:pStyle w:val="Unnumbered1"/>
      </w:pPr>
      <w:bookmarkStart w:id="132" w:name="_Toc299977296"/>
      <w:r w:rsidRPr="001765A6">
        <w:lastRenderedPageBreak/>
        <w:t>Appendix 2 – User guide</w:t>
      </w:r>
      <w:bookmarkEnd w:id="132"/>
    </w:p>
    <w:p w14:paraId="398E2E88" w14:textId="77777777" w:rsidR="00087DB3" w:rsidRPr="001765A6" w:rsidRDefault="00946A62" w:rsidP="00087DB3">
      <w:pPr>
        <w:pStyle w:val="BodyFirst"/>
      </w:pPr>
      <w:r w:rsidRPr="001765A6">
        <w:t xml:space="preserve">If you produced software that is intended for others to use, or that others may wish to extend/improve, then </w:t>
      </w:r>
      <w:r w:rsidR="008B6757">
        <w:t xml:space="preserve">it is advisable to include </w:t>
      </w:r>
      <w:r w:rsidRPr="001765A6">
        <w:t>user guide and installation guide appendices.</w:t>
      </w:r>
    </w:p>
    <w:p w14:paraId="1E9BE2DD" w14:textId="77777777" w:rsidR="00087DB3" w:rsidRPr="001765A6" w:rsidRDefault="00946A62" w:rsidP="00087DB3">
      <w:pPr>
        <w:pStyle w:val="Unnumbered1"/>
      </w:pPr>
      <w:bookmarkStart w:id="133" w:name="_Toc299977297"/>
      <w:r w:rsidRPr="001765A6">
        <w:lastRenderedPageBreak/>
        <w:t xml:space="preserve">Appendix 3 </w:t>
      </w:r>
      <w:r w:rsidR="00195CA6" w:rsidRPr="001765A6">
        <w:t>–</w:t>
      </w:r>
      <w:r w:rsidRPr="001765A6">
        <w:t xml:space="preserve"> Installation guide</w:t>
      </w:r>
      <w:bookmarkEnd w:id="133"/>
    </w:p>
    <w:p w14:paraId="5D5AE863" w14:textId="77777777" w:rsidR="00087DB3" w:rsidRPr="001765A6" w:rsidRDefault="00946A62" w:rsidP="00087DB3">
      <w:pPr>
        <w:pStyle w:val="BodyFirst"/>
      </w:pPr>
      <w:r w:rsidRPr="001765A6">
        <w:t>If you produced software that is intended for others to use, or that others may wish to ex</w:t>
      </w:r>
      <w:r w:rsidR="008B6757">
        <w:t>tend/improve</w:t>
      </w:r>
      <w:r w:rsidR="008B6757" w:rsidRPr="001765A6">
        <w:t xml:space="preserve">, then </w:t>
      </w:r>
      <w:r w:rsidR="008B6757">
        <w:t xml:space="preserve">it is advisable to include </w:t>
      </w:r>
      <w:r w:rsidR="008B6757" w:rsidRPr="001765A6">
        <w:t>user guide and installation guide appendices.</w:t>
      </w:r>
    </w:p>
    <w:p w14:paraId="03920F56" w14:textId="77777777" w:rsidR="00087DB3" w:rsidRPr="001765A6" w:rsidRDefault="00087DB3" w:rsidP="00087DB3">
      <w:pPr>
        <w:pStyle w:val="BodyFirst"/>
      </w:pPr>
    </w:p>
    <w:sectPr w:rsidR="00087DB3" w:rsidRPr="001765A6" w:rsidSect="009E2B48">
      <w:type w:val="continuous"/>
      <w:pgSz w:w="11906" w:h="16838" w:code="9"/>
      <w:pgMar w:top="1440" w:right="1841" w:bottom="1440"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Anna Rasburn" w:date="2019-01-06T19:12:00Z" w:initials="AR">
    <w:p w14:paraId="776F1292" w14:textId="1C7CFC3E" w:rsidR="00A728E0" w:rsidRDefault="00A728E0">
      <w:pPr>
        <w:pStyle w:val="CommentText"/>
      </w:pPr>
      <w:r>
        <w:rPr>
          <w:rStyle w:val="CommentReference"/>
        </w:rPr>
        <w:annotationRef/>
      </w:r>
      <w:r>
        <w:t>It doesn’t at the moment. Dad 6/1/2019. Need a table added showing the weights of the fitness measurements</w:t>
      </w:r>
    </w:p>
  </w:comment>
  <w:comment w:id="58" w:author="Anna Rasburn" w:date="2019-01-07T20:12:00Z" w:initials="AR">
    <w:p w14:paraId="21C84365" w14:textId="3D0A4D17" w:rsidR="00A728E0" w:rsidRDefault="00A728E0">
      <w:pPr>
        <w:pStyle w:val="CommentText"/>
      </w:pPr>
      <w:r>
        <w:rPr>
          <w:rStyle w:val="CommentReference"/>
        </w:rPr>
        <w:annotationRef/>
      </w:r>
      <w:r>
        <w:t>Key information – such as what? What information might they have had which would have helped this (your) study</w:t>
      </w:r>
    </w:p>
  </w:comment>
  <w:comment w:id="61" w:author="Anna Rasburn" w:date="2019-01-07T20:15:00Z" w:initials="AR">
    <w:p w14:paraId="4F3C4A37" w14:textId="32B4A19A" w:rsidR="00A728E0" w:rsidRDefault="00A728E0">
      <w:pPr>
        <w:pStyle w:val="CommentText"/>
      </w:pPr>
      <w:r>
        <w:rPr>
          <w:rStyle w:val="CommentReference"/>
        </w:rPr>
        <w:annotationRef/>
      </w:r>
      <w:r>
        <w:t>In the diagram, the original code is selected twice? Is it being included in the fitness stage to that it can be compared with the modified code at the fitness stage.</w:t>
      </w:r>
    </w:p>
  </w:comment>
  <w:comment w:id="62" w:author="Anna Rasburn" w:date="2019-01-07T20:34:00Z" w:initials="AR">
    <w:p w14:paraId="0EDBEC2E" w14:textId="40ECCBAF" w:rsidR="00A728E0" w:rsidRDefault="00A728E0">
      <w:pPr>
        <w:pStyle w:val="CommentText"/>
      </w:pPr>
      <w:r>
        <w:rPr>
          <w:rStyle w:val="CommentReference"/>
        </w:rPr>
        <w:annotationRef/>
      </w:r>
      <w:r>
        <w:t>Good one</w:t>
      </w:r>
    </w:p>
  </w:comment>
  <w:comment w:id="65" w:author="Anna Rasburn" w:date="2019-01-08T21:53:00Z" w:initials="AR">
    <w:p w14:paraId="0AFD926C" w14:textId="77777777" w:rsidR="00A728E0" w:rsidRDefault="00A728E0">
      <w:pPr>
        <w:pStyle w:val="CommentText"/>
      </w:pPr>
      <w:r>
        <w:rPr>
          <w:rStyle w:val="CommentReference"/>
        </w:rPr>
        <w:annotationRef/>
      </w:r>
      <w:r>
        <w:t>Whose knowledge? How is the new knowledge assimilated into the program ? The JVM and compiler?</w:t>
      </w:r>
    </w:p>
    <w:p w14:paraId="4D8DD350" w14:textId="4004960F" w:rsidR="00A728E0" w:rsidRDefault="00A728E0">
      <w:pPr>
        <w:pStyle w:val="CommentText"/>
      </w:pPr>
    </w:p>
  </w:comment>
  <w:comment w:id="66" w:author="Anna Rasburn" w:date="2019-01-08T21:53:00Z" w:initials="AR">
    <w:p w14:paraId="4BEEA753" w14:textId="60865229" w:rsidR="00A728E0" w:rsidRDefault="00A728E0">
      <w:pPr>
        <w:pStyle w:val="CommentText"/>
      </w:pPr>
      <w:r>
        <w:rPr>
          <w:rStyle w:val="CommentReference"/>
        </w:rPr>
        <w:annotationRef/>
      </w:r>
      <w:r>
        <w:t>E program.</w:t>
      </w:r>
    </w:p>
  </w:comment>
  <w:comment w:id="67" w:author="Anna Rasburn" w:date="2019-01-08T21:53:00Z" w:initials="AR">
    <w:p w14:paraId="20541E60" w14:textId="561E00D8" w:rsidR="00A728E0" w:rsidRDefault="00A728E0">
      <w:pPr>
        <w:pStyle w:val="CommentText"/>
      </w:pPr>
      <w:r>
        <w:rPr>
          <w:rStyle w:val="CommentReference"/>
        </w:rPr>
        <w:annotationRef/>
      </w:r>
    </w:p>
  </w:comment>
  <w:comment w:id="68" w:author="Anna Rasburn" w:date="2019-01-09T22:19:00Z" w:initials="AR">
    <w:p w14:paraId="30B77FA8" w14:textId="3A487C56" w:rsidR="00A728E0" w:rsidRDefault="00A728E0">
      <w:pPr>
        <w:pStyle w:val="CommentText"/>
      </w:pPr>
      <w:r>
        <w:rPr>
          <w:rStyle w:val="CommentReference"/>
        </w:rPr>
        <w:annotationRef/>
      </w:r>
      <w:r>
        <w:t>What is Triangle? It was mentioned above also but not really explained. Will your assessors know what it is? Perhaps a glossary is needed.</w:t>
      </w:r>
    </w:p>
  </w:comment>
  <w:comment w:id="69" w:author="Anna Rasburn" w:date="2019-01-09T22:44:00Z" w:initials="AR">
    <w:p w14:paraId="364E767C" w14:textId="1D6C98F1" w:rsidR="00A728E0" w:rsidRDefault="00A728E0">
      <w:pPr>
        <w:pStyle w:val="CommentText"/>
      </w:pPr>
      <w:r>
        <w:rPr>
          <w:rStyle w:val="CommentReference"/>
        </w:rPr>
        <w:annotationRef/>
      </w:r>
      <w:r>
        <w:t>“Local Search” doesn’t feature in Figure 3</w:t>
      </w:r>
    </w:p>
  </w:comment>
  <w:comment w:id="70" w:author="Anna Rasburn" w:date="2019-01-09T22:59:00Z" w:initials="AR">
    <w:p w14:paraId="028F7B81" w14:textId="49CE08BC" w:rsidR="00A728E0" w:rsidRDefault="00A728E0">
      <w:pPr>
        <w:pStyle w:val="CommentText"/>
      </w:pPr>
      <w:r>
        <w:rPr>
          <w:rStyle w:val="CommentReference"/>
        </w:rPr>
        <w:annotationRef/>
      </w:r>
      <w:r>
        <w:t>Is it only the fittest function which passes the unit tests? Would other functions pass the tests which were fitter than the original code.</w:t>
      </w:r>
    </w:p>
  </w:comment>
  <w:comment w:id="71" w:author="Anna Rasburn" w:date="2019-01-11T19:51:00Z" w:initials="AR">
    <w:p w14:paraId="5C8889D4" w14:textId="43E3750B" w:rsidR="00A728E0" w:rsidRDefault="00A728E0">
      <w:pPr>
        <w:pStyle w:val="CommentText"/>
      </w:pPr>
      <w:r>
        <w:rPr>
          <w:rStyle w:val="CommentReference"/>
        </w:rPr>
        <w:annotationRef/>
      </w:r>
      <w:r>
        <w:t>Which means ?</w:t>
      </w:r>
    </w:p>
  </w:comment>
  <w:comment w:id="72" w:author="Anna Rasburn" w:date="2019-01-11T19:54:00Z" w:initials="AR">
    <w:p w14:paraId="1DDC82B4" w14:textId="2534AFEA" w:rsidR="00A728E0" w:rsidRDefault="00A728E0">
      <w:pPr>
        <w:pStyle w:val="CommentText"/>
      </w:pPr>
      <w:r>
        <w:rPr>
          <w:rStyle w:val="CommentReference"/>
        </w:rPr>
        <w:annotationRef/>
      </w:r>
      <w:r>
        <w:t>Whenever possible, avoid using “and so on”, “and the like”, “..etc” in formal writing..</w:t>
      </w:r>
    </w:p>
  </w:comment>
  <w:comment w:id="73" w:author="Anna Rasburn" w:date="2019-01-11T19:57:00Z" w:initials="AR">
    <w:p w14:paraId="68F1FBEA" w14:textId="6EEB2E76" w:rsidR="00A728E0" w:rsidRDefault="00A728E0">
      <w:pPr>
        <w:pStyle w:val="CommentText"/>
      </w:pPr>
      <w:r>
        <w:rPr>
          <w:rStyle w:val="CommentReference"/>
        </w:rPr>
        <w:annotationRef/>
      </w:r>
      <w:r>
        <w:t>?</w:t>
      </w:r>
    </w:p>
  </w:comment>
  <w:comment w:id="75" w:author="Anna Rasburn" w:date="2019-01-11T20:11:00Z" w:initials="AR">
    <w:p w14:paraId="72BFEF29" w14:textId="32E18F25" w:rsidR="00A728E0" w:rsidRDefault="00A728E0">
      <w:pPr>
        <w:pStyle w:val="CommentText"/>
      </w:pPr>
      <w:r>
        <w:rPr>
          <w:rStyle w:val="CommentReference"/>
        </w:rPr>
        <w:annotationRef/>
      </w:r>
      <w:r>
        <w:t>Good paragraph this – I can understand it straight away.</w:t>
      </w:r>
    </w:p>
  </w:comment>
  <w:comment w:id="76" w:author="Anna Rasburn" w:date="2019-01-11T20:21:00Z" w:initials="AR">
    <w:p w14:paraId="247D48D6" w14:textId="2812A4E0" w:rsidR="00A728E0" w:rsidRDefault="00A728E0">
      <w:pPr>
        <w:pStyle w:val="CommentText"/>
      </w:pPr>
      <w:r>
        <w:rPr>
          <w:rStyle w:val="CommentReference"/>
        </w:rPr>
        <w:annotationRef/>
      </w:r>
      <w:r>
        <w:t>I don’t understand this very well. Are you saying that this framework does not automatically implement improvements and therefore it is up to the developer to use the information appropriately.</w:t>
      </w:r>
    </w:p>
  </w:comment>
  <w:comment w:id="77" w:author="Anna Rasburn" w:date="2019-01-11T20:22:00Z" w:initials="AR">
    <w:p w14:paraId="1FE01272" w14:textId="1A4E3EE8" w:rsidR="00A728E0" w:rsidRDefault="00A728E0">
      <w:pPr>
        <w:pStyle w:val="CommentText"/>
      </w:pPr>
      <w:r>
        <w:rPr>
          <w:rStyle w:val="CommentReference"/>
        </w:rPr>
        <w:annotationRef/>
      </w:r>
      <w:r>
        <w:t xml:space="preserve"> Developer to use </w:t>
      </w:r>
      <w:proofErr w:type="spellStart"/>
      <w:r>
        <w:t>th</w:t>
      </w:r>
      <w:proofErr w:type="spellEnd"/>
    </w:p>
  </w:comment>
  <w:comment w:id="78" w:author="Anna Rasburn" w:date="2019-01-11T20:22:00Z" w:initials="AR">
    <w:p w14:paraId="46D002ED" w14:textId="402BBF40" w:rsidR="00A728E0" w:rsidRDefault="00A728E0">
      <w:pPr>
        <w:pStyle w:val="CommentText"/>
      </w:pPr>
      <w:r>
        <w:rPr>
          <w:rStyle w:val="CommentReference"/>
        </w:rPr>
        <w:annotationRef/>
      </w:r>
      <w:r>
        <w:t>E information</w:t>
      </w:r>
    </w:p>
  </w:comment>
  <w:comment w:id="80" w:author="Anna Rasburn" w:date="2019-01-11T20:31:00Z" w:initials="AR">
    <w:p w14:paraId="0E0940EC" w14:textId="2F33C469" w:rsidR="00A728E0" w:rsidRDefault="00A728E0">
      <w:pPr>
        <w:pStyle w:val="CommentText"/>
      </w:pPr>
      <w:r>
        <w:rPr>
          <w:rStyle w:val="CommentReference"/>
        </w:rPr>
        <w:annotationRef/>
      </w:r>
      <w:r>
        <w:t>Try and avoid going, “..which…which…which..”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6F1292" w15:done="0"/>
  <w15:commentEx w15:paraId="21C84365" w15:done="0"/>
  <w15:commentEx w15:paraId="4F3C4A37" w15:done="0"/>
  <w15:commentEx w15:paraId="0EDBEC2E" w15:done="0"/>
  <w15:commentEx w15:paraId="4D8DD350" w15:done="0"/>
  <w15:commentEx w15:paraId="4BEEA753" w15:paraIdParent="4D8DD350" w15:done="0"/>
  <w15:commentEx w15:paraId="20541E60" w15:paraIdParent="4D8DD350" w15:done="0"/>
  <w15:commentEx w15:paraId="30B77FA8" w15:done="0"/>
  <w15:commentEx w15:paraId="364E767C" w15:done="0"/>
  <w15:commentEx w15:paraId="028F7B81" w15:done="0"/>
  <w15:commentEx w15:paraId="5C8889D4" w15:done="0"/>
  <w15:commentEx w15:paraId="1DDC82B4" w15:done="0"/>
  <w15:commentEx w15:paraId="68F1FBEA" w15:done="0"/>
  <w15:commentEx w15:paraId="72BFEF29" w15:done="0"/>
  <w15:commentEx w15:paraId="247D48D6" w15:done="0"/>
  <w15:commentEx w15:paraId="1FE01272" w15:paraIdParent="247D48D6" w15:done="0"/>
  <w15:commentEx w15:paraId="46D002ED" w15:paraIdParent="247D48D6" w15:done="0"/>
  <w15:commentEx w15:paraId="0E0940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6F1292" w16cid:durableId="1FDCD1AA"/>
  <w16cid:commentId w16cid:paraId="21C84365" w16cid:durableId="1FDE3143"/>
  <w16cid:commentId w16cid:paraId="4F3C4A37" w16cid:durableId="1FDE31F4"/>
  <w16cid:commentId w16cid:paraId="0EDBEC2E" w16cid:durableId="1FDE3667"/>
  <w16cid:commentId w16cid:paraId="4D8DD350" w16cid:durableId="1FDF9A4C"/>
  <w16cid:commentId w16cid:paraId="4BEEA753" w16cid:durableId="1FDF9A6E"/>
  <w16cid:commentId w16cid:paraId="20541E60" w16cid:durableId="1FDF9A73"/>
  <w16cid:commentId w16cid:paraId="364E767C" w16cid:durableId="1FE0F7CD"/>
  <w16cid:commentId w16cid:paraId="028F7B81" w16cid:durableId="1FE0FB48"/>
  <w16cid:commentId w16cid:paraId="5C8889D4" w16cid:durableId="1FE37244"/>
  <w16cid:commentId w16cid:paraId="1DDC82B4" w16cid:durableId="1FE37307"/>
  <w16cid:commentId w16cid:paraId="68F1FBEA" w16cid:durableId="1FE373C5"/>
  <w16cid:commentId w16cid:paraId="72BFEF29" w16cid:durableId="1FE376F7"/>
  <w16cid:commentId w16cid:paraId="247D48D6" w16cid:durableId="1FE37941"/>
  <w16cid:commentId w16cid:paraId="1FE01272" w16cid:durableId="1FE3799E"/>
  <w16cid:commentId w16cid:paraId="46D002ED" w16cid:durableId="1FE379A2"/>
  <w16cid:commentId w16cid:paraId="0E0940EC" w16cid:durableId="1FE37B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E90C1" w14:textId="77777777" w:rsidR="003B37DE" w:rsidRDefault="003B37DE">
      <w:r>
        <w:separator/>
      </w:r>
    </w:p>
  </w:endnote>
  <w:endnote w:type="continuationSeparator" w:id="0">
    <w:p w14:paraId="4C6FF5CE" w14:textId="77777777" w:rsidR="003B37DE" w:rsidRDefault="003B3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A1A7" w14:textId="77777777" w:rsidR="00A728E0" w:rsidRPr="001765A6" w:rsidRDefault="00A728E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E411" w14:textId="77777777" w:rsidR="00A728E0" w:rsidRPr="001765A6" w:rsidRDefault="00A728E0">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9</w:t>
    </w:r>
    <w:r w:rsidRPr="001765A6">
      <w:rPr>
        <w:snapToGrid w:val="0"/>
        <w:lang w:eastAsia="en-US"/>
      </w:rPr>
      <w:fldChar w:fldCharType="end"/>
    </w:r>
    <w:bookmarkStart w:id="19" w:name="_Toc536543202"/>
    <w:bookmarkStart w:id="20" w:name="_Toc536543431"/>
    <w:bookmarkStart w:id="21" w:name="_Toc15893757"/>
    <w:r w:rsidRPr="001765A6">
      <w:rPr>
        <w:snapToGrid w:val="0"/>
        <w:lang w:eastAsia="en-US"/>
      </w:rPr>
      <w:t xml:space="preserve"> -</w:t>
    </w:r>
    <w:bookmarkEnd w:id="19"/>
    <w:bookmarkEnd w:id="20"/>
    <w:bookmarkEnd w:id="2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3AE89" w14:textId="77777777" w:rsidR="003B37DE" w:rsidRDefault="003B37DE">
      <w:r>
        <w:separator/>
      </w:r>
    </w:p>
  </w:footnote>
  <w:footnote w:type="continuationSeparator" w:id="0">
    <w:p w14:paraId="28BF2FA8" w14:textId="77777777" w:rsidR="003B37DE" w:rsidRDefault="003B37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4" w15:restartNumberingAfterBreak="0">
    <w:nsid w:val="3CA264B1"/>
    <w:multiLevelType w:val="hybridMultilevel"/>
    <w:tmpl w:val="3924A966"/>
    <w:lvl w:ilvl="0" w:tplc="09EAD740">
      <w:start w:val="1"/>
      <w:numFmt w:val="decimal"/>
      <w:lvlText w:val="%1."/>
      <w:lvlJc w:val="left"/>
      <w:pPr>
        <w:ind w:left="720" w:hanging="360"/>
      </w:pPr>
    </w:lvl>
    <w:lvl w:ilvl="1" w:tplc="4F18E5D2" w:tentative="1">
      <w:start w:val="1"/>
      <w:numFmt w:val="lowerLetter"/>
      <w:lvlText w:val="%2."/>
      <w:lvlJc w:val="left"/>
      <w:pPr>
        <w:ind w:left="1440" w:hanging="360"/>
      </w:pPr>
    </w:lvl>
    <w:lvl w:ilvl="2" w:tplc="563C945E" w:tentative="1">
      <w:start w:val="1"/>
      <w:numFmt w:val="lowerRoman"/>
      <w:lvlText w:val="%3."/>
      <w:lvlJc w:val="right"/>
      <w:pPr>
        <w:ind w:left="2160" w:hanging="180"/>
      </w:pPr>
    </w:lvl>
    <w:lvl w:ilvl="3" w:tplc="531E2A0A" w:tentative="1">
      <w:start w:val="1"/>
      <w:numFmt w:val="decimal"/>
      <w:lvlText w:val="%4."/>
      <w:lvlJc w:val="left"/>
      <w:pPr>
        <w:ind w:left="2880" w:hanging="360"/>
      </w:pPr>
    </w:lvl>
    <w:lvl w:ilvl="4" w:tplc="2C8C3CE2" w:tentative="1">
      <w:start w:val="1"/>
      <w:numFmt w:val="lowerLetter"/>
      <w:lvlText w:val="%5."/>
      <w:lvlJc w:val="left"/>
      <w:pPr>
        <w:ind w:left="3600" w:hanging="360"/>
      </w:pPr>
    </w:lvl>
    <w:lvl w:ilvl="5" w:tplc="2558222C" w:tentative="1">
      <w:start w:val="1"/>
      <w:numFmt w:val="lowerRoman"/>
      <w:lvlText w:val="%6."/>
      <w:lvlJc w:val="right"/>
      <w:pPr>
        <w:ind w:left="4320" w:hanging="180"/>
      </w:pPr>
    </w:lvl>
    <w:lvl w:ilvl="6" w:tplc="74044CAE" w:tentative="1">
      <w:start w:val="1"/>
      <w:numFmt w:val="decimal"/>
      <w:lvlText w:val="%7."/>
      <w:lvlJc w:val="left"/>
      <w:pPr>
        <w:ind w:left="5040" w:hanging="360"/>
      </w:pPr>
    </w:lvl>
    <w:lvl w:ilvl="7" w:tplc="0E507246" w:tentative="1">
      <w:start w:val="1"/>
      <w:numFmt w:val="lowerLetter"/>
      <w:lvlText w:val="%8."/>
      <w:lvlJc w:val="left"/>
      <w:pPr>
        <w:ind w:left="5760" w:hanging="360"/>
      </w:pPr>
    </w:lvl>
    <w:lvl w:ilvl="8" w:tplc="8076ADD8" w:tentative="1">
      <w:start w:val="1"/>
      <w:numFmt w:val="lowerRoman"/>
      <w:lvlText w:val="%9."/>
      <w:lvlJc w:val="right"/>
      <w:pPr>
        <w:ind w:left="6480" w:hanging="180"/>
      </w:pPr>
    </w:lvl>
  </w:abstractNum>
  <w:abstractNum w:abstractNumId="5" w15:restartNumberingAfterBreak="0">
    <w:nsid w:val="40816316"/>
    <w:multiLevelType w:val="hybridMultilevel"/>
    <w:tmpl w:val="1760FF24"/>
    <w:lvl w:ilvl="0" w:tplc="027CC874">
      <w:start w:val="1"/>
      <w:numFmt w:val="bullet"/>
      <w:lvlText w:val=""/>
      <w:lvlJc w:val="left"/>
      <w:pPr>
        <w:tabs>
          <w:tab w:val="num" w:pos="720"/>
        </w:tabs>
        <w:ind w:left="720" w:hanging="360"/>
      </w:pPr>
      <w:rPr>
        <w:rFonts w:ascii="Symbol" w:hAnsi="Symbol" w:hint="default"/>
      </w:rPr>
    </w:lvl>
    <w:lvl w:ilvl="1" w:tplc="B66AAA0C" w:tentative="1">
      <w:start w:val="1"/>
      <w:numFmt w:val="bullet"/>
      <w:lvlText w:val="o"/>
      <w:lvlJc w:val="left"/>
      <w:pPr>
        <w:tabs>
          <w:tab w:val="num" w:pos="1440"/>
        </w:tabs>
        <w:ind w:left="1440" w:hanging="360"/>
      </w:pPr>
      <w:rPr>
        <w:rFonts w:ascii="Courier New" w:hAnsi="Courier New" w:cs="Courier New" w:hint="default"/>
      </w:rPr>
    </w:lvl>
    <w:lvl w:ilvl="2" w:tplc="26B434CE" w:tentative="1">
      <w:start w:val="1"/>
      <w:numFmt w:val="bullet"/>
      <w:lvlText w:val=""/>
      <w:lvlJc w:val="left"/>
      <w:pPr>
        <w:tabs>
          <w:tab w:val="num" w:pos="2160"/>
        </w:tabs>
        <w:ind w:left="2160" w:hanging="360"/>
      </w:pPr>
      <w:rPr>
        <w:rFonts w:ascii="Wingdings" w:hAnsi="Wingdings" w:hint="default"/>
      </w:rPr>
    </w:lvl>
    <w:lvl w:ilvl="3" w:tplc="30BE53B8" w:tentative="1">
      <w:start w:val="1"/>
      <w:numFmt w:val="bullet"/>
      <w:lvlText w:val=""/>
      <w:lvlJc w:val="left"/>
      <w:pPr>
        <w:tabs>
          <w:tab w:val="num" w:pos="2880"/>
        </w:tabs>
        <w:ind w:left="2880" w:hanging="360"/>
      </w:pPr>
      <w:rPr>
        <w:rFonts w:ascii="Symbol" w:hAnsi="Symbol" w:hint="default"/>
      </w:rPr>
    </w:lvl>
    <w:lvl w:ilvl="4" w:tplc="47CCAEE8" w:tentative="1">
      <w:start w:val="1"/>
      <w:numFmt w:val="bullet"/>
      <w:lvlText w:val="o"/>
      <w:lvlJc w:val="left"/>
      <w:pPr>
        <w:tabs>
          <w:tab w:val="num" w:pos="3600"/>
        </w:tabs>
        <w:ind w:left="3600" w:hanging="360"/>
      </w:pPr>
      <w:rPr>
        <w:rFonts w:ascii="Courier New" w:hAnsi="Courier New" w:cs="Courier New" w:hint="default"/>
      </w:rPr>
    </w:lvl>
    <w:lvl w:ilvl="5" w:tplc="9D80D772" w:tentative="1">
      <w:start w:val="1"/>
      <w:numFmt w:val="bullet"/>
      <w:lvlText w:val=""/>
      <w:lvlJc w:val="left"/>
      <w:pPr>
        <w:tabs>
          <w:tab w:val="num" w:pos="4320"/>
        </w:tabs>
        <w:ind w:left="4320" w:hanging="360"/>
      </w:pPr>
      <w:rPr>
        <w:rFonts w:ascii="Wingdings" w:hAnsi="Wingdings" w:hint="default"/>
      </w:rPr>
    </w:lvl>
    <w:lvl w:ilvl="6" w:tplc="C6CE65AE" w:tentative="1">
      <w:start w:val="1"/>
      <w:numFmt w:val="bullet"/>
      <w:lvlText w:val=""/>
      <w:lvlJc w:val="left"/>
      <w:pPr>
        <w:tabs>
          <w:tab w:val="num" w:pos="5040"/>
        </w:tabs>
        <w:ind w:left="5040" w:hanging="360"/>
      </w:pPr>
      <w:rPr>
        <w:rFonts w:ascii="Symbol" w:hAnsi="Symbol" w:hint="default"/>
      </w:rPr>
    </w:lvl>
    <w:lvl w:ilvl="7" w:tplc="5A2CC16A" w:tentative="1">
      <w:start w:val="1"/>
      <w:numFmt w:val="bullet"/>
      <w:lvlText w:val="o"/>
      <w:lvlJc w:val="left"/>
      <w:pPr>
        <w:tabs>
          <w:tab w:val="num" w:pos="5760"/>
        </w:tabs>
        <w:ind w:left="5760" w:hanging="360"/>
      </w:pPr>
      <w:rPr>
        <w:rFonts w:ascii="Courier New" w:hAnsi="Courier New" w:cs="Courier New" w:hint="default"/>
      </w:rPr>
    </w:lvl>
    <w:lvl w:ilvl="8" w:tplc="8698F96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784C59"/>
    <w:multiLevelType w:val="multilevel"/>
    <w:tmpl w:val="67F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F9715E"/>
    <w:multiLevelType w:val="hybridMultilevel"/>
    <w:tmpl w:val="CE72678C"/>
    <w:lvl w:ilvl="0" w:tplc="65F619C2">
      <w:start w:val="1"/>
      <w:numFmt w:val="decimal"/>
      <w:lvlText w:val="%1."/>
      <w:lvlJc w:val="left"/>
      <w:pPr>
        <w:ind w:left="720" w:hanging="360"/>
      </w:pPr>
    </w:lvl>
    <w:lvl w:ilvl="1" w:tplc="77FEE73A" w:tentative="1">
      <w:start w:val="1"/>
      <w:numFmt w:val="lowerLetter"/>
      <w:lvlText w:val="%2."/>
      <w:lvlJc w:val="left"/>
      <w:pPr>
        <w:ind w:left="1440" w:hanging="360"/>
      </w:pPr>
    </w:lvl>
    <w:lvl w:ilvl="2" w:tplc="3A3A56DA" w:tentative="1">
      <w:start w:val="1"/>
      <w:numFmt w:val="lowerRoman"/>
      <w:lvlText w:val="%3."/>
      <w:lvlJc w:val="right"/>
      <w:pPr>
        <w:ind w:left="2160" w:hanging="180"/>
      </w:pPr>
    </w:lvl>
    <w:lvl w:ilvl="3" w:tplc="3A0EB5A6" w:tentative="1">
      <w:start w:val="1"/>
      <w:numFmt w:val="decimal"/>
      <w:lvlText w:val="%4."/>
      <w:lvlJc w:val="left"/>
      <w:pPr>
        <w:ind w:left="2880" w:hanging="360"/>
      </w:pPr>
    </w:lvl>
    <w:lvl w:ilvl="4" w:tplc="3B6E645E" w:tentative="1">
      <w:start w:val="1"/>
      <w:numFmt w:val="lowerLetter"/>
      <w:lvlText w:val="%5."/>
      <w:lvlJc w:val="left"/>
      <w:pPr>
        <w:ind w:left="3600" w:hanging="360"/>
      </w:pPr>
    </w:lvl>
    <w:lvl w:ilvl="5" w:tplc="F13C27CE" w:tentative="1">
      <w:start w:val="1"/>
      <w:numFmt w:val="lowerRoman"/>
      <w:lvlText w:val="%6."/>
      <w:lvlJc w:val="right"/>
      <w:pPr>
        <w:ind w:left="4320" w:hanging="180"/>
      </w:pPr>
    </w:lvl>
    <w:lvl w:ilvl="6" w:tplc="538813D2" w:tentative="1">
      <w:start w:val="1"/>
      <w:numFmt w:val="decimal"/>
      <w:lvlText w:val="%7."/>
      <w:lvlJc w:val="left"/>
      <w:pPr>
        <w:ind w:left="5040" w:hanging="360"/>
      </w:pPr>
    </w:lvl>
    <w:lvl w:ilvl="7" w:tplc="A0B26B74" w:tentative="1">
      <w:start w:val="1"/>
      <w:numFmt w:val="lowerLetter"/>
      <w:lvlText w:val="%8."/>
      <w:lvlJc w:val="left"/>
      <w:pPr>
        <w:ind w:left="5760" w:hanging="360"/>
      </w:pPr>
    </w:lvl>
    <w:lvl w:ilvl="8" w:tplc="B0346D34"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5"/>
  </w:num>
  <w:num w:numId="6">
    <w:abstractNumId w:val="4"/>
  </w:num>
  <w:num w:numId="7">
    <w:abstractNumId w:val="6"/>
  </w:num>
  <w:num w:numId="8">
    <w:abstractNumId w:val="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Rasburn">
    <w15:presenceInfo w15:providerId="AD" w15:userId="S::arasburn@csumb.edu::1699a61a-db2a-4a06-a864-efa6645f62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9"/>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24130"/>
    <w:rsid w:val="000424C0"/>
    <w:rsid w:val="00042740"/>
    <w:rsid w:val="000468ED"/>
    <w:rsid w:val="00087DB3"/>
    <w:rsid w:val="000A0340"/>
    <w:rsid w:val="000A1B66"/>
    <w:rsid w:val="000A57A9"/>
    <w:rsid w:val="000B4183"/>
    <w:rsid w:val="000C333D"/>
    <w:rsid w:val="000E3A9D"/>
    <w:rsid w:val="000F28AF"/>
    <w:rsid w:val="00125D9C"/>
    <w:rsid w:val="001308B0"/>
    <w:rsid w:val="00147FF3"/>
    <w:rsid w:val="001765A6"/>
    <w:rsid w:val="00194116"/>
    <w:rsid w:val="00195CA6"/>
    <w:rsid w:val="001B551F"/>
    <w:rsid w:val="001D551B"/>
    <w:rsid w:val="001E19F8"/>
    <w:rsid w:val="0020285E"/>
    <w:rsid w:val="00202EEC"/>
    <w:rsid w:val="00204821"/>
    <w:rsid w:val="0021114B"/>
    <w:rsid w:val="00232F10"/>
    <w:rsid w:val="00255EBD"/>
    <w:rsid w:val="0025696F"/>
    <w:rsid w:val="0028023E"/>
    <w:rsid w:val="00280CC4"/>
    <w:rsid w:val="0029042A"/>
    <w:rsid w:val="00295DAB"/>
    <w:rsid w:val="002B5F69"/>
    <w:rsid w:val="002D2A38"/>
    <w:rsid w:val="002E7779"/>
    <w:rsid w:val="00304C5F"/>
    <w:rsid w:val="00304E7A"/>
    <w:rsid w:val="00313FEF"/>
    <w:rsid w:val="00322831"/>
    <w:rsid w:val="003331E3"/>
    <w:rsid w:val="0033511D"/>
    <w:rsid w:val="0033544F"/>
    <w:rsid w:val="00355182"/>
    <w:rsid w:val="00356EF6"/>
    <w:rsid w:val="00361902"/>
    <w:rsid w:val="00362B43"/>
    <w:rsid w:val="00382556"/>
    <w:rsid w:val="00393083"/>
    <w:rsid w:val="003A0614"/>
    <w:rsid w:val="003B212D"/>
    <w:rsid w:val="003B37DE"/>
    <w:rsid w:val="003C532E"/>
    <w:rsid w:val="003C5B92"/>
    <w:rsid w:val="003E5179"/>
    <w:rsid w:val="003F78B0"/>
    <w:rsid w:val="0042400A"/>
    <w:rsid w:val="00424334"/>
    <w:rsid w:val="00425538"/>
    <w:rsid w:val="00436D03"/>
    <w:rsid w:val="0044340D"/>
    <w:rsid w:val="00484C29"/>
    <w:rsid w:val="004C6479"/>
    <w:rsid w:val="004D0B41"/>
    <w:rsid w:val="005024AB"/>
    <w:rsid w:val="005070D7"/>
    <w:rsid w:val="0051315B"/>
    <w:rsid w:val="00513273"/>
    <w:rsid w:val="00514D61"/>
    <w:rsid w:val="0051547B"/>
    <w:rsid w:val="00516E97"/>
    <w:rsid w:val="00542576"/>
    <w:rsid w:val="0054707E"/>
    <w:rsid w:val="00554B20"/>
    <w:rsid w:val="00555C9E"/>
    <w:rsid w:val="0055603C"/>
    <w:rsid w:val="005769F8"/>
    <w:rsid w:val="00582BF9"/>
    <w:rsid w:val="005877A7"/>
    <w:rsid w:val="005C0C16"/>
    <w:rsid w:val="005D1CAA"/>
    <w:rsid w:val="005D7620"/>
    <w:rsid w:val="005F33F8"/>
    <w:rsid w:val="00600DD5"/>
    <w:rsid w:val="00607219"/>
    <w:rsid w:val="00610EEE"/>
    <w:rsid w:val="0061419C"/>
    <w:rsid w:val="0062315E"/>
    <w:rsid w:val="006251B0"/>
    <w:rsid w:val="0063520A"/>
    <w:rsid w:val="00641C9B"/>
    <w:rsid w:val="006569A9"/>
    <w:rsid w:val="00673C12"/>
    <w:rsid w:val="006835DD"/>
    <w:rsid w:val="0069211E"/>
    <w:rsid w:val="0069684C"/>
    <w:rsid w:val="0069692E"/>
    <w:rsid w:val="006C6BBD"/>
    <w:rsid w:val="006E03E6"/>
    <w:rsid w:val="006E15B2"/>
    <w:rsid w:val="006E1A48"/>
    <w:rsid w:val="006F1AE4"/>
    <w:rsid w:val="00704295"/>
    <w:rsid w:val="007055FA"/>
    <w:rsid w:val="007066B6"/>
    <w:rsid w:val="00736FB7"/>
    <w:rsid w:val="00747AEC"/>
    <w:rsid w:val="00764DB0"/>
    <w:rsid w:val="00775CF2"/>
    <w:rsid w:val="00793856"/>
    <w:rsid w:val="007A391A"/>
    <w:rsid w:val="007B052B"/>
    <w:rsid w:val="007B099E"/>
    <w:rsid w:val="007C32F5"/>
    <w:rsid w:val="007C4D37"/>
    <w:rsid w:val="007D0361"/>
    <w:rsid w:val="007D04E9"/>
    <w:rsid w:val="007D46CB"/>
    <w:rsid w:val="007E2442"/>
    <w:rsid w:val="007E5B4D"/>
    <w:rsid w:val="007E6617"/>
    <w:rsid w:val="007F4516"/>
    <w:rsid w:val="00800A49"/>
    <w:rsid w:val="0081384F"/>
    <w:rsid w:val="00816381"/>
    <w:rsid w:val="00816DDB"/>
    <w:rsid w:val="00820B55"/>
    <w:rsid w:val="00825AE9"/>
    <w:rsid w:val="008510CA"/>
    <w:rsid w:val="00875FD8"/>
    <w:rsid w:val="00895D45"/>
    <w:rsid w:val="008A2AF6"/>
    <w:rsid w:val="008A3ABE"/>
    <w:rsid w:val="008B36CA"/>
    <w:rsid w:val="008B3C38"/>
    <w:rsid w:val="008B6757"/>
    <w:rsid w:val="008C0595"/>
    <w:rsid w:val="008C3927"/>
    <w:rsid w:val="008C5B5F"/>
    <w:rsid w:val="008C713A"/>
    <w:rsid w:val="008D6BCE"/>
    <w:rsid w:val="008F4BFE"/>
    <w:rsid w:val="00905B7F"/>
    <w:rsid w:val="009072D8"/>
    <w:rsid w:val="00925204"/>
    <w:rsid w:val="00933A4F"/>
    <w:rsid w:val="009360BF"/>
    <w:rsid w:val="00946A62"/>
    <w:rsid w:val="00956B3F"/>
    <w:rsid w:val="009612B7"/>
    <w:rsid w:val="009749DC"/>
    <w:rsid w:val="00985935"/>
    <w:rsid w:val="009859D2"/>
    <w:rsid w:val="009978E1"/>
    <w:rsid w:val="009B2ED3"/>
    <w:rsid w:val="009D292B"/>
    <w:rsid w:val="009D3ADE"/>
    <w:rsid w:val="009E2B48"/>
    <w:rsid w:val="009E2E90"/>
    <w:rsid w:val="00A02C90"/>
    <w:rsid w:val="00A07984"/>
    <w:rsid w:val="00A13A0F"/>
    <w:rsid w:val="00A52AB9"/>
    <w:rsid w:val="00A63162"/>
    <w:rsid w:val="00A66E0B"/>
    <w:rsid w:val="00A728E0"/>
    <w:rsid w:val="00AA3D42"/>
    <w:rsid w:val="00AB5F55"/>
    <w:rsid w:val="00AD4BB5"/>
    <w:rsid w:val="00B10362"/>
    <w:rsid w:val="00B163CE"/>
    <w:rsid w:val="00B403A9"/>
    <w:rsid w:val="00B419ED"/>
    <w:rsid w:val="00B42F59"/>
    <w:rsid w:val="00B473D7"/>
    <w:rsid w:val="00B53E94"/>
    <w:rsid w:val="00B64332"/>
    <w:rsid w:val="00B8474E"/>
    <w:rsid w:val="00B86793"/>
    <w:rsid w:val="00B90467"/>
    <w:rsid w:val="00BA3DEE"/>
    <w:rsid w:val="00BB3674"/>
    <w:rsid w:val="00BD5935"/>
    <w:rsid w:val="00BF2371"/>
    <w:rsid w:val="00C0061A"/>
    <w:rsid w:val="00C234C2"/>
    <w:rsid w:val="00C35F4C"/>
    <w:rsid w:val="00C43069"/>
    <w:rsid w:val="00C457E2"/>
    <w:rsid w:val="00C476A9"/>
    <w:rsid w:val="00C632CA"/>
    <w:rsid w:val="00C85CAB"/>
    <w:rsid w:val="00C93155"/>
    <w:rsid w:val="00C94414"/>
    <w:rsid w:val="00C969B0"/>
    <w:rsid w:val="00C97684"/>
    <w:rsid w:val="00CB76FF"/>
    <w:rsid w:val="00CE6DFA"/>
    <w:rsid w:val="00D07980"/>
    <w:rsid w:val="00D24CDC"/>
    <w:rsid w:val="00D32507"/>
    <w:rsid w:val="00D32E8D"/>
    <w:rsid w:val="00D40B54"/>
    <w:rsid w:val="00D55758"/>
    <w:rsid w:val="00D60852"/>
    <w:rsid w:val="00D64547"/>
    <w:rsid w:val="00D67CB4"/>
    <w:rsid w:val="00D72451"/>
    <w:rsid w:val="00D808C0"/>
    <w:rsid w:val="00D812DB"/>
    <w:rsid w:val="00D857E3"/>
    <w:rsid w:val="00D90AA4"/>
    <w:rsid w:val="00DA24A0"/>
    <w:rsid w:val="00DB6B57"/>
    <w:rsid w:val="00E1097C"/>
    <w:rsid w:val="00E11A5C"/>
    <w:rsid w:val="00E22337"/>
    <w:rsid w:val="00E42567"/>
    <w:rsid w:val="00E514E9"/>
    <w:rsid w:val="00E579EF"/>
    <w:rsid w:val="00E61B1D"/>
    <w:rsid w:val="00E64DD9"/>
    <w:rsid w:val="00EB4EAF"/>
    <w:rsid w:val="00EB5DDC"/>
    <w:rsid w:val="00EF651C"/>
    <w:rsid w:val="00F01097"/>
    <w:rsid w:val="00F01184"/>
    <w:rsid w:val="00F26668"/>
    <w:rsid w:val="00F30306"/>
    <w:rsid w:val="00F50BFB"/>
    <w:rsid w:val="00F6237F"/>
    <w:rsid w:val="00F9306F"/>
    <w:rsid w:val="00FB6291"/>
    <w:rsid w:val="00FD17D2"/>
    <w:rsid w:val="00FE7FC8"/>
    <w:rsid w:val="00FF3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0FBC42"/>
  <w15:docId w15:val="{40F190F7-0766-C54D-BDAC-5A308B4F1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21"/>
    <w:rPr>
      <w:sz w:val="24"/>
      <w:szCs w:val="24"/>
      <w:lang w:eastAsia="en-US"/>
    </w:rPr>
  </w:style>
  <w:style w:type="paragraph" w:styleId="Heading1">
    <w:name w:val="heading 1"/>
    <w:basedOn w:val="Normal"/>
    <w:next w:val="BodyFirst"/>
    <w:qFormat/>
    <w:pPr>
      <w:keepNext/>
      <w:pageBreakBefore/>
      <w:numPr>
        <w:numId w:val="4"/>
      </w:numPr>
      <w:suppressAutoHyphens/>
      <w:spacing w:before="240" w:after="180" w:line="360" w:lineRule="auto"/>
      <w:outlineLvl w:val="0"/>
    </w:pPr>
    <w:rPr>
      <w:b/>
      <w:kern w:val="28"/>
      <w:sz w:val="32"/>
      <w:szCs w:val="20"/>
      <w:lang w:eastAsia="en-GB"/>
    </w:rPr>
  </w:style>
  <w:style w:type="paragraph" w:styleId="Heading2">
    <w:name w:val="heading 2"/>
    <w:basedOn w:val="Normal"/>
    <w:next w:val="BodyFirst"/>
    <w:qFormat/>
    <w:pPr>
      <w:keepNext/>
      <w:numPr>
        <w:ilvl w:val="1"/>
        <w:numId w:val="4"/>
      </w:numPr>
      <w:suppressAutoHyphens/>
      <w:spacing w:before="180" w:after="120" w:line="360" w:lineRule="auto"/>
      <w:outlineLvl w:val="1"/>
    </w:pPr>
    <w:rPr>
      <w:b/>
      <w:kern w:val="22"/>
      <w:sz w:val="26"/>
      <w:szCs w:val="20"/>
      <w:lang w:eastAsia="en-GB"/>
    </w:rPr>
  </w:style>
  <w:style w:type="paragraph" w:styleId="Heading3">
    <w:name w:val="heading 3"/>
    <w:basedOn w:val="Normal"/>
    <w:next w:val="BodyFirst"/>
    <w:qFormat/>
    <w:pPr>
      <w:keepNext/>
      <w:numPr>
        <w:ilvl w:val="2"/>
        <w:numId w:val="4"/>
      </w:numPr>
      <w:suppressAutoHyphens/>
      <w:spacing w:before="240" w:after="120" w:line="360" w:lineRule="auto"/>
      <w:outlineLvl w:val="2"/>
    </w:pPr>
    <w:rPr>
      <w:b/>
      <w:kern w:val="22"/>
      <w:sz w:val="22"/>
      <w:szCs w:val="20"/>
      <w:lang w:eastAsia="en-GB"/>
    </w:rPr>
  </w:style>
  <w:style w:type="paragraph" w:styleId="Heading4">
    <w:name w:val="heading 4"/>
    <w:basedOn w:val="Normal"/>
    <w:next w:val="BodyFirst"/>
    <w:qFormat/>
    <w:pPr>
      <w:keepNext/>
      <w:numPr>
        <w:ilvl w:val="3"/>
        <w:numId w:val="4"/>
      </w:numPr>
      <w:tabs>
        <w:tab w:val="clear" w:pos="1080"/>
        <w:tab w:val="left" w:pos="879"/>
      </w:tabs>
      <w:suppressAutoHyphens/>
      <w:spacing w:before="240" w:after="60" w:line="360" w:lineRule="auto"/>
      <w:outlineLvl w:val="3"/>
    </w:pPr>
    <w:rPr>
      <w:kern w:val="22"/>
      <w:sz w:val="22"/>
      <w:szCs w:val="20"/>
      <w:lang w:eastAsia="en-GB"/>
    </w:rPr>
  </w:style>
  <w:style w:type="paragraph" w:styleId="Heading5">
    <w:name w:val="heading 5"/>
    <w:basedOn w:val="Normal"/>
    <w:next w:val="BodyFirst"/>
    <w:qFormat/>
    <w:pPr>
      <w:numPr>
        <w:ilvl w:val="4"/>
        <w:numId w:val="4"/>
      </w:numPr>
      <w:suppressAutoHyphens/>
      <w:spacing w:before="240" w:after="60" w:line="360" w:lineRule="auto"/>
      <w:outlineLvl w:val="4"/>
    </w:pPr>
    <w:rPr>
      <w:b/>
      <w:bCs/>
      <w:i/>
      <w:iCs/>
      <w:kern w:val="22"/>
      <w:sz w:val="26"/>
      <w:szCs w:val="26"/>
      <w:lang w:eastAsia="en-GB"/>
    </w:rPr>
  </w:style>
  <w:style w:type="paragraph" w:styleId="Heading6">
    <w:name w:val="heading 6"/>
    <w:basedOn w:val="Normal"/>
    <w:next w:val="BodyFirst"/>
    <w:qFormat/>
    <w:pPr>
      <w:numPr>
        <w:ilvl w:val="5"/>
        <w:numId w:val="4"/>
      </w:numPr>
      <w:suppressAutoHyphens/>
      <w:spacing w:before="240" w:after="60" w:line="360" w:lineRule="auto"/>
      <w:outlineLvl w:val="5"/>
    </w:pPr>
    <w:rPr>
      <w:b/>
      <w:bCs/>
      <w:kern w:val="22"/>
      <w:sz w:val="22"/>
      <w:szCs w:val="22"/>
      <w:lang w:eastAsia="en-GB"/>
    </w:rPr>
  </w:style>
  <w:style w:type="paragraph" w:styleId="Heading7">
    <w:name w:val="heading 7"/>
    <w:basedOn w:val="Normal"/>
    <w:next w:val="BodyFirst"/>
    <w:qFormat/>
    <w:pPr>
      <w:numPr>
        <w:ilvl w:val="6"/>
        <w:numId w:val="4"/>
      </w:numPr>
      <w:suppressAutoHyphens/>
      <w:spacing w:before="240" w:after="60" w:line="360" w:lineRule="auto"/>
      <w:outlineLvl w:val="6"/>
    </w:pPr>
    <w:rPr>
      <w:kern w:val="22"/>
      <w:lang w:eastAsia="en-GB"/>
    </w:rPr>
  </w:style>
  <w:style w:type="paragraph" w:styleId="Heading8">
    <w:name w:val="heading 8"/>
    <w:basedOn w:val="Normal"/>
    <w:next w:val="Normal"/>
    <w:qFormat/>
    <w:pPr>
      <w:numPr>
        <w:ilvl w:val="7"/>
        <w:numId w:val="4"/>
      </w:numPr>
      <w:suppressAutoHyphens/>
      <w:spacing w:before="240" w:after="60" w:line="360" w:lineRule="auto"/>
      <w:outlineLvl w:val="7"/>
    </w:pPr>
    <w:rPr>
      <w:i/>
      <w:iCs/>
      <w:kern w:val="22"/>
      <w:lang w:eastAsia="en-GB"/>
    </w:rPr>
  </w:style>
  <w:style w:type="paragraph" w:styleId="Heading9">
    <w:name w:val="heading 9"/>
    <w:basedOn w:val="Normal"/>
    <w:next w:val="Normal"/>
    <w:qFormat/>
    <w:pPr>
      <w:numPr>
        <w:ilvl w:val="8"/>
        <w:numId w:val="4"/>
      </w:numPr>
      <w:suppressAutoHyphens/>
      <w:spacing w:before="240" w:after="60" w:line="360" w:lineRule="auto"/>
      <w:outlineLvl w:val="8"/>
    </w:pPr>
    <w:rPr>
      <w:rFonts w:ascii="Arial" w:hAnsi="Arial" w:cs="Arial"/>
      <w:kern w:val="22"/>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suppressAutoHyphens/>
      <w:spacing w:line="360" w:lineRule="auto"/>
    </w:pPr>
    <w:rPr>
      <w:kern w:val="22"/>
      <w:sz w:val="22"/>
      <w:szCs w:val="20"/>
      <w:lang w:eastAsia="en-GB"/>
    </w:rPr>
  </w:style>
  <w:style w:type="paragraph" w:styleId="Title">
    <w:name w:val="Title"/>
    <w:basedOn w:val="Normal"/>
    <w:qFormat/>
    <w:pPr>
      <w:tabs>
        <w:tab w:val="center" w:pos="4153"/>
        <w:tab w:val="left" w:pos="6324"/>
      </w:tabs>
      <w:suppressAutoHyphens/>
      <w:spacing w:before="480" w:after="480" w:line="360" w:lineRule="auto"/>
      <w:jc w:val="center"/>
      <w:outlineLvl w:val="0"/>
    </w:pPr>
    <w:rPr>
      <w:b/>
      <w:kern w:val="28"/>
      <w:sz w:val="36"/>
      <w:szCs w:val="20"/>
      <w:lang w:eastAsia="en-GB"/>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suppressAutoHyphens/>
      <w:spacing w:line="360" w:lineRule="auto"/>
      <w:ind w:left="426" w:hanging="425"/>
    </w:pPr>
    <w:rPr>
      <w:kern w:val="22"/>
      <w:sz w:val="22"/>
      <w:szCs w:val="20"/>
      <w:lang w:eastAsia="en-GB"/>
    </w:rPr>
  </w:style>
  <w:style w:type="paragraph" w:styleId="Date">
    <w:name w:val="Date"/>
    <w:basedOn w:val="Normal"/>
    <w:next w:val="Normal"/>
    <w:pPr>
      <w:suppressAutoHyphens/>
      <w:spacing w:line="360" w:lineRule="auto"/>
      <w:jc w:val="center"/>
    </w:pPr>
    <w:rPr>
      <w:kern w:val="22"/>
      <w:szCs w:val="20"/>
      <w:lang w:eastAsia="en-GB"/>
    </w:rPr>
  </w:style>
  <w:style w:type="paragraph" w:customStyle="1" w:styleId="Figure">
    <w:name w:val="Figure"/>
    <w:basedOn w:val="Normal"/>
    <w:next w:val="BodyText"/>
    <w:pPr>
      <w:numPr>
        <w:numId w:val="3"/>
      </w:numPr>
      <w:tabs>
        <w:tab w:val="left" w:pos="900"/>
      </w:tabs>
      <w:suppressAutoHyphens/>
      <w:spacing w:line="360" w:lineRule="auto"/>
      <w:jc w:val="center"/>
    </w:pPr>
    <w:rPr>
      <w:b/>
      <w:kern w:val="22"/>
      <w:sz w:val="22"/>
      <w:szCs w:val="20"/>
      <w:lang w:eastAsia="en-GB"/>
    </w:rPr>
  </w:style>
  <w:style w:type="paragraph" w:styleId="TOC1">
    <w:name w:val="toc 1"/>
    <w:basedOn w:val="Normal"/>
    <w:next w:val="Normal"/>
    <w:autoRedefine/>
    <w:uiPriority w:val="39"/>
    <w:pPr>
      <w:tabs>
        <w:tab w:val="left" w:pos="567"/>
        <w:tab w:val="right" w:leader="dot" w:pos="8302"/>
      </w:tabs>
      <w:suppressAutoHyphens/>
      <w:spacing w:line="360" w:lineRule="auto"/>
      <w:ind w:firstLine="284"/>
    </w:pPr>
    <w:rPr>
      <w:noProof/>
      <w:kern w:val="22"/>
      <w:sz w:val="22"/>
      <w:szCs w:val="20"/>
      <w:lang w:eastAsia="en-GB"/>
    </w:rPr>
  </w:style>
  <w:style w:type="paragraph" w:styleId="TOC2">
    <w:name w:val="toc 2"/>
    <w:basedOn w:val="Normal"/>
    <w:next w:val="Normal"/>
    <w:autoRedefine/>
    <w:uiPriority w:val="39"/>
    <w:pPr>
      <w:tabs>
        <w:tab w:val="left" w:pos="993"/>
        <w:tab w:val="right" w:leader="dot" w:pos="8302"/>
      </w:tabs>
      <w:suppressAutoHyphens/>
      <w:spacing w:line="360" w:lineRule="auto"/>
      <w:ind w:left="220" w:firstLine="284"/>
    </w:pPr>
    <w:rPr>
      <w:noProof/>
      <w:kern w:val="22"/>
      <w:sz w:val="22"/>
      <w:szCs w:val="20"/>
      <w:lang w:eastAsia="en-GB"/>
    </w:rPr>
  </w:style>
  <w:style w:type="paragraph" w:styleId="TOC3">
    <w:name w:val="toc 3"/>
    <w:basedOn w:val="Normal"/>
    <w:next w:val="Normal"/>
    <w:autoRedefine/>
    <w:uiPriority w:val="39"/>
    <w:pPr>
      <w:tabs>
        <w:tab w:val="left" w:pos="1276"/>
        <w:tab w:val="right" w:leader="dot" w:pos="8302"/>
      </w:tabs>
      <w:suppressAutoHyphens/>
      <w:spacing w:line="360" w:lineRule="auto"/>
      <w:ind w:left="440" w:firstLine="284"/>
    </w:pPr>
    <w:rPr>
      <w:noProof/>
      <w:kern w:val="22"/>
      <w:sz w:val="22"/>
      <w:szCs w:val="20"/>
      <w:lang w:eastAsia="en-GB"/>
    </w:rPr>
  </w:style>
  <w:style w:type="paragraph" w:styleId="BodyTextIndent">
    <w:name w:val="Body Text Indent"/>
    <w:basedOn w:val="Normal"/>
    <w:pPr>
      <w:suppressAutoHyphens/>
      <w:spacing w:line="360" w:lineRule="auto"/>
      <w:ind w:firstLine="284"/>
    </w:pPr>
    <w:rPr>
      <w:kern w:val="22"/>
      <w:sz w:val="22"/>
      <w:szCs w:val="20"/>
      <w:lang w:eastAsia="en-GB"/>
    </w:rPr>
  </w:style>
  <w:style w:type="paragraph" w:styleId="Header">
    <w:name w:val="header"/>
    <w:basedOn w:val="Normal"/>
    <w:pPr>
      <w:tabs>
        <w:tab w:val="center" w:pos="4153"/>
        <w:tab w:val="right" w:pos="8306"/>
      </w:tabs>
      <w:suppressAutoHyphens/>
      <w:spacing w:line="360" w:lineRule="auto"/>
      <w:ind w:firstLine="284"/>
    </w:pPr>
    <w:rPr>
      <w:kern w:val="22"/>
      <w:sz w:val="22"/>
      <w:szCs w:val="20"/>
      <w:lang w:eastAsia="en-GB"/>
    </w:rPr>
  </w:style>
  <w:style w:type="paragraph" w:styleId="Footer">
    <w:name w:val="footer"/>
    <w:basedOn w:val="Normal"/>
    <w:pPr>
      <w:tabs>
        <w:tab w:val="center" w:pos="4153"/>
        <w:tab w:val="right" w:pos="8306"/>
      </w:tabs>
      <w:suppressAutoHyphens/>
      <w:spacing w:line="360" w:lineRule="auto"/>
      <w:ind w:firstLine="284"/>
    </w:pPr>
    <w:rPr>
      <w:kern w:val="22"/>
      <w:sz w:val="22"/>
      <w:szCs w:val="20"/>
      <w:lang w:eastAsia="en-GB"/>
    </w:rPr>
  </w:style>
  <w:style w:type="character" w:styleId="PageNumber">
    <w:name w:val="page number"/>
    <w:basedOn w:val="DefaultParagraphFont"/>
  </w:style>
  <w:style w:type="paragraph" w:styleId="TableofFigures">
    <w:name w:val="table of figures"/>
    <w:basedOn w:val="Normal"/>
    <w:next w:val="Normal"/>
    <w:uiPriority w:val="99"/>
    <w:pPr>
      <w:suppressAutoHyphens/>
      <w:spacing w:line="360" w:lineRule="auto"/>
      <w:ind w:left="440" w:hanging="440"/>
    </w:pPr>
    <w:rPr>
      <w:kern w:val="22"/>
      <w:sz w:val="22"/>
      <w:szCs w:val="20"/>
      <w:lang w:eastAsia="en-GB"/>
    </w:rPr>
  </w:style>
  <w:style w:type="paragraph" w:customStyle="1" w:styleId="BodyFirst">
    <w:name w:val="Body First"/>
    <w:basedOn w:val="Normal"/>
    <w:next w:val="BodyText"/>
    <w:link w:val="BodyFirstChar"/>
    <w:qFormat/>
    <w:pPr>
      <w:suppressAutoHyphens/>
      <w:spacing w:after="120" w:line="360" w:lineRule="auto"/>
    </w:pPr>
    <w:rPr>
      <w:kern w:val="22"/>
      <w:sz w:val="22"/>
      <w:szCs w:val="20"/>
      <w:lang w:eastAsia="en-GB"/>
    </w:rPr>
  </w:style>
  <w:style w:type="paragraph" w:styleId="BodyText">
    <w:name w:val="Body Text"/>
    <w:basedOn w:val="Normal"/>
    <w:link w:val="BodyTextChar"/>
    <w:pPr>
      <w:suppressAutoHyphens/>
      <w:spacing w:after="120" w:line="360" w:lineRule="auto"/>
      <w:ind w:firstLine="284"/>
    </w:pPr>
    <w:rPr>
      <w:kern w:val="22"/>
      <w:sz w:val="22"/>
      <w:szCs w:val="20"/>
      <w:lang w:eastAsia="en-GB"/>
    </w:rPr>
  </w:style>
  <w:style w:type="paragraph" w:styleId="TOC4">
    <w:name w:val="toc 4"/>
    <w:basedOn w:val="Normal"/>
    <w:next w:val="Normal"/>
    <w:autoRedefine/>
    <w:uiPriority w:val="39"/>
    <w:pPr>
      <w:tabs>
        <w:tab w:val="left" w:pos="1701"/>
        <w:tab w:val="right" w:leader="dot" w:pos="8302"/>
      </w:tabs>
      <w:suppressAutoHyphens/>
      <w:spacing w:line="360" w:lineRule="auto"/>
      <w:ind w:left="660" w:firstLine="284"/>
    </w:pPr>
    <w:rPr>
      <w:noProof/>
      <w:kern w:val="22"/>
      <w:sz w:val="22"/>
      <w:szCs w:val="20"/>
      <w:lang w:eastAsia="en-GB"/>
    </w:rPr>
  </w:style>
  <w:style w:type="paragraph" w:styleId="TOC5">
    <w:name w:val="toc 5"/>
    <w:basedOn w:val="Normal"/>
    <w:next w:val="Normal"/>
    <w:autoRedefine/>
    <w:semiHidden/>
    <w:pPr>
      <w:suppressAutoHyphens/>
      <w:spacing w:line="360" w:lineRule="auto"/>
      <w:ind w:left="880" w:firstLine="284"/>
    </w:pPr>
    <w:rPr>
      <w:kern w:val="22"/>
      <w:sz w:val="22"/>
      <w:szCs w:val="20"/>
      <w:lang w:eastAsia="en-GB"/>
    </w:rPr>
  </w:style>
  <w:style w:type="paragraph" w:styleId="TOC6">
    <w:name w:val="toc 6"/>
    <w:basedOn w:val="Normal"/>
    <w:next w:val="Normal"/>
    <w:autoRedefine/>
    <w:semiHidden/>
    <w:pPr>
      <w:suppressAutoHyphens/>
      <w:spacing w:line="360" w:lineRule="auto"/>
      <w:ind w:left="1100" w:firstLine="284"/>
    </w:pPr>
    <w:rPr>
      <w:kern w:val="22"/>
      <w:sz w:val="22"/>
      <w:szCs w:val="20"/>
      <w:lang w:eastAsia="en-GB"/>
    </w:rPr>
  </w:style>
  <w:style w:type="paragraph" w:styleId="TOC7">
    <w:name w:val="toc 7"/>
    <w:basedOn w:val="Normal"/>
    <w:next w:val="Normal"/>
    <w:autoRedefine/>
    <w:semiHidden/>
    <w:pPr>
      <w:suppressAutoHyphens/>
      <w:spacing w:line="360" w:lineRule="auto"/>
      <w:ind w:left="1320" w:firstLine="284"/>
    </w:pPr>
    <w:rPr>
      <w:kern w:val="22"/>
      <w:sz w:val="22"/>
      <w:szCs w:val="20"/>
      <w:lang w:eastAsia="en-GB"/>
    </w:rPr>
  </w:style>
  <w:style w:type="paragraph" w:styleId="TOC8">
    <w:name w:val="toc 8"/>
    <w:basedOn w:val="Normal"/>
    <w:next w:val="Normal"/>
    <w:autoRedefine/>
    <w:semiHidden/>
    <w:pPr>
      <w:suppressAutoHyphens/>
      <w:spacing w:line="360" w:lineRule="auto"/>
      <w:ind w:left="1540" w:firstLine="284"/>
    </w:pPr>
    <w:rPr>
      <w:kern w:val="22"/>
      <w:sz w:val="22"/>
      <w:szCs w:val="20"/>
      <w:lang w:eastAsia="en-GB"/>
    </w:rPr>
  </w:style>
  <w:style w:type="paragraph" w:styleId="TOC9">
    <w:name w:val="toc 9"/>
    <w:basedOn w:val="Normal"/>
    <w:next w:val="Normal"/>
    <w:autoRedefine/>
    <w:semiHidden/>
    <w:pPr>
      <w:suppressAutoHyphens/>
      <w:spacing w:line="360" w:lineRule="auto"/>
      <w:ind w:left="1760" w:firstLine="284"/>
    </w:pPr>
    <w:rPr>
      <w:kern w:val="22"/>
      <w:sz w:val="22"/>
      <w:szCs w:val="20"/>
      <w:lang w:eastAsia="en-GB"/>
    </w:r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uppressAutoHyphens/>
      <w:spacing w:after="120" w:line="360" w:lineRule="auto"/>
      <w:jc w:val="center"/>
    </w:pPr>
    <w:rPr>
      <w:kern w:val="22"/>
      <w:sz w:val="22"/>
      <w:szCs w:val="20"/>
      <w:lang w:eastAsia="en-GB"/>
    </w:r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pPr>
      <w:suppressAutoHyphens/>
      <w:spacing w:line="360" w:lineRule="auto"/>
      <w:ind w:firstLine="284"/>
    </w:pPr>
    <w:rPr>
      <w:rFonts w:ascii="Tahoma" w:hAnsi="Tahoma" w:cs="Tahoma"/>
      <w:kern w:val="22"/>
      <w:sz w:val="16"/>
      <w:szCs w:val="16"/>
      <w:lang w:eastAsia="en-GB"/>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uppressAutoHyphens/>
      <w:ind w:firstLine="284"/>
    </w:pPr>
    <w:rPr>
      <w:rFonts w:ascii="Tahoma" w:hAnsi="Tahoma" w:cs="Tahoma"/>
      <w:kern w:val="22"/>
      <w:sz w:val="16"/>
      <w:szCs w:val="16"/>
      <w:lang w:eastAsia="en-GB"/>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semiHidden/>
    <w:unhideWhenUsed/>
    <w:rsid w:val="00AA3D42"/>
    <w:pPr>
      <w:spacing w:before="100" w:beforeAutospacing="1" w:after="100" w:afterAutospacing="1"/>
    </w:pPr>
  </w:style>
  <w:style w:type="table" w:styleId="TableGrid">
    <w:name w:val="Table Grid"/>
    <w:basedOn w:val="TableNormal"/>
    <w:rsid w:val="000A0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4183"/>
    <w:pPr>
      <w:suppressAutoHyphens/>
      <w:spacing w:after="200"/>
      <w:ind w:firstLine="284"/>
    </w:pPr>
    <w:rPr>
      <w:i/>
      <w:iCs/>
      <w:color w:val="1F497D" w:themeColor="text2"/>
      <w:kern w:val="22"/>
      <w:sz w:val="18"/>
      <w:szCs w:val="18"/>
      <w:lang w:eastAsia="en-GB"/>
    </w:rPr>
  </w:style>
  <w:style w:type="character" w:customStyle="1" w:styleId="1-sd0q">
    <w:name w:val="_1-s_d0q"/>
    <w:basedOn w:val="DefaultParagraphFont"/>
    <w:rsid w:val="0020285E"/>
  </w:style>
  <w:style w:type="character" w:styleId="CommentReference">
    <w:name w:val="annotation reference"/>
    <w:basedOn w:val="DefaultParagraphFont"/>
    <w:semiHidden/>
    <w:unhideWhenUsed/>
    <w:rsid w:val="00E64DD9"/>
    <w:rPr>
      <w:sz w:val="16"/>
      <w:szCs w:val="16"/>
    </w:rPr>
  </w:style>
  <w:style w:type="paragraph" w:styleId="CommentText">
    <w:name w:val="annotation text"/>
    <w:basedOn w:val="Normal"/>
    <w:link w:val="CommentTextChar"/>
    <w:semiHidden/>
    <w:unhideWhenUsed/>
    <w:rsid w:val="00E64DD9"/>
    <w:pPr>
      <w:suppressAutoHyphens/>
      <w:ind w:firstLine="284"/>
    </w:pPr>
    <w:rPr>
      <w:kern w:val="22"/>
      <w:sz w:val="20"/>
      <w:szCs w:val="20"/>
      <w:lang w:eastAsia="en-GB"/>
    </w:rPr>
  </w:style>
  <w:style w:type="character" w:customStyle="1" w:styleId="CommentTextChar">
    <w:name w:val="Comment Text Char"/>
    <w:basedOn w:val="DefaultParagraphFont"/>
    <w:link w:val="CommentText"/>
    <w:semiHidden/>
    <w:rsid w:val="00E64DD9"/>
    <w:rPr>
      <w:kern w:val="22"/>
    </w:rPr>
  </w:style>
  <w:style w:type="paragraph" w:styleId="CommentSubject">
    <w:name w:val="annotation subject"/>
    <w:basedOn w:val="CommentText"/>
    <w:next w:val="CommentText"/>
    <w:link w:val="CommentSubjectChar"/>
    <w:semiHidden/>
    <w:unhideWhenUsed/>
    <w:rsid w:val="00E64DD9"/>
    <w:rPr>
      <w:b/>
      <w:bCs/>
    </w:rPr>
  </w:style>
  <w:style w:type="character" w:customStyle="1" w:styleId="CommentSubjectChar">
    <w:name w:val="Comment Subject Char"/>
    <w:basedOn w:val="CommentTextChar"/>
    <w:link w:val="CommentSubject"/>
    <w:semiHidden/>
    <w:rsid w:val="00E64DD9"/>
    <w:rPr>
      <w:b/>
      <w:bCs/>
      <w:kern w:val="22"/>
    </w:rPr>
  </w:style>
  <w:style w:type="character" w:customStyle="1" w:styleId="UnresolvedMention1">
    <w:name w:val="Unresolved Mention1"/>
    <w:basedOn w:val="DefaultParagraphFont"/>
    <w:uiPriority w:val="99"/>
    <w:semiHidden/>
    <w:unhideWhenUsed/>
    <w:rsid w:val="004C6479"/>
    <w:rPr>
      <w:color w:val="605E5C"/>
      <w:shd w:val="clear" w:color="auto" w:fill="E1DFDD"/>
    </w:rPr>
  </w:style>
  <w:style w:type="paragraph" w:styleId="Revision">
    <w:name w:val="Revision"/>
    <w:hidden/>
    <w:uiPriority w:val="99"/>
    <w:semiHidden/>
    <w:rsid w:val="00E11A5C"/>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5.tif"/><Relationship Id="rId3" Type="http://schemas.openxmlformats.org/officeDocument/2006/relationships/styles" Target="styles.xml"/><Relationship Id="rId21" Type="http://schemas.openxmlformats.org/officeDocument/2006/relationships/hyperlink" Target="https://dspace.stir.ac.uk/bitstream/1893/26007/1/thesis.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tel.archives-ouvertes.fr/tel-00961346v2/document"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file:////var/folders/3m/08hh__1d6j97snc12zqq1cb00000gn/T/com.microsoft.Word/WebArchiveCopyPasteTempFiles/page6image45370000" TargetMode="External"/><Relationship Id="rId20" Type="http://schemas.openxmlformats.org/officeDocument/2006/relationships/hyperlink" Target="https://www.oracle.com/technetwork/database/database-technologies/multimedia/documentation/index.html" TargetMode="External"/><Relationship Id="rId29" Type="http://schemas.openxmlformats.org/officeDocument/2006/relationships/hyperlink" Target="https://arxiv.org/pdf/1610.0571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link.springer.com/chapter/10.1007/978-3-319-22183-0_2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link.springer.com/chapter/10.1007/978-3-319-22183-0_23" TargetMode="External"/><Relationship Id="rId28" Type="http://schemas.openxmlformats.org/officeDocument/2006/relationships/hyperlink" Target="https://ieeexplore.ieee.org/document/7935484/references" TargetMode="External"/><Relationship Id="rId10" Type="http://schemas.openxmlformats.org/officeDocument/2006/relationships/footer" Target="footer2.xml"/><Relationship Id="rId19" Type="http://schemas.openxmlformats.org/officeDocument/2006/relationships/hyperlink" Target="http://jcodec.org/" TargetMode="External"/><Relationship Id="rId31"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hyperlink" Target="http://www.acme-corp.com" TargetMode="External"/><Relationship Id="rId14" Type="http://schemas.microsoft.com/office/2016/09/relationships/commentsIds" Target="commentsIds.xml"/><Relationship Id="rId22" Type="http://schemas.openxmlformats.org/officeDocument/2006/relationships/hyperlink" Target="https://www.economist.com/science-and-technology/2018/07/19/python-has-brought-computer-programming-to-a-vast-new-audience" TargetMode="External"/><Relationship Id="rId27" Type="http://schemas.openxmlformats.org/officeDocument/2006/relationships/hyperlink" Target="https://arxiv.org/pdf/1608.05248.pdf" TargetMode="External"/><Relationship Id="rId30" Type="http://schemas.openxmlformats.org/officeDocument/2006/relationships/image" Target="media/image6.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1B2EC-1EAE-D849-B15E-E5E7CE562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28</Pages>
  <Words>6589</Words>
  <Characters>37562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44063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Anna Rasburn</cp:lastModifiedBy>
  <cp:revision>5</cp:revision>
  <cp:lastPrinted>2011-08-01T14:52:00Z</cp:lastPrinted>
  <dcterms:created xsi:type="dcterms:W3CDTF">2019-01-12T11:52:00Z</dcterms:created>
  <dcterms:modified xsi:type="dcterms:W3CDTF">2019-01-12T12:09:00Z</dcterms:modified>
</cp:coreProperties>
</file>