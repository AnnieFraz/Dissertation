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89FFA" w14:textId="77777777" w:rsidR="00FD17D2" w:rsidRPr="001765A6" w:rsidRDefault="00FD17D2">
      <w:pPr>
        <w:pStyle w:val="Title"/>
      </w:pPr>
    </w:p>
    <w:p w14:paraId="6D3DED85" w14:textId="77777777" w:rsidR="00CB76FF" w:rsidRPr="001765A6" w:rsidRDefault="00946A62">
      <w:pPr>
        <w:pStyle w:val="Title"/>
      </w:pPr>
      <w:r>
        <w:t>Programming for Longer Battery Life</w:t>
      </w:r>
    </w:p>
    <w:p w14:paraId="7BCDEDE4" w14:textId="77777777" w:rsidR="00CB76FF" w:rsidRPr="001765A6" w:rsidRDefault="00946A62">
      <w:pPr>
        <w:pStyle w:val="Author"/>
      </w:pPr>
      <w:r>
        <w:t>Anna Frances Rasburn</w:t>
      </w:r>
    </w:p>
    <w:p w14:paraId="262C374B" w14:textId="220B4D1F" w:rsidR="00CB76FF" w:rsidRPr="001765A6" w:rsidRDefault="00946A62">
      <w:pPr>
        <w:pStyle w:val="Date"/>
        <w:rPr>
          <w:b/>
        </w:rPr>
      </w:pPr>
      <w:r>
        <w:rPr>
          <w:b/>
        </w:rPr>
        <w:t>April</w:t>
      </w:r>
      <w:r w:rsidRPr="001765A6">
        <w:rPr>
          <w:b/>
        </w:rPr>
        <w:t xml:space="preserve"> 20</w:t>
      </w:r>
      <w:r w:rsidR="0054707E">
        <w:rPr>
          <w:b/>
        </w:rPr>
        <w:t>1</w:t>
      </w:r>
      <w:r w:rsidR="00A66E0B">
        <w:rPr>
          <w:b/>
        </w:rPr>
        <w:t>9</w:t>
      </w:r>
    </w:p>
    <w:p w14:paraId="09520EA4" w14:textId="77777777" w:rsidR="00CB76FF" w:rsidRPr="001765A6" w:rsidRDefault="00CB76FF">
      <w:pPr>
        <w:jc w:val="center"/>
      </w:pPr>
    </w:p>
    <w:p w14:paraId="2C086D9D" w14:textId="77777777" w:rsidR="00CB76FF" w:rsidRPr="001765A6" w:rsidRDefault="00CB76FF">
      <w:pPr>
        <w:jc w:val="center"/>
      </w:pPr>
    </w:p>
    <w:p w14:paraId="5A61F72D" w14:textId="77777777" w:rsidR="00CB76FF" w:rsidRPr="001765A6" w:rsidRDefault="00CB76FF">
      <w:pPr>
        <w:jc w:val="center"/>
      </w:pPr>
    </w:p>
    <w:p w14:paraId="7B545CB3" w14:textId="77777777" w:rsidR="00CB76FF" w:rsidRPr="001765A6" w:rsidRDefault="00CB76FF">
      <w:pPr>
        <w:jc w:val="center"/>
      </w:pPr>
    </w:p>
    <w:p w14:paraId="6E7539AF" w14:textId="77777777" w:rsidR="00CB76FF" w:rsidRPr="001765A6" w:rsidRDefault="00CB76FF">
      <w:pPr>
        <w:jc w:val="center"/>
      </w:pPr>
    </w:p>
    <w:p w14:paraId="2232D5C1" w14:textId="77777777" w:rsidR="00CB76FF" w:rsidRPr="001765A6" w:rsidRDefault="00CB76FF">
      <w:pPr>
        <w:jc w:val="center"/>
      </w:pPr>
    </w:p>
    <w:p w14:paraId="133F053D" w14:textId="77777777" w:rsidR="00CB76FF" w:rsidRPr="001765A6" w:rsidRDefault="00CB76FF">
      <w:pPr>
        <w:jc w:val="center"/>
      </w:pPr>
    </w:p>
    <w:p w14:paraId="73B8AA82" w14:textId="77777777" w:rsidR="00CB76FF" w:rsidRPr="001765A6" w:rsidRDefault="00CB76FF">
      <w:pPr>
        <w:jc w:val="center"/>
      </w:pPr>
    </w:p>
    <w:p w14:paraId="0E7223A8" w14:textId="77777777" w:rsidR="00CB76FF" w:rsidRPr="001765A6" w:rsidRDefault="00CB76FF">
      <w:pPr>
        <w:jc w:val="center"/>
      </w:pPr>
    </w:p>
    <w:p w14:paraId="4BCEA332" w14:textId="77777777" w:rsidR="00CB76FF" w:rsidRPr="001765A6" w:rsidRDefault="00CB76FF">
      <w:pPr>
        <w:jc w:val="center"/>
      </w:pPr>
    </w:p>
    <w:p w14:paraId="515793B9" w14:textId="77777777" w:rsidR="00CB76FF" w:rsidRPr="001765A6" w:rsidRDefault="00CB76FF">
      <w:pPr>
        <w:jc w:val="center"/>
      </w:pPr>
    </w:p>
    <w:p w14:paraId="27CB02E4" w14:textId="77777777" w:rsidR="00CB76FF" w:rsidRPr="001765A6" w:rsidRDefault="00CB76FF">
      <w:pPr>
        <w:jc w:val="center"/>
      </w:pPr>
    </w:p>
    <w:p w14:paraId="323AA0C6" w14:textId="77777777" w:rsidR="00CB76FF" w:rsidRPr="001765A6" w:rsidRDefault="00CB76FF">
      <w:pPr>
        <w:jc w:val="center"/>
      </w:pPr>
    </w:p>
    <w:p w14:paraId="0E368B66" w14:textId="77777777" w:rsidR="00CB76FF" w:rsidRPr="001765A6" w:rsidRDefault="00CB76FF">
      <w:pPr>
        <w:jc w:val="center"/>
      </w:pPr>
    </w:p>
    <w:p w14:paraId="5D8E75C2" w14:textId="77777777" w:rsidR="00CB76FF" w:rsidRPr="001765A6" w:rsidRDefault="00CB76FF">
      <w:pPr>
        <w:jc w:val="center"/>
      </w:pPr>
    </w:p>
    <w:p w14:paraId="3D488C09" w14:textId="77777777" w:rsidR="00CB76FF" w:rsidRPr="001765A6" w:rsidRDefault="00CB76FF">
      <w:pPr>
        <w:jc w:val="center"/>
      </w:pPr>
    </w:p>
    <w:p w14:paraId="23311913" w14:textId="77777777" w:rsidR="00CB76FF" w:rsidRPr="001765A6" w:rsidRDefault="00CB76FF">
      <w:pPr>
        <w:jc w:val="center"/>
      </w:pPr>
    </w:p>
    <w:p w14:paraId="2D9BC5A5" w14:textId="77777777" w:rsidR="00CB76FF" w:rsidRPr="001765A6" w:rsidRDefault="00946A62">
      <w:pPr>
        <w:pStyle w:val="Date"/>
        <w:rPr>
          <w:b/>
        </w:rPr>
      </w:pPr>
      <w:r w:rsidRPr="001765A6">
        <w:rPr>
          <w:b/>
        </w:rPr>
        <w:t xml:space="preserve">Dissertation submitted in partial fulfilment for the degree of </w:t>
      </w:r>
      <w:r w:rsidRPr="001765A6">
        <w:rPr>
          <w:b/>
        </w:rPr>
        <w:br/>
      </w:r>
      <w:r w:rsidR="001765A6">
        <w:rPr>
          <w:b/>
        </w:rPr>
        <w:t>Bachelor</w:t>
      </w:r>
      <w:r w:rsidRPr="001765A6">
        <w:rPr>
          <w:b/>
        </w:rPr>
        <w:t xml:space="preserve"> of Science </w:t>
      </w:r>
      <w:r w:rsidR="009859D2">
        <w:rPr>
          <w:b/>
        </w:rPr>
        <w:t xml:space="preserve">with Honours </w:t>
      </w:r>
      <w:r w:rsidRPr="001765A6">
        <w:rPr>
          <w:b/>
        </w:rPr>
        <w:t xml:space="preserve">in </w:t>
      </w:r>
      <w:r w:rsidR="0054707E">
        <w:rPr>
          <w:b/>
        </w:rPr>
        <w:t>Computing Sciences</w:t>
      </w:r>
    </w:p>
    <w:p w14:paraId="4BFA1951" w14:textId="77777777" w:rsidR="00CB76FF" w:rsidRPr="001765A6" w:rsidRDefault="00CB76FF">
      <w:pPr>
        <w:pStyle w:val="Date"/>
        <w:rPr>
          <w:b/>
        </w:rPr>
      </w:pPr>
    </w:p>
    <w:p w14:paraId="54AA121D" w14:textId="77777777" w:rsidR="00CB76FF" w:rsidRPr="001765A6" w:rsidRDefault="00946A62">
      <w:pPr>
        <w:pStyle w:val="Date"/>
        <w:rPr>
          <w:b/>
        </w:rPr>
        <w:sectPr w:rsidR="00CB76FF" w:rsidRPr="001765A6" w:rsidSect="009E2B48">
          <w:footerReference w:type="default" r:id="rId8"/>
          <w:pgSz w:w="11906" w:h="16838" w:code="9"/>
          <w:pgMar w:top="1440" w:right="1841" w:bottom="1440" w:left="1843" w:header="720" w:footer="720" w:gutter="0"/>
          <w:cols w:space="720"/>
        </w:sectPr>
      </w:pPr>
      <w:r>
        <w:rPr>
          <w:b/>
        </w:rPr>
        <w:t xml:space="preserve">Division of </w:t>
      </w:r>
      <w:r w:rsidRPr="001765A6">
        <w:rPr>
          <w:b/>
        </w:rPr>
        <w:t>Computing Science and Mathematics</w:t>
      </w:r>
      <w:r w:rsidRPr="001765A6">
        <w:rPr>
          <w:b/>
        </w:rPr>
        <w:br/>
        <w:t>University of Stirling</w:t>
      </w:r>
    </w:p>
    <w:p w14:paraId="1B85CCA3" w14:textId="77777777" w:rsidR="00CB76FF" w:rsidRPr="001765A6" w:rsidRDefault="00946A62" w:rsidP="0021114B">
      <w:pPr>
        <w:pStyle w:val="Unnumbered1"/>
      </w:pPr>
      <w:bookmarkStart w:id="0" w:name="_Toc536549402"/>
      <w:r w:rsidRPr="001765A6">
        <w:lastRenderedPageBreak/>
        <w:t>Abstract</w:t>
      </w:r>
      <w:bookmarkEnd w:id="0"/>
    </w:p>
    <w:p w14:paraId="7708447B" w14:textId="77777777" w:rsidR="00E514E9" w:rsidRDefault="00E514E9" w:rsidP="00E514E9">
      <w:pPr>
        <w:pStyle w:val="BodyText"/>
        <w:ind w:firstLine="0"/>
        <w:rPr>
          <w:b/>
        </w:rPr>
      </w:pPr>
    </w:p>
    <w:p w14:paraId="13381687" w14:textId="77777777" w:rsidR="00E514E9" w:rsidRPr="00AA3D42" w:rsidRDefault="00946A62" w:rsidP="00E514E9">
      <w:pPr>
        <w:pStyle w:val="BodyText"/>
        <w:ind w:firstLine="0"/>
        <w:rPr>
          <w:color w:val="0070C0"/>
          <w:u w:val="single"/>
        </w:rPr>
      </w:pPr>
      <w:r w:rsidRPr="00AA3D42">
        <w:rPr>
          <w:color w:val="0070C0"/>
          <w:u w:val="single"/>
        </w:rPr>
        <w:t>Problem</w:t>
      </w:r>
    </w:p>
    <w:p w14:paraId="69C4E5A0" w14:textId="67C20FC0" w:rsidR="00E514E9" w:rsidRPr="00AA3D42" w:rsidRDefault="00946A62">
      <w:pPr>
        <w:pStyle w:val="BodyText"/>
        <w:ind w:firstLine="0"/>
        <w:jc w:val="both"/>
        <w:rPr>
          <w:color w:val="0070C0"/>
        </w:rPr>
        <w:pPrChange w:id="1" w:author="Anna Rasburn" w:date="2019-01-28T23:40:00Z">
          <w:pPr>
            <w:pStyle w:val="BodyText"/>
            <w:ind w:firstLine="0"/>
          </w:pPr>
        </w:pPrChange>
      </w:pPr>
      <w:r w:rsidRPr="00AA3D42">
        <w:rPr>
          <w:color w:val="0070C0"/>
        </w:rPr>
        <w:t xml:space="preserve">The surge in the dependence on mobile phones and portable </w:t>
      </w:r>
      <w:r w:rsidR="00255EBD">
        <w:rPr>
          <w:color w:val="0070C0"/>
        </w:rPr>
        <w:t xml:space="preserve">devices </w:t>
      </w:r>
      <w:r w:rsidRPr="00AA3D42">
        <w:rPr>
          <w:color w:val="0070C0"/>
        </w:rPr>
        <w:t>r</w:t>
      </w:r>
      <w:r w:rsidR="00255EBD">
        <w:rPr>
          <w:color w:val="0070C0"/>
        </w:rPr>
        <w:t xml:space="preserve">aises questions regarding their </w:t>
      </w:r>
      <w:r w:rsidRPr="00AA3D42">
        <w:rPr>
          <w:color w:val="0070C0"/>
        </w:rPr>
        <w:t>environment</w:t>
      </w:r>
      <w:r w:rsidR="00255EBD">
        <w:rPr>
          <w:color w:val="0070C0"/>
        </w:rPr>
        <w:t>al impact</w:t>
      </w:r>
      <w:r w:rsidRPr="00AA3D42">
        <w:rPr>
          <w:color w:val="0070C0"/>
        </w:rPr>
        <w:t xml:space="preserve"> </w:t>
      </w:r>
      <w:r w:rsidR="00255EBD">
        <w:rPr>
          <w:color w:val="0070C0"/>
        </w:rPr>
        <w:t>and in, in particular, their energy requirements.</w:t>
      </w:r>
      <w:r w:rsidRPr="00AA3D42">
        <w:rPr>
          <w:color w:val="0070C0"/>
        </w:rPr>
        <w:t xml:space="preserve"> This dependence is due to the fast advancement in mobile technology and the convenient nature of mobiles but has also led to users wishing for a mobile battery to last longer. Mobile applications are a significant drain on battery </w:t>
      </w:r>
      <w:r w:rsidR="0051547B">
        <w:rPr>
          <w:color w:val="0070C0"/>
        </w:rPr>
        <w:t xml:space="preserve">life </w:t>
      </w:r>
      <w:r w:rsidRPr="00AA3D42">
        <w:rPr>
          <w:color w:val="0070C0"/>
        </w:rPr>
        <w:t xml:space="preserve">due to the higher demand on the device's CPU. This project's aim is to research and investigate ways </w:t>
      </w:r>
      <w:r w:rsidR="0051547B">
        <w:rPr>
          <w:color w:val="0070C0"/>
        </w:rPr>
        <w:t>in which A</w:t>
      </w:r>
      <w:r w:rsidRPr="00AA3D42">
        <w:rPr>
          <w:color w:val="0070C0"/>
        </w:rPr>
        <w:t xml:space="preserve">ndroid </w:t>
      </w:r>
      <w:r w:rsidR="0051547B">
        <w:rPr>
          <w:color w:val="0070C0"/>
        </w:rPr>
        <w:t>J</w:t>
      </w:r>
      <w:r w:rsidRPr="00AA3D42">
        <w:rPr>
          <w:color w:val="0070C0"/>
        </w:rPr>
        <w:t>ava applications can be modified to reduce CPU power and therefore require less battery</w:t>
      </w:r>
      <w:r w:rsidR="0051547B">
        <w:rPr>
          <w:color w:val="0070C0"/>
        </w:rPr>
        <w:t xml:space="preserve"> life</w:t>
      </w:r>
      <w:r w:rsidRPr="00AA3D42">
        <w:rPr>
          <w:color w:val="0070C0"/>
        </w:rPr>
        <w:t>.</w:t>
      </w:r>
    </w:p>
    <w:p w14:paraId="41AA07E3" w14:textId="524167B7" w:rsidR="009D3ADE" w:rsidRDefault="00946A62">
      <w:pPr>
        <w:pStyle w:val="BodyText"/>
        <w:ind w:firstLine="0"/>
        <w:jc w:val="both"/>
        <w:rPr>
          <w:color w:val="0070C0"/>
        </w:rPr>
        <w:pPrChange w:id="2" w:author="Anna Rasburn" w:date="2019-01-28T23:40:00Z">
          <w:pPr>
            <w:pStyle w:val="BodyText"/>
            <w:ind w:firstLine="0"/>
          </w:pPr>
        </w:pPrChange>
      </w:pPr>
      <w:r w:rsidRPr="00AA3D42">
        <w:rPr>
          <w:color w:val="0070C0"/>
        </w:rPr>
        <w:t xml:space="preserve">This project focuses on using optimisation techniques applied to </w:t>
      </w:r>
      <w:r w:rsidR="0051547B">
        <w:rPr>
          <w:color w:val="0070C0"/>
        </w:rPr>
        <w:t>J</w:t>
      </w:r>
      <w:r w:rsidRPr="00AA3D42">
        <w:rPr>
          <w:color w:val="0070C0"/>
        </w:rPr>
        <w:t>ava</w:t>
      </w:r>
      <w:r w:rsidR="0051547B">
        <w:rPr>
          <w:color w:val="0070C0"/>
        </w:rPr>
        <w:t>,</w:t>
      </w:r>
      <w:r w:rsidRPr="00AA3D42">
        <w:rPr>
          <w:color w:val="0070C0"/>
        </w:rPr>
        <w:t xml:space="preserve"> particularly </w:t>
      </w:r>
      <w:r w:rsidR="0051547B">
        <w:rPr>
          <w:color w:val="0070C0"/>
        </w:rPr>
        <w:t>those which use G</w:t>
      </w:r>
      <w:r w:rsidRPr="00AA3D42">
        <w:rPr>
          <w:color w:val="0070C0"/>
        </w:rPr>
        <w:t xml:space="preserve">enetic </w:t>
      </w:r>
      <w:r w:rsidR="00555C9E">
        <w:rPr>
          <w:color w:val="0070C0"/>
        </w:rPr>
        <w:t>I</w:t>
      </w:r>
      <w:r w:rsidRPr="00AA3D42">
        <w:rPr>
          <w:color w:val="0070C0"/>
        </w:rPr>
        <w:t xml:space="preserve">mprovement and small changes that developers can </w:t>
      </w:r>
      <w:r w:rsidR="0051547B">
        <w:rPr>
          <w:color w:val="0070C0"/>
        </w:rPr>
        <w:t xml:space="preserve">introduce </w:t>
      </w:r>
      <w:r w:rsidRPr="00AA3D42">
        <w:rPr>
          <w:color w:val="0070C0"/>
        </w:rPr>
        <w:t>within their source code</w:t>
      </w:r>
      <w:r w:rsidR="0051547B">
        <w:rPr>
          <w:color w:val="0070C0"/>
        </w:rPr>
        <w:t xml:space="preserve"> in order to provide </w:t>
      </w:r>
      <w:r>
        <w:rPr>
          <w:color w:val="0070C0"/>
        </w:rPr>
        <w:t xml:space="preserve"> a significant change in the requirements of CPU power.</w:t>
      </w:r>
    </w:p>
    <w:p w14:paraId="32FD645C" w14:textId="77777777" w:rsidR="009D3ADE" w:rsidRPr="009D3ADE" w:rsidRDefault="009D3ADE" w:rsidP="00AA3D42">
      <w:pPr>
        <w:pStyle w:val="BodyText"/>
        <w:ind w:firstLine="0"/>
        <w:rPr>
          <w:color w:val="0070C0"/>
          <w:u w:val="single"/>
        </w:rPr>
      </w:pPr>
      <w:r w:rsidRPr="00AA3D42">
        <w:rPr>
          <w:color w:val="0070C0"/>
          <w:u w:val="single"/>
        </w:rPr>
        <w:t>Methodology</w:t>
      </w:r>
    </w:p>
    <w:p w14:paraId="3DFFEF8B" w14:textId="15E3C504" w:rsidR="008B36CA" w:rsidRPr="00AA3D42" w:rsidRDefault="009D3ADE">
      <w:pPr>
        <w:pStyle w:val="BodyText"/>
        <w:ind w:firstLine="0"/>
        <w:jc w:val="both"/>
        <w:rPr>
          <w:color w:val="0070C0"/>
        </w:rPr>
        <w:pPrChange w:id="3" w:author="Anna Rasburn" w:date="2019-01-28T23:40:00Z">
          <w:pPr>
            <w:pStyle w:val="BodyText"/>
            <w:ind w:firstLine="0"/>
          </w:pPr>
        </w:pPrChange>
      </w:pPr>
      <w:r>
        <w:rPr>
          <w:color w:val="0070C0"/>
        </w:rPr>
        <w:t xml:space="preserve">This project </w:t>
      </w:r>
      <w:r w:rsidR="00FB6291">
        <w:rPr>
          <w:color w:val="0070C0"/>
        </w:rPr>
        <w:t>has created</w:t>
      </w:r>
      <w:r>
        <w:rPr>
          <w:color w:val="0070C0"/>
        </w:rPr>
        <w:t xml:space="preserve"> a software application which applies edits to source code. The edits </w:t>
      </w:r>
      <w:r w:rsidR="00FB6291">
        <w:rPr>
          <w:color w:val="0070C0"/>
        </w:rPr>
        <w:t xml:space="preserve">included the following operations: </w:t>
      </w:r>
      <w:r>
        <w:rPr>
          <w:color w:val="0070C0"/>
        </w:rPr>
        <w:t>moving, deleting, swapping block statements, inserting lines and changing the use of If statements. The application uses artificial techniques such as Hill Climbing and Genetic Algorithms to find the most optimised version of the source code</w:t>
      </w:r>
      <w:r w:rsidR="00FB6291">
        <w:rPr>
          <w:color w:val="0070C0"/>
        </w:rPr>
        <w:t xml:space="preserve"> by identifying the impact of the edits and iteratively amending the edits</w:t>
      </w:r>
      <w:r>
        <w:rPr>
          <w:color w:val="0070C0"/>
        </w:rPr>
        <w:t xml:space="preserve">. </w:t>
      </w:r>
    </w:p>
    <w:p w14:paraId="1E958456" w14:textId="77777777" w:rsidR="00E514E9" w:rsidRPr="00AA3D42" w:rsidRDefault="00946A62" w:rsidP="00E514E9">
      <w:pPr>
        <w:pStyle w:val="BodyText"/>
        <w:ind w:firstLine="0"/>
        <w:rPr>
          <w:color w:val="0070C0"/>
          <w:u w:val="single"/>
        </w:rPr>
      </w:pPr>
      <w:r w:rsidRPr="00AA3D42">
        <w:rPr>
          <w:color w:val="0070C0"/>
          <w:u w:val="single"/>
        </w:rPr>
        <w:t xml:space="preserve">Achievements </w:t>
      </w:r>
    </w:p>
    <w:p w14:paraId="69028CBD" w14:textId="77777777" w:rsidR="00AA3D42" w:rsidRPr="00AA3D42" w:rsidRDefault="00AA3D42" w:rsidP="00E514E9">
      <w:pPr>
        <w:pStyle w:val="BodyText"/>
        <w:ind w:firstLine="0"/>
        <w:rPr>
          <w:color w:val="0070C0"/>
        </w:rPr>
      </w:pPr>
    </w:p>
    <w:p w14:paraId="21DE2307" w14:textId="77777777" w:rsidR="006569A9" w:rsidRPr="001765A6" w:rsidRDefault="00946A62" w:rsidP="006569A9">
      <w:pPr>
        <w:pStyle w:val="Unnumbered1"/>
      </w:pPr>
      <w:bookmarkStart w:id="4" w:name="_Toc75758943"/>
      <w:bookmarkStart w:id="5" w:name="_Toc536549403"/>
      <w:r w:rsidRPr="001765A6">
        <w:lastRenderedPageBreak/>
        <w:t>Attestation</w:t>
      </w:r>
      <w:bookmarkEnd w:id="4"/>
      <w:bookmarkEnd w:id="5"/>
    </w:p>
    <w:p w14:paraId="61F27A64" w14:textId="77777777" w:rsidR="006569A9" w:rsidRPr="001765A6" w:rsidRDefault="00946A62" w:rsidP="006569A9">
      <w:pPr>
        <w:pStyle w:val="BodyFirst"/>
      </w:pPr>
      <w:r w:rsidRPr="001765A6">
        <w:t>I understand the nature of plagiarism, and I am aware of the University’s policy on this</w:t>
      </w:r>
      <w:r w:rsidR="00EF651C" w:rsidRPr="001765A6">
        <w:t>.</w:t>
      </w:r>
    </w:p>
    <w:p w14:paraId="2E4E26AC" w14:textId="77777777" w:rsidR="006569A9" w:rsidRPr="001765A6" w:rsidRDefault="00946A62" w:rsidP="00C43069">
      <w:pPr>
        <w:pStyle w:val="BodyFirst"/>
      </w:pPr>
      <w:r w:rsidRPr="001765A6">
        <w:t>I certify that this dissertation reports original work by me during my University project except for the following</w:t>
      </w:r>
      <w:r w:rsidR="009E2E90" w:rsidRPr="001765A6">
        <w:t xml:space="preserve"> (</w:t>
      </w:r>
      <w:r w:rsidR="009E2E90" w:rsidRPr="001765A6">
        <w:rPr>
          <w:i/>
        </w:rPr>
        <w:t>adjust according to the circumstances</w:t>
      </w:r>
      <w:r w:rsidR="009E2E90" w:rsidRPr="001765A6">
        <w:t>)</w:t>
      </w:r>
      <w:r w:rsidRPr="001765A6">
        <w:t>:</w:t>
      </w:r>
    </w:p>
    <w:p w14:paraId="072E4DE2" w14:textId="77777777" w:rsidR="006569A9" w:rsidRPr="001765A6" w:rsidRDefault="00946A62" w:rsidP="00E61B1D">
      <w:pPr>
        <w:pStyle w:val="ListBullet"/>
      </w:pPr>
      <w:r w:rsidRPr="001765A6">
        <w:t>The technology review in Section 2.5 was largely taken from [17].</w:t>
      </w:r>
    </w:p>
    <w:p w14:paraId="166E8FD3" w14:textId="77777777" w:rsidR="00EF651C" w:rsidRPr="001765A6" w:rsidRDefault="00946A62" w:rsidP="00EF651C">
      <w:pPr>
        <w:pStyle w:val="ListBullet"/>
      </w:pPr>
      <w:r w:rsidRPr="001765A6">
        <w:t>The code discussed in Section 3.1 was created by Acme Corporation (</w:t>
      </w:r>
      <w:hyperlink r:id="rId9" w:history="1">
        <w:r w:rsidRPr="001765A6">
          <w:rPr>
            <w:rStyle w:val="Hyperlink"/>
            <w:i/>
            <w:color w:val="auto"/>
            <w:u w:val="none"/>
          </w:rPr>
          <w:t>www.acme-corp.com</w:t>
        </w:r>
      </w:hyperlink>
      <w:r w:rsidRPr="001765A6">
        <w:rPr>
          <w:i/>
        </w:rPr>
        <w:t>/JavaExpert</w:t>
      </w:r>
      <w:r w:rsidRPr="001765A6">
        <w:t>) and was used in accordance with the licence supplied.</w:t>
      </w:r>
    </w:p>
    <w:p w14:paraId="2A905863" w14:textId="77777777" w:rsidR="006569A9" w:rsidRPr="001765A6" w:rsidRDefault="00946A62" w:rsidP="00E61B1D">
      <w:pPr>
        <w:pStyle w:val="ListBullet"/>
      </w:pPr>
      <w:r w:rsidRPr="001765A6">
        <w:t>The code discussed in Section 3.5 was written by my supervisor.</w:t>
      </w:r>
    </w:p>
    <w:p w14:paraId="7E9B936B" w14:textId="77777777" w:rsidR="006569A9" w:rsidRPr="001765A6" w:rsidRDefault="00946A62" w:rsidP="00E61B1D">
      <w:pPr>
        <w:pStyle w:val="ListBullet"/>
      </w:pPr>
      <w:r w:rsidRPr="001765A6">
        <w:t>The code discussed in Section 4.2 was developed by me during a vacation placement with the collaborating company. In addition, this used ideas I had already developed in my own time.</w:t>
      </w:r>
    </w:p>
    <w:p w14:paraId="31737EB0" w14:textId="77777777" w:rsidR="009E2E90" w:rsidRPr="001765A6" w:rsidRDefault="009E2E90" w:rsidP="009E2E90">
      <w:pPr>
        <w:pStyle w:val="BodyFirst"/>
      </w:pPr>
    </w:p>
    <w:p w14:paraId="36CFE182" w14:textId="77777777" w:rsidR="009E2E90" w:rsidRPr="001765A6" w:rsidRDefault="009E2E90" w:rsidP="009E2E90">
      <w:pPr>
        <w:pStyle w:val="BodyFirst"/>
      </w:pPr>
    </w:p>
    <w:p w14:paraId="600AFB36" w14:textId="77777777" w:rsidR="009E2E90" w:rsidRPr="001765A6" w:rsidRDefault="00946A62" w:rsidP="009E2E90">
      <w:pPr>
        <w:pStyle w:val="BodyFirst"/>
      </w:pPr>
      <w:r w:rsidRPr="001765A6">
        <w:rPr>
          <w:b/>
        </w:rPr>
        <w:t>Signature</w:t>
      </w:r>
      <w:r w:rsidR="00EF651C" w:rsidRPr="001765A6">
        <w:tab/>
      </w:r>
      <w:r w:rsidRPr="001765A6">
        <w:rPr>
          <w:i/>
        </w:rPr>
        <w:t xml:space="preserve">(you must </w:t>
      </w:r>
      <w:r w:rsidR="00EF651C" w:rsidRPr="001765A6">
        <w:rPr>
          <w:i/>
        </w:rPr>
        <w:t xml:space="preserve">delete this, then </w:t>
      </w:r>
      <w:r w:rsidRPr="001765A6">
        <w:rPr>
          <w:i/>
        </w:rPr>
        <w:t>sign and date this page)</w:t>
      </w:r>
      <w:r w:rsidRPr="001765A6">
        <w:tab/>
      </w:r>
      <w:r w:rsidRPr="001765A6">
        <w:tab/>
      </w:r>
      <w:r w:rsidRPr="001765A6">
        <w:rPr>
          <w:b/>
        </w:rPr>
        <w:t>Date</w:t>
      </w:r>
    </w:p>
    <w:p w14:paraId="20542F4B" w14:textId="77777777" w:rsidR="009E2E90" w:rsidRPr="001765A6" w:rsidRDefault="009E2E90" w:rsidP="009E2E90">
      <w:pPr>
        <w:pStyle w:val="BodyFirst"/>
      </w:pPr>
    </w:p>
    <w:p w14:paraId="58A72091" w14:textId="77777777" w:rsidR="00CB76FF" w:rsidRPr="001765A6" w:rsidRDefault="00946A62">
      <w:pPr>
        <w:pStyle w:val="Unnumbered1"/>
      </w:pPr>
      <w:bookmarkStart w:id="6" w:name="_Toc536543203"/>
      <w:bookmarkStart w:id="7" w:name="_Toc536543432"/>
      <w:bookmarkStart w:id="8" w:name="_Toc15893758"/>
      <w:bookmarkStart w:id="9" w:name="_Toc536549404"/>
      <w:r w:rsidRPr="001765A6">
        <w:lastRenderedPageBreak/>
        <w:t>Acknowledgements</w:t>
      </w:r>
      <w:bookmarkEnd w:id="6"/>
      <w:bookmarkEnd w:id="7"/>
      <w:bookmarkEnd w:id="8"/>
      <w:bookmarkEnd w:id="9"/>
    </w:p>
    <w:p w14:paraId="1E995017" w14:textId="77777777" w:rsidR="00CB76FF" w:rsidRPr="001765A6" w:rsidRDefault="00946A62">
      <w:pPr>
        <w:pStyle w:val="BodyFirst"/>
      </w:pPr>
      <w:r w:rsidRPr="001765A6">
        <w:t>Acknowledge anyone who has helped you in your work such as your supervisor, technical support staff</w:t>
      </w:r>
      <w:r w:rsidR="00F50BFB" w:rsidRPr="001765A6">
        <w:t>,</w:t>
      </w:r>
      <w:r w:rsidRPr="001765A6">
        <w:t xml:space="preserve"> fellow students</w:t>
      </w:r>
      <w:r w:rsidR="00F50BFB" w:rsidRPr="001765A6">
        <w:t xml:space="preserve"> or external organisations</w:t>
      </w:r>
      <w:r w:rsidRPr="001765A6">
        <w:t>. Acknowledge the source of any work that is not your own.</w:t>
      </w:r>
    </w:p>
    <w:p w14:paraId="7AA24E08" w14:textId="77777777" w:rsidR="00CB76FF" w:rsidRPr="001765A6" w:rsidRDefault="00946A62">
      <w:pPr>
        <w:pStyle w:val="Unnumbered1"/>
      </w:pPr>
      <w:bookmarkStart w:id="10" w:name="_Toc536543204"/>
      <w:bookmarkStart w:id="11" w:name="_Toc536543433"/>
      <w:bookmarkStart w:id="12" w:name="_Toc15893759"/>
      <w:bookmarkStart w:id="13" w:name="_Toc536549405"/>
      <w:r w:rsidRPr="001765A6">
        <w:lastRenderedPageBreak/>
        <w:t>Table of Contents</w:t>
      </w:r>
      <w:bookmarkEnd w:id="10"/>
      <w:bookmarkEnd w:id="11"/>
      <w:bookmarkEnd w:id="12"/>
      <w:bookmarkEnd w:id="13"/>
    </w:p>
    <w:p w14:paraId="3F987447" w14:textId="77777777" w:rsidR="00CB76FF" w:rsidRPr="001765A6" w:rsidRDefault="00946A62">
      <w:pPr>
        <w:pStyle w:val="BodyFirst"/>
      </w:pPr>
      <w:r w:rsidRPr="001765A6">
        <w:t>The table of contents below is</w:t>
      </w:r>
      <w:r w:rsidR="006E15B2" w:rsidRPr="001765A6">
        <w:t xml:space="preserve"> automatically generate</w:t>
      </w:r>
      <w:r w:rsidRPr="001765A6">
        <w:t>d</w:t>
      </w:r>
      <w:r w:rsidR="006E15B2" w:rsidRPr="001765A6">
        <w:t xml:space="preserve"> from </w:t>
      </w:r>
      <w:r w:rsidRPr="001765A6">
        <w:t xml:space="preserve">the </w:t>
      </w:r>
      <w:r w:rsidR="006E15B2" w:rsidRPr="001765A6">
        <w:t>paragraphs of style</w:t>
      </w:r>
      <w:r w:rsidR="006E15B2" w:rsidRPr="001765A6">
        <w:rPr>
          <w:i/>
        </w:rPr>
        <w:t xml:space="preserve"> Heading N</w:t>
      </w:r>
      <w:r w:rsidR="006E15B2" w:rsidRPr="001765A6">
        <w:t xml:space="preserve"> and </w:t>
      </w:r>
      <w:r w:rsidR="006E15B2" w:rsidRPr="001765A6">
        <w:rPr>
          <w:i/>
        </w:rPr>
        <w:t>Unnumbered N</w:t>
      </w:r>
      <w:r w:rsidR="006E15B2" w:rsidRPr="001765A6">
        <w:t xml:space="preserve">.  To update this after revisions, right-click in the table and choose </w:t>
      </w:r>
      <w:r w:rsidR="006E15B2" w:rsidRPr="001765A6">
        <w:rPr>
          <w:i/>
        </w:rPr>
        <w:t>Update Field</w:t>
      </w:r>
      <w:r w:rsidR="006E15B2" w:rsidRPr="001765A6">
        <w:t xml:space="preserve"> for the entire table.</w:t>
      </w:r>
    </w:p>
    <w:p w14:paraId="13317D5B" w14:textId="59473892" w:rsidR="008834EE" w:rsidRDefault="00946A62">
      <w:pPr>
        <w:pStyle w:val="TOC1"/>
        <w:rPr>
          <w:ins w:id="14" w:author="Anna Rasburn" w:date="2019-01-29T18:21:00Z"/>
          <w:rFonts w:asciiTheme="minorHAnsi" w:eastAsiaTheme="minorEastAsia" w:hAnsiTheme="minorHAnsi" w:cstheme="minorBidi"/>
          <w:kern w:val="0"/>
          <w:sz w:val="24"/>
          <w:szCs w:val="24"/>
          <w:lang w:eastAsia="en-US"/>
        </w:rPr>
      </w:pPr>
      <w:r w:rsidRPr="001765A6">
        <w:fldChar w:fldCharType="begin"/>
      </w:r>
      <w:r w:rsidRPr="001765A6">
        <w:instrText xml:space="preserve"> TOC \o "2-4" \t "Heading 1,1,Unnumbered 1,1" </w:instrText>
      </w:r>
      <w:r w:rsidRPr="001765A6">
        <w:fldChar w:fldCharType="separate"/>
      </w:r>
      <w:ins w:id="15" w:author="Anna Rasburn" w:date="2019-01-29T18:21:00Z">
        <w:r w:rsidR="008834EE">
          <w:t>Abstract</w:t>
        </w:r>
        <w:r w:rsidR="008834EE">
          <w:tab/>
        </w:r>
        <w:r w:rsidR="008834EE">
          <w:fldChar w:fldCharType="begin"/>
        </w:r>
        <w:r w:rsidR="008834EE">
          <w:instrText xml:space="preserve"> PAGEREF _Toc536549402 \h </w:instrText>
        </w:r>
      </w:ins>
      <w:r w:rsidR="008834EE">
        <w:fldChar w:fldCharType="separate"/>
      </w:r>
      <w:ins w:id="16" w:author="Anna Rasburn" w:date="2019-01-29T18:21:00Z">
        <w:r w:rsidR="008834EE">
          <w:t>i</w:t>
        </w:r>
        <w:r w:rsidR="008834EE">
          <w:fldChar w:fldCharType="end"/>
        </w:r>
      </w:ins>
    </w:p>
    <w:p w14:paraId="6CA2BBA3" w14:textId="0B42E1BF" w:rsidR="008834EE" w:rsidRDefault="008834EE">
      <w:pPr>
        <w:pStyle w:val="TOC1"/>
        <w:rPr>
          <w:ins w:id="17" w:author="Anna Rasburn" w:date="2019-01-29T18:21:00Z"/>
          <w:rFonts w:asciiTheme="minorHAnsi" w:eastAsiaTheme="minorEastAsia" w:hAnsiTheme="minorHAnsi" w:cstheme="minorBidi"/>
          <w:kern w:val="0"/>
          <w:sz w:val="24"/>
          <w:szCs w:val="24"/>
          <w:lang w:eastAsia="en-US"/>
        </w:rPr>
      </w:pPr>
      <w:ins w:id="18" w:author="Anna Rasburn" w:date="2019-01-29T18:21:00Z">
        <w:r>
          <w:t>Attestation</w:t>
        </w:r>
        <w:r>
          <w:tab/>
        </w:r>
        <w:r>
          <w:fldChar w:fldCharType="begin"/>
        </w:r>
        <w:r>
          <w:instrText xml:space="preserve"> PAGEREF _Toc536549403 \h </w:instrText>
        </w:r>
      </w:ins>
      <w:r>
        <w:fldChar w:fldCharType="separate"/>
      </w:r>
      <w:ins w:id="19" w:author="Anna Rasburn" w:date="2019-01-29T18:21:00Z">
        <w:r>
          <w:t>ii</w:t>
        </w:r>
        <w:r>
          <w:fldChar w:fldCharType="end"/>
        </w:r>
      </w:ins>
    </w:p>
    <w:p w14:paraId="3A05432B" w14:textId="67DF3F5B" w:rsidR="008834EE" w:rsidRDefault="008834EE">
      <w:pPr>
        <w:pStyle w:val="TOC1"/>
        <w:rPr>
          <w:ins w:id="20" w:author="Anna Rasburn" w:date="2019-01-29T18:21:00Z"/>
          <w:rFonts w:asciiTheme="minorHAnsi" w:eastAsiaTheme="minorEastAsia" w:hAnsiTheme="minorHAnsi" w:cstheme="minorBidi"/>
          <w:kern w:val="0"/>
          <w:sz w:val="24"/>
          <w:szCs w:val="24"/>
          <w:lang w:eastAsia="en-US"/>
        </w:rPr>
      </w:pPr>
      <w:ins w:id="21" w:author="Anna Rasburn" w:date="2019-01-29T18:21:00Z">
        <w:r>
          <w:t>Acknowledgements</w:t>
        </w:r>
        <w:r>
          <w:tab/>
        </w:r>
        <w:r>
          <w:fldChar w:fldCharType="begin"/>
        </w:r>
        <w:r>
          <w:instrText xml:space="preserve"> PAGEREF _Toc536549404 \h </w:instrText>
        </w:r>
      </w:ins>
      <w:r>
        <w:fldChar w:fldCharType="separate"/>
      </w:r>
      <w:ins w:id="22" w:author="Anna Rasburn" w:date="2019-01-29T18:21:00Z">
        <w:r>
          <w:t>iii</w:t>
        </w:r>
        <w:r>
          <w:fldChar w:fldCharType="end"/>
        </w:r>
      </w:ins>
    </w:p>
    <w:p w14:paraId="76EE9246" w14:textId="6F448259" w:rsidR="008834EE" w:rsidRDefault="008834EE">
      <w:pPr>
        <w:pStyle w:val="TOC1"/>
        <w:rPr>
          <w:ins w:id="23" w:author="Anna Rasburn" w:date="2019-01-29T18:21:00Z"/>
          <w:rFonts w:asciiTheme="minorHAnsi" w:eastAsiaTheme="minorEastAsia" w:hAnsiTheme="minorHAnsi" w:cstheme="minorBidi"/>
          <w:kern w:val="0"/>
          <w:sz w:val="24"/>
          <w:szCs w:val="24"/>
          <w:lang w:eastAsia="en-US"/>
        </w:rPr>
      </w:pPr>
      <w:ins w:id="24" w:author="Anna Rasburn" w:date="2019-01-29T18:21:00Z">
        <w:r>
          <w:t>Table of Contents</w:t>
        </w:r>
        <w:r>
          <w:tab/>
        </w:r>
        <w:r>
          <w:fldChar w:fldCharType="begin"/>
        </w:r>
        <w:r>
          <w:instrText xml:space="preserve"> PAGEREF _Toc536549405 \h </w:instrText>
        </w:r>
      </w:ins>
      <w:r>
        <w:fldChar w:fldCharType="separate"/>
      </w:r>
      <w:ins w:id="25" w:author="Anna Rasburn" w:date="2019-01-29T18:21:00Z">
        <w:r>
          <w:t>iv</w:t>
        </w:r>
        <w:r>
          <w:fldChar w:fldCharType="end"/>
        </w:r>
      </w:ins>
    </w:p>
    <w:p w14:paraId="396E7679" w14:textId="4891EB31" w:rsidR="008834EE" w:rsidRDefault="008834EE">
      <w:pPr>
        <w:pStyle w:val="TOC1"/>
        <w:rPr>
          <w:ins w:id="26" w:author="Anna Rasburn" w:date="2019-01-29T18:21:00Z"/>
          <w:rFonts w:asciiTheme="minorHAnsi" w:eastAsiaTheme="minorEastAsia" w:hAnsiTheme="minorHAnsi" w:cstheme="minorBidi"/>
          <w:kern w:val="0"/>
          <w:sz w:val="24"/>
          <w:szCs w:val="24"/>
          <w:lang w:eastAsia="en-US"/>
        </w:rPr>
      </w:pPr>
      <w:ins w:id="27" w:author="Anna Rasburn" w:date="2019-01-29T18:21:00Z">
        <w:r w:rsidRPr="00A823DC">
          <w:rPr>
            <w:color w:val="0070C0"/>
          </w:rPr>
          <w:t>List of Figures</w:t>
        </w:r>
        <w:r>
          <w:tab/>
        </w:r>
        <w:r>
          <w:fldChar w:fldCharType="begin"/>
        </w:r>
        <w:r>
          <w:instrText xml:space="preserve"> PAGEREF _Toc536549406 \h </w:instrText>
        </w:r>
      </w:ins>
      <w:r>
        <w:fldChar w:fldCharType="separate"/>
      </w:r>
      <w:ins w:id="28" w:author="Anna Rasburn" w:date="2019-01-29T18:21:00Z">
        <w:r>
          <w:t>vii</w:t>
        </w:r>
        <w:r>
          <w:fldChar w:fldCharType="end"/>
        </w:r>
      </w:ins>
    </w:p>
    <w:p w14:paraId="5DC3E14A" w14:textId="7D19E96D" w:rsidR="008834EE" w:rsidRDefault="008834EE">
      <w:pPr>
        <w:pStyle w:val="TOC1"/>
        <w:rPr>
          <w:ins w:id="29" w:author="Anna Rasburn" w:date="2019-01-29T18:21:00Z"/>
          <w:rFonts w:asciiTheme="minorHAnsi" w:eastAsiaTheme="minorEastAsia" w:hAnsiTheme="minorHAnsi" w:cstheme="minorBidi"/>
          <w:kern w:val="0"/>
          <w:sz w:val="24"/>
          <w:szCs w:val="24"/>
          <w:lang w:eastAsia="en-US"/>
        </w:rPr>
      </w:pPr>
      <w:ins w:id="30" w:author="Anna Rasburn" w:date="2019-01-29T18:21:00Z">
        <w:r w:rsidRPr="00A823DC">
          <w:rPr>
            <w:color w:val="0070C0"/>
          </w:rPr>
          <w:t>List of Tables</w:t>
        </w:r>
        <w:r>
          <w:tab/>
        </w:r>
        <w:r>
          <w:fldChar w:fldCharType="begin"/>
        </w:r>
        <w:r>
          <w:instrText xml:space="preserve"> PAGEREF _Toc536549407 \h </w:instrText>
        </w:r>
      </w:ins>
      <w:r>
        <w:fldChar w:fldCharType="separate"/>
      </w:r>
      <w:ins w:id="31" w:author="Anna Rasburn" w:date="2019-01-29T18:21:00Z">
        <w:r>
          <w:t>viii</w:t>
        </w:r>
        <w:r>
          <w:fldChar w:fldCharType="end"/>
        </w:r>
      </w:ins>
    </w:p>
    <w:p w14:paraId="3EA6ABD9" w14:textId="46830475" w:rsidR="008834EE" w:rsidRDefault="008834EE">
      <w:pPr>
        <w:pStyle w:val="TOC1"/>
        <w:rPr>
          <w:ins w:id="32" w:author="Anna Rasburn" w:date="2019-01-29T18:21:00Z"/>
          <w:rFonts w:asciiTheme="minorHAnsi" w:eastAsiaTheme="minorEastAsia" w:hAnsiTheme="minorHAnsi" w:cstheme="minorBidi"/>
          <w:kern w:val="0"/>
          <w:sz w:val="24"/>
          <w:szCs w:val="24"/>
          <w:lang w:eastAsia="en-US"/>
        </w:rPr>
      </w:pPr>
      <w:ins w:id="33" w:author="Anna Rasburn" w:date="2019-01-29T18:21:00Z">
        <w:r>
          <w:t>1</w:t>
        </w:r>
        <w:r>
          <w:rPr>
            <w:rFonts w:asciiTheme="minorHAnsi" w:eastAsiaTheme="minorEastAsia" w:hAnsiTheme="minorHAnsi" w:cstheme="minorBidi"/>
            <w:kern w:val="0"/>
            <w:sz w:val="24"/>
            <w:szCs w:val="24"/>
            <w:lang w:eastAsia="en-US"/>
          </w:rPr>
          <w:tab/>
        </w:r>
        <w:r>
          <w:t>Introduction</w:t>
        </w:r>
        <w:r>
          <w:tab/>
        </w:r>
        <w:r>
          <w:fldChar w:fldCharType="begin"/>
        </w:r>
        <w:r>
          <w:instrText xml:space="preserve"> PAGEREF _Toc536549408 \h </w:instrText>
        </w:r>
      </w:ins>
      <w:r>
        <w:fldChar w:fldCharType="separate"/>
      </w:r>
      <w:ins w:id="34" w:author="Anna Rasburn" w:date="2019-01-29T18:21:00Z">
        <w:r>
          <w:t>1</w:t>
        </w:r>
        <w:r>
          <w:fldChar w:fldCharType="end"/>
        </w:r>
      </w:ins>
    </w:p>
    <w:p w14:paraId="1B1B871D" w14:textId="698545FA" w:rsidR="008834EE" w:rsidRDefault="008834EE">
      <w:pPr>
        <w:pStyle w:val="TOC2"/>
        <w:rPr>
          <w:ins w:id="35" w:author="Anna Rasburn" w:date="2019-01-29T18:21:00Z"/>
          <w:rFonts w:asciiTheme="minorHAnsi" w:eastAsiaTheme="minorEastAsia" w:hAnsiTheme="minorHAnsi" w:cstheme="minorBidi"/>
          <w:kern w:val="0"/>
          <w:sz w:val="24"/>
          <w:szCs w:val="24"/>
          <w:lang w:eastAsia="en-US"/>
        </w:rPr>
      </w:pPr>
      <w:ins w:id="36" w:author="Anna Rasburn" w:date="2019-01-29T18:21:00Z">
        <w:r>
          <w:t>1.1</w:t>
        </w:r>
        <w:r>
          <w:rPr>
            <w:rFonts w:asciiTheme="minorHAnsi" w:eastAsiaTheme="minorEastAsia" w:hAnsiTheme="minorHAnsi" w:cstheme="minorBidi"/>
            <w:kern w:val="0"/>
            <w:sz w:val="24"/>
            <w:szCs w:val="24"/>
            <w:lang w:eastAsia="en-US"/>
          </w:rPr>
          <w:tab/>
        </w:r>
        <w:r>
          <w:t>Background and Context</w:t>
        </w:r>
        <w:r>
          <w:tab/>
        </w:r>
        <w:r>
          <w:fldChar w:fldCharType="begin"/>
        </w:r>
        <w:r>
          <w:instrText xml:space="preserve"> PAGEREF _Toc536549409 \h </w:instrText>
        </w:r>
      </w:ins>
      <w:r>
        <w:fldChar w:fldCharType="separate"/>
      </w:r>
      <w:ins w:id="37" w:author="Anna Rasburn" w:date="2019-01-29T18:21:00Z">
        <w:r>
          <w:t>1</w:t>
        </w:r>
        <w:r>
          <w:fldChar w:fldCharType="end"/>
        </w:r>
      </w:ins>
    </w:p>
    <w:p w14:paraId="0A1B30DD" w14:textId="04BCF3EA" w:rsidR="008834EE" w:rsidRDefault="008834EE">
      <w:pPr>
        <w:pStyle w:val="TOC3"/>
        <w:rPr>
          <w:ins w:id="38" w:author="Anna Rasburn" w:date="2019-01-29T18:21:00Z"/>
          <w:rFonts w:asciiTheme="minorHAnsi" w:eastAsiaTheme="minorEastAsia" w:hAnsiTheme="minorHAnsi" w:cstheme="minorBidi"/>
          <w:kern w:val="0"/>
          <w:sz w:val="24"/>
          <w:szCs w:val="24"/>
          <w:lang w:eastAsia="en-US"/>
        </w:rPr>
      </w:pPr>
      <w:ins w:id="39" w:author="Anna Rasburn" w:date="2019-01-29T18:21:00Z">
        <w:r w:rsidRPr="00A823DC">
          <w:rPr>
            <w:color w:val="0070C0"/>
          </w:rPr>
          <w:t>1.1.1</w:t>
        </w:r>
        <w:r>
          <w:rPr>
            <w:rFonts w:asciiTheme="minorHAnsi" w:eastAsiaTheme="minorEastAsia" w:hAnsiTheme="minorHAnsi" w:cstheme="minorBidi"/>
            <w:kern w:val="0"/>
            <w:sz w:val="24"/>
            <w:szCs w:val="24"/>
            <w:lang w:eastAsia="en-US"/>
          </w:rPr>
          <w:tab/>
        </w:r>
        <w:r w:rsidRPr="00A823DC">
          <w:rPr>
            <w:color w:val="0070C0"/>
          </w:rPr>
          <w:t>Optimisation regarding Java</w:t>
        </w:r>
        <w:r>
          <w:tab/>
        </w:r>
        <w:r>
          <w:fldChar w:fldCharType="begin"/>
        </w:r>
        <w:r>
          <w:instrText xml:space="preserve"> PAGEREF _Toc536549410 \h </w:instrText>
        </w:r>
      </w:ins>
      <w:r>
        <w:fldChar w:fldCharType="separate"/>
      </w:r>
      <w:ins w:id="40" w:author="Anna Rasburn" w:date="2019-01-29T18:21:00Z">
        <w:r>
          <w:t>1</w:t>
        </w:r>
        <w:r>
          <w:fldChar w:fldCharType="end"/>
        </w:r>
      </w:ins>
    </w:p>
    <w:p w14:paraId="502E5325" w14:textId="7514C5E9" w:rsidR="008834EE" w:rsidRDefault="008834EE">
      <w:pPr>
        <w:pStyle w:val="TOC3"/>
        <w:rPr>
          <w:ins w:id="41" w:author="Anna Rasburn" w:date="2019-01-29T18:21:00Z"/>
          <w:rFonts w:asciiTheme="minorHAnsi" w:eastAsiaTheme="minorEastAsia" w:hAnsiTheme="minorHAnsi" w:cstheme="minorBidi"/>
          <w:kern w:val="0"/>
          <w:sz w:val="24"/>
          <w:szCs w:val="24"/>
          <w:lang w:eastAsia="en-US"/>
        </w:rPr>
      </w:pPr>
      <w:ins w:id="42" w:author="Anna Rasburn" w:date="2019-01-29T18:21:00Z">
        <w:r w:rsidRPr="00A823DC">
          <w:rPr>
            <w:color w:val="0070C0"/>
          </w:rPr>
          <w:t>1.1.2</w:t>
        </w:r>
        <w:r>
          <w:rPr>
            <w:rFonts w:asciiTheme="minorHAnsi" w:eastAsiaTheme="minorEastAsia" w:hAnsiTheme="minorHAnsi" w:cstheme="minorBidi"/>
            <w:kern w:val="0"/>
            <w:sz w:val="24"/>
            <w:szCs w:val="24"/>
            <w:lang w:eastAsia="en-US"/>
          </w:rPr>
          <w:tab/>
        </w:r>
        <w:r w:rsidRPr="00A823DC">
          <w:rPr>
            <w:color w:val="0070C0"/>
          </w:rPr>
          <w:t>Genetic Improvement</w:t>
        </w:r>
        <w:r>
          <w:tab/>
        </w:r>
        <w:r>
          <w:fldChar w:fldCharType="begin"/>
        </w:r>
        <w:r>
          <w:instrText xml:space="preserve"> PAGEREF _Toc536549411 \h </w:instrText>
        </w:r>
      </w:ins>
      <w:r>
        <w:fldChar w:fldCharType="separate"/>
      </w:r>
      <w:ins w:id="43" w:author="Anna Rasburn" w:date="2019-01-29T18:21:00Z">
        <w:r>
          <w:t>2</w:t>
        </w:r>
        <w:r>
          <w:fldChar w:fldCharType="end"/>
        </w:r>
      </w:ins>
    </w:p>
    <w:p w14:paraId="1C388983" w14:textId="05F37D6F" w:rsidR="008834EE" w:rsidRDefault="008834EE">
      <w:pPr>
        <w:pStyle w:val="TOC3"/>
        <w:rPr>
          <w:ins w:id="44" w:author="Anna Rasburn" w:date="2019-01-29T18:21:00Z"/>
          <w:rFonts w:asciiTheme="minorHAnsi" w:eastAsiaTheme="minorEastAsia" w:hAnsiTheme="minorHAnsi" w:cstheme="minorBidi"/>
          <w:kern w:val="0"/>
          <w:sz w:val="24"/>
          <w:szCs w:val="24"/>
          <w:lang w:eastAsia="en-US"/>
        </w:rPr>
      </w:pPr>
      <w:ins w:id="45" w:author="Anna Rasburn" w:date="2019-01-29T18:21:00Z">
        <w:r w:rsidRPr="00A823DC">
          <w:rPr>
            <w:color w:val="0070C0"/>
          </w:rPr>
          <w:t>1.1.3</w:t>
        </w:r>
        <w:r>
          <w:rPr>
            <w:rFonts w:asciiTheme="minorHAnsi" w:eastAsiaTheme="minorEastAsia" w:hAnsiTheme="minorHAnsi" w:cstheme="minorBidi"/>
            <w:kern w:val="0"/>
            <w:sz w:val="24"/>
            <w:szCs w:val="24"/>
            <w:lang w:eastAsia="en-US"/>
          </w:rPr>
          <w:tab/>
        </w:r>
        <w:r w:rsidRPr="00A823DC">
          <w:rPr>
            <w:color w:val="0070C0"/>
          </w:rPr>
          <w:t>Genetic Algorithms</w:t>
        </w:r>
        <w:r>
          <w:tab/>
        </w:r>
        <w:r>
          <w:fldChar w:fldCharType="begin"/>
        </w:r>
        <w:r>
          <w:instrText xml:space="preserve"> PAGEREF _Toc536549412 \h </w:instrText>
        </w:r>
      </w:ins>
      <w:r>
        <w:fldChar w:fldCharType="separate"/>
      </w:r>
      <w:ins w:id="46" w:author="Anna Rasburn" w:date="2019-01-29T18:21:00Z">
        <w:r>
          <w:t>2</w:t>
        </w:r>
        <w:r>
          <w:fldChar w:fldCharType="end"/>
        </w:r>
      </w:ins>
    </w:p>
    <w:p w14:paraId="40001C9D" w14:textId="6EE87F5A" w:rsidR="008834EE" w:rsidRDefault="008834EE">
      <w:pPr>
        <w:pStyle w:val="TOC3"/>
        <w:rPr>
          <w:ins w:id="47" w:author="Anna Rasburn" w:date="2019-01-29T18:21:00Z"/>
          <w:rFonts w:asciiTheme="minorHAnsi" w:eastAsiaTheme="minorEastAsia" w:hAnsiTheme="minorHAnsi" w:cstheme="minorBidi"/>
          <w:kern w:val="0"/>
          <w:sz w:val="24"/>
          <w:szCs w:val="24"/>
          <w:lang w:eastAsia="en-US"/>
        </w:rPr>
      </w:pPr>
      <w:ins w:id="48" w:author="Anna Rasburn" w:date="2019-01-29T18:21:00Z">
        <w:r w:rsidRPr="00A823DC">
          <w:rPr>
            <w:color w:val="0070C0"/>
          </w:rPr>
          <w:t>1.1.4</w:t>
        </w:r>
        <w:r>
          <w:rPr>
            <w:rFonts w:asciiTheme="minorHAnsi" w:eastAsiaTheme="minorEastAsia" w:hAnsiTheme="minorHAnsi" w:cstheme="minorBidi"/>
            <w:kern w:val="0"/>
            <w:sz w:val="24"/>
            <w:szCs w:val="24"/>
            <w:lang w:eastAsia="en-US"/>
          </w:rPr>
          <w:tab/>
        </w:r>
        <w:r w:rsidRPr="00A823DC">
          <w:rPr>
            <w:color w:val="0070C0"/>
          </w:rPr>
          <w:t>Fitness</w:t>
        </w:r>
        <w:r>
          <w:tab/>
        </w:r>
        <w:r>
          <w:fldChar w:fldCharType="begin"/>
        </w:r>
        <w:r>
          <w:instrText xml:space="preserve"> PAGEREF _Toc536549413 \h </w:instrText>
        </w:r>
      </w:ins>
      <w:r>
        <w:fldChar w:fldCharType="separate"/>
      </w:r>
      <w:ins w:id="49" w:author="Anna Rasburn" w:date="2019-01-29T18:21:00Z">
        <w:r>
          <w:t>4</w:t>
        </w:r>
        <w:r>
          <w:fldChar w:fldCharType="end"/>
        </w:r>
      </w:ins>
    </w:p>
    <w:p w14:paraId="5F568B73" w14:textId="683397D2" w:rsidR="008834EE" w:rsidRDefault="008834EE">
      <w:pPr>
        <w:pStyle w:val="TOC2"/>
        <w:rPr>
          <w:ins w:id="50" w:author="Anna Rasburn" w:date="2019-01-29T18:21:00Z"/>
          <w:rFonts w:asciiTheme="minorHAnsi" w:eastAsiaTheme="minorEastAsia" w:hAnsiTheme="minorHAnsi" w:cstheme="minorBidi"/>
          <w:kern w:val="0"/>
          <w:sz w:val="24"/>
          <w:szCs w:val="24"/>
          <w:lang w:eastAsia="en-US"/>
        </w:rPr>
      </w:pPr>
      <w:ins w:id="51" w:author="Anna Rasburn" w:date="2019-01-29T18:21:00Z">
        <w:r>
          <w:t>1.2</w:t>
        </w:r>
        <w:r>
          <w:rPr>
            <w:rFonts w:asciiTheme="minorHAnsi" w:eastAsiaTheme="minorEastAsia" w:hAnsiTheme="minorHAnsi" w:cstheme="minorBidi"/>
            <w:kern w:val="0"/>
            <w:sz w:val="24"/>
            <w:szCs w:val="24"/>
            <w:lang w:eastAsia="en-US"/>
          </w:rPr>
          <w:tab/>
        </w:r>
        <w:r>
          <w:t>Scope and Objectives</w:t>
        </w:r>
        <w:r>
          <w:tab/>
        </w:r>
        <w:r>
          <w:fldChar w:fldCharType="begin"/>
        </w:r>
        <w:r>
          <w:instrText xml:space="preserve"> PAGEREF _Toc536549414 \h </w:instrText>
        </w:r>
      </w:ins>
      <w:r>
        <w:fldChar w:fldCharType="separate"/>
      </w:r>
      <w:ins w:id="52" w:author="Anna Rasburn" w:date="2019-01-29T18:21:00Z">
        <w:r>
          <w:t>4</w:t>
        </w:r>
        <w:r>
          <w:fldChar w:fldCharType="end"/>
        </w:r>
      </w:ins>
    </w:p>
    <w:p w14:paraId="1630A182" w14:textId="3089EB46" w:rsidR="008834EE" w:rsidRDefault="008834EE">
      <w:pPr>
        <w:pStyle w:val="TOC3"/>
        <w:rPr>
          <w:ins w:id="53" w:author="Anna Rasburn" w:date="2019-01-29T18:21:00Z"/>
          <w:rFonts w:asciiTheme="minorHAnsi" w:eastAsiaTheme="minorEastAsia" w:hAnsiTheme="minorHAnsi" w:cstheme="minorBidi"/>
          <w:kern w:val="0"/>
          <w:sz w:val="24"/>
          <w:szCs w:val="24"/>
          <w:lang w:eastAsia="en-US"/>
        </w:rPr>
      </w:pPr>
      <w:ins w:id="54" w:author="Anna Rasburn" w:date="2019-01-29T18:21:00Z">
        <w:r w:rsidRPr="00A823DC">
          <w:rPr>
            <w:color w:val="0070C0"/>
          </w:rPr>
          <w:t>1.2.1</w:t>
        </w:r>
        <w:r>
          <w:rPr>
            <w:rFonts w:asciiTheme="minorHAnsi" w:eastAsiaTheme="minorEastAsia" w:hAnsiTheme="minorHAnsi" w:cstheme="minorBidi"/>
            <w:kern w:val="0"/>
            <w:sz w:val="24"/>
            <w:szCs w:val="24"/>
            <w:lang w:eastAsia="en-US"/>
          </w:rPr>
          <w:tab/>
        </w:r>
        <w:r w:rsidRPr="00A823DC">
          <w:rPr>
            <w:color w:val="0070C0"/>
          </w:rPr>
          <w:t>Scope</w:t>
        </w:r>
        <w:r>
          <w:tab/>
        </w:r>
        <w:r>
          <w:fldChar w:fldCharType="begin"/>
        </w:r>
        <w:r>
          <w:instrText xml:space="preserve"> PAGEREF _Toc536549415 \h </w:instrText>
        </w:r>
      </w:ins>
      <w:r>
        <w:fldChar w:fldCharType="separate"/>
      </w:r>
      <w:ins w:id="55" w:author="Anna Rasburn" w:date="2019-01-29T18:21:00Z">
        <w:r>
          <w:t>4</w:t>
        </w:r>
        <w:r>
          <w:fldChar w:fldCharType="end"/>
        </w:r>
      </w:ins>
    </w:p>
    <w:p w14:paraId="62B0ACD3" w14:textId="11F97159" w:rsidR="008834EE" w:rsidRDefault="008834EE">
      <w:pPr>
        <w:pStyle w:val="TOC3"/>
        <w:rPr>
          <w:ins w:id="56" w:author="Anna Rasburn" w:date="2019-01-29T18:21:00Z"/>
          <w:rFonts w:asciiTheme="minorHAnsi" w:eastAsiaTheme="minorEastAsia" w:hAnsiTheme="minorHAnsi" w:cstheme="minorBidi"/>
          <w:kern w:val="0"/>
          <w:sz w:val="24"/>
          <w:szCs w:val="24"/>
          <w:lang w:eastAsia="en-US"/>
        </w:rPr>
      </w:pPr>
      <w:ins w:id="57" w:author="Anna Rasburn" w:date="2019-01-29T18:21:00Z">
        <w:r w:rsidRPr="00A823DC">
          <w:rPr>
            <w:color w:val="0070C0"/>
          </w:rPr>
          <w:t>1.2.2</w:t>
        </w:r>
        <w:r>
          <w:rPr>
            <w:rFonts w:asciiTheme="minorHAnsi" w:eastAsiaTheme="minorEastAsia" w:hAnsiTheme="minorHAnsi" w:cstheme="minorBidi"/>
            <w:kern w:val="0"/>
            <w:sz w:val="24"/>
            <w:szCs w:val="24"/>
            <w:lang w:eastAsia="en-US"/>
          </w:rPr>
          <w:tab/>
        </w:r>
        <w:r w:rsidRPr="00A823DC">
          <w:rPr>
            <w:color w:val="0070C0"/>
          </w:rPr>
          <w:t>Users</w:t>
        </w:r>
        <w:r>
          <w:tab/>
        </w:r>
        <w:r>
          <w:fldChar w:fldCharType="begin"/>
        </w:r>
        <w:r>
          <w:instrText xml:space="preserve"> PAGEREF _Toc536549416 \h </w:instrText>
        </w:r>
      </w:ins>
      <w:r>
        <w:fldChar w:fldCharType="separate"/>
      </w:r>
      <w:ins w:id="58" w:author="Anna Rasburn" w:date="2019-01-29T18:21:00Z">
        <w:r>
          <w:t>5</w:t>
        </w:r>
        <w:r>
          <w:fldChar w:fldCharType="end"/>
        </w:r>
      </w:ins>
    </w:p>
    <w:p w14:paraId="2EE30820" w14:textId="456827D6" w:rsidR="008834EE" w:rsidRDefault="008834EE">
      <w:pPr>
        <w:pStyle w:val="TOC3"/>
        <w:rPr>
          <w:ins w:id="59" w:author="Anna Rasburn" w:date="2019-01-29T18:21:00Z"/>
          <w:rFonts w:asciiTheme="minorHAnsi" w:eastAsiaTheme="minorEastAsia" w:hAnsiTheme="minorHAnsi" w:cstheme="minorBidi"/>
          <w:kern w:val="0"/>
          <w:sz w:val="24"/>
          <w:szCs w:val="24"/>
          <w:lang w:eastAsia="en-US"/>
        </w:rPr>
      </w:pPr>
      <w:ins w:id="60" w:author="Anna Rasburn" w:date="2019-01-29T18:21:00Z">
        <w:r w:rsidRPr="00A823DC">
          <w:rPr>
            <w:color w:val="0070C0"/>
          </w:rPr>
          <w:t>1.2.3</w:t>
        </w:r>
        <w:r>
          <w:rPr>
            <w:rFonts w:asciiTheme="minorHAnsi" w:eastAsiaTheme="minorEastAsia" w:hAnsiTheme="minorHAnsi" w:cstheme="minorBidi"/>
            <w:kern w:val="0"/>
            <w:sz w:val="24"/>
            <w:szCs w:val="24"/>
            <w:lang w:eastAsia="en-US"/>
          </w:rPr>
          <w:tab/>
        </w:r>
        <w:r w:rsidRPr="00A823DC">
          <w:rPr>
            <w:color w:val="0070C0"/>
          </w:rPr>
          <w:t>Objectives</w:t>
        </w:r>
        <w:r>
          <w:tab/>
        </w:r>
        <w:r>
          <w:fldChar w:fldCharType="begin"/>
        </w:r>
        <w:r>
          <w:instrText xml:space="preserve"> PAGEREF _Toc536549417 \h </w:instrText>
        </w:r>
      </w:ins>
      <w:r>
        <w:fldChar w:fldCharType="separate"/>
      </w:r>
      <w:ins w:id="61" w:author="Anna Rasburn" w:date="2019-01-29T18:21:00Z">
        <w:r>
          <w:t>5</w:t>
        </w:r>
        <w:r>
          <w:fldChar w:fldCharType="end"/>
        </w:r>
      </w:ins>
    </w:p>
    <w:p w14:paraId="56BB7590" w14:textId="345F5101" w:rsidR="008834EE" w:rsidRDefault="008834EE">
      <w:pPr>
        <w:pStyle w:val="TOC2"/>
        <w:rPr>
          <w:ins w:id="62" w:author="Anna Rasburn" w:date="2019-01-29T18:21:00Z"/>
          <w:rFonts w:asciiTheme="minorHAnsi" w:eastAsiaTheme="minorEastAsia" w:hAnsiTheme="minorHAnsi" w:cstheme="minorBidi"/>
          <w:kern w:val="0"/>
          <w:sz w:val="24"/>
          <w:szCs w:val="24"/>
          <w:lang w:eastAsia="en-US"/>
        </w:rPr>
      </w:pPr>
      <w:ins w:id="63" w:author="Anna Rasburn" w:date="2019-01-29T18:21:00Z">
        <w:r>
          <w:t>1.3</w:t>
        </w:r>
        <w:r>
          <w:rPr>
            <w:rFonts w:asciiTheme="minorHAnsi" w:eastAsiaTheme="minorEastAsia" w:hAnsiTheme="minorHAnsi" w:cstheme="minorBidi"/>
            <w:kern w:val="0"/>
            <w:sz w:val="24"/>
            <w:szCs w:val="24"/>
            <w:lang w:eastAsia="en-US"/>
          </w:rPr>
          <w:tab/>
        </w:r>
        <w:r>
          <w:t>Achievements</w:t>
        </w:r>
        <w:r>
          <w:tab/>
        </w:r>
        <w:r>
          <w:fldChar w:fldCharType="begin"/>
        </w:r>
        <w:r>
          <w:instrText xml:space="preserve"> PAGEREF _Toc536549418 \h </w:instrText>
        </w:r>
      </w:ins>
      <w:r>
        <w:fldChar w:fldCharType="separate"/>
      </w:r>
      <w:ins w:id="64" w:author="Anna Rasburn" w:date="2019-01-29T18:21:00Z">
        <w:r>
          <w:t>5</w:t>
        </w:r>
        <w:r>
          <w:fldChar w:fldCharType="end"/>
        </w:r>
      </w:ins>
    </w:p>
    <w:p w14:paraId="7099E928" w14:textId="6FDFBA5A" w:rsidR="008834EE" w:rsidRDefault="008834EE">
      <w:pPr>
        <w:pStyle w:val="TOC2"/>
        <w:rPr>
          <w:ins w:id="65" w:author="Anna Rasburn" w:date="2019-01-29T18:21:00Z"/>
          <w:rFonts w:asciiTheme="minorHAnsi" w:eastAsiaTheme="minorEastAsia" w:hAnsiTheme="minorHAnsi" w:cstheme="minorBidi"/>
          <w:kern w:val="0"/>
          <w:sz w:val="24"/>
          <w:szCs w:val="24"/>
          <w:lang w:eastAsia="en-US"/>
        </w:rPr>
      </w:pPr>
      <w:ins w:id="66" w:author="Anna Rasburn" w:date="2019-01-29T18:21:00Z">
        <w:r>
          <w:t>1.4</w:t>
        </w:r>
        <w:r>
          <w:rPr>
            <w:rFonts w:asciiTheme="minorHAnsi" w:eastAsiaTheme="minorEastAsia" w:hAnsiTheme="minorHAnsi" w:cstheme="minorBidi"/>
            <w:kern w:val="0"/>
            <w:sz w:val="24"/>
            <w:szCs w:val="24"/>
            <w:lang w:eastAsia="en-US"/>
          </w:rPr>
          <w:tab/>
        </w:r>
        <w:r>
          <w:t>Overview of Dissertation</w:t>
        </w:r>
        <w:r>
          <w:tab/>
        </w:r>
        <w:r>
          <w:fldChar w:fldCharType="begin"/>
        </w:r>
        <w:r>
          <w:instrText xml:space="preserve"> PAGEREF _Toc536549419 \h </w:instrText>
        </w:r>
      </w:ins>
      <w:r>
        <w:fldChar w:fldCharType="separate"/>
      </w:r>
      <w:ins w:id="67" w:author="Anna Rasburn" w:date="2019-01-29T18:21:00Z">
        <w:r>
          <w:t>6</w:t>
        </w:r>
        <w:r>
          <w:fldChar w:fldCharType="end"/>
        </w:r>
      </w:ins>
    </w:p>
    <w:p w14:paraId="5B92872F" w14:textId="2411B283" w:rsidR="008834EE" w:rsidRDefault="008834EE">
      <w:pPr>
        <w:pStyle w:val="TOC1"/>
        <w:rPr>
          <w:ins w:id="68" w:author="Anna Rasburn" w:date="2019-01-29T18:21:00Z"/>
          <w:rFonts w:asciiTheme="minorHAnsi" w:eastAsiaTheme="minorEastAsia" w:hAnsiTheme="minorHAnsi" w:cstheme="minorBidi"/>
          <w:kern w:val="0"/>
          <w:sz w:val="24"/>
          <w:szCs w:val="24"/>
          <w:lang w:eastAsia="en-US"/>
        </w:rPr>
      </w:pPr>
      <w:ins w:id="69" w:author="Anna Rasburn" w:date="2019-01-29T18:21:00Z">
        <w:r>
          <w:t>2</w:t>
        </w:r>
        <w:r>
          <w:rPr>
            <w:rFonts w:asciiTheme="minorHAnsi" w:eastAsiaTheme="minorEastAsia" w:hAnsiTheme="minorHAnsi" w:cstheme="minorBidi"/>
            <w:kern w:val="0"/>
            <w:sz w:val="24"/>
            <w:szCs w:val="24"/>
            <w:lang w:eastAsia="en-US"/>
          </w:rPr>
          <w:tab/>
        </w:r>
        <w:r>
          <w:t>State-of-The-Art</w:t>
        </w:r>
        <w:r>
          <w:tab/>
        </w:r>
        <w:r>
          <w:fldChar w:fldCharType="begin"/>
        </w:r>
        <w:r>
          <w:instrText xml:space="preserve"> PAGEREF _Toc536549420 \h </w:instrText>
        </w:r>
      </w:ins>
      <w:r>
        <w:fldChar w:fldCharType="separate"/>
      </w:r>
      <w:ins w:id="70" w:author="Anna Rasburn" w:date="2019-01-29T18:21:00Z">
        <w:r>
          <w:t>7</w:t>
        </w:r>
        <w:r>
          <w:fldChar w:fldCharType="end"/>
        </w:r>
      </w:ins>
    </w:p>
    <w:p w14:paraId="1F590665" w14:textId="14417B39" w:rsidR="008834EE" w:rsidRDefault="008834EE">
      <w:pPr>
        <w:pStyle w:val="TOC2"/>
        <w:rPr>
          <w:ins w:id="71" w:author="Anna Rasburn" w:date="2019-01-29T18:21:00Z"/>
          <w:rFonts w:asciiTheme="minorHAnsi" w:eastAsiaTheme="minorEastAsia" w:hAnsiTheme="minorHAnsi" w:cstheme="minorBidi"/>
          <w:kern w:val="0"/>
          <w:sz w:val="24"/>
          <w:szCs w:val="24"/>
          <w:lang w:eastAsia="en-US"/>
        </w:rPr>
      </w:pPr>
      <w:ins w:id="72" w:author="Anna Rasburn" w:date="2019-01-29T18:21:00Z">
        <w:r w:rsidRPr="00A823DC">
          <w:rPr>
            <w:color w:val="0070C0"/>
          </w:rPr>
          <w:t>2.1</w:t>
        </w:r>
        <w:r>
          <w:rPr>
            <w:rFonts w:asciiTheme="minorHAnsi" w:eastAsiaTheme="minorEastAsia" w:hAnsiTheme="minorHAnsi" w:cstheme="minorBidi"/>
            <w:kern w:val="0"/>
            <w:sz w:val="24"/>
            <w:szCs w:val="24"/>
            <w:lang w:eastAsia="en-US"/>
          </w:rPr>
          <w:tab/>
        </w:r>
        <w:r w:rsidRPr="00A823DC">
          <w:rPr>
            <w:color w:val="0070C0"/>
          </w:rPr>
          <w:t>Genetic Improvement</w:t>
        </w:r>
        <w:r>
          <w:tab/>
        </w:r>
        <w:r>
          <w:fldChar w:fldCharType="begin"/>
        </w:r>
        <w:r>
          <w:instrText xml:space="preserve"> PAGEREF _Toc536549421 \h </w:instrText>
        </w:r>
      </w:ins>
      <w:r>
        <w:fldChar w:fldCharType="separate"/>
      </w:r>
      <w:ins w:id="73" w:author="Anna Rasburn" w:date="2019-01-29T18:21:00Z">
        <w:r>
          <w:t>7</w:t>
        </w:r>
        <w:r>
          <w:fldChar w:fldCharType="end"/>
        </w:r>
      </w:ins>
    </w:p>
    <w:p w14:paraId="35570EE2" w14:textId="497795A8" w:rsidR="008834EE" w:rsidRDefault="008834EE">
      <w:pPr>
        <w:pStyle w:val="TOC2"/>
        <w:rPr>
          <w:ins w:id="74" w:author="Anna Rasburn" w:date="2019-01-29T18:21:00Z"/>
          <w:rFonts w:asciiTheme="minorHAnsi" w:eastAsiaTheme="minorEastAsia" w:hAnsiTheme="minorHAnsi" w:cstheme="minorBidi"/>
          <w:kern w:val="0"/>
          <w:sz w:val="24"/>
          <w:szCs w:val="24"/>
          <w:lang w:eastAsia="en-US"/>
        </w:rPr>
      </w:pPr>
      <w:ins w:id="75" w:author="Anna Rasburn" w:date="2019-01-29T18:21:00Z">
        <w:r w:rsidRPr="00A823DC">
          <w:rPr>
            <w:color w:val="0070C0"/>
          </w:rPr>
          <w:t>2.2</w:t>
        </w:r>
        <w:r>
          <w:rPr>
            <w:rFonts w:asciiTheme="minorHAnsi" w:eastAsiaTheme="minorEastAsia" w:hAnsiTheme="minorHAnsi" w:cstheme="minorBidi"/>
            <w:kern w:val="0"/>
            <w:sz w:val="24"/>
            <w:szCs w:val="24"/>
            <w:lang w:eastAsia="en-US"/>
          </w:rPr>
          <w:tab/>
        </w:r>
        <w:r w:rsidRPr="00A823DC">
          <w:rPr>
            <w:color w:val="0070C0"/>
          </w:rPr>
          <w:t>GIN</w:t>
        </w:r>
        <w:r>
          <w:tab/>
        </w:r>
        <w:r>
          <w:fldChar w:fldCharType="begin"/>
        </w:r>
        <w:r>
          <w:instrText xml:space="preserve"> PAGEREF _Toc536549422 \h </w:instrText>
        </w:r>
      </w:ins>
      <w:r>
        <w:fldChar w:fldCharType="separate"/>
      </w:r>
      <w:ins w:id="76" w:author="Anna Rasburn" w:date="2019-01-29T18:21:00Z">
        <w:r>
          <w:t>8</w:t>
        </w:r>
        <w:r>
          <w:fldChar w:fldCharType="end"/>
        </w:r>
      </w:ins>
    </w:p>
    <w:p w14:paraId="67E2C4CC" w14:textId="5B78244D" w:rsidR="008834EE" w:rsidRDefault="008834EE">
      <w:pPr>
        <w:pStyle w:val="TOC2"/>
        <w:rPr>
          <w:ins w:id="77" w:author="Anna Rasburn" w:date="2019-01-29T18:21:00Z"/>
          <w:rFonts w:asciiTheme="minorHAnsi" w:eastAsiaTheme="minorEastAsia" w:hAnsiTheme="minorHAnsi" w:cstheme="minorBidi"/>
          <w:kern w:val="0"/>
          <w:sz w:val="24"/>
          <w:szCs w:val="24"/>
          <w:lang w:eastAsia="en-US"/>
        </w:rPr>
      </w:pPr>
      <w:ins w:id="78" w:author="Anna Rasburn" w:date="2019-01-29T18:21:00Z">
        <w:r w:rsidRPr="00A823DC">
          <w:rPr>
            <w:color w:val="0070C0"/>
          </w:rPr>
          <w:t>2.3</w:t>
        </w:r>
        <w:r>
          <w:rPr>
            <w:rFonts w:asciiTheme="minorHAnsi" w:eastAsiaTheme="minorEastAsia" w:hAnsiTheme="minorHAnsi" w:cstheme="minorBidi"/>
            <w:kern w:val="0"/>
            <w:sz w:val="24"/>
            <w:szCs w:val="24"/>
            <w:lang w:eastAsia="en-US"/>
          </w:rPr>
          <w:tab/>
        </w:r>
        <w:r w:rsidRPr="00A823DC">
          <w:rPr>
            <w:color w:val="0070C0"/>
          </w:rPr>
          <w:t>JCodec</w:t>
        </w:r>
        <w:r>
          <w:tab/>
        </w:r>
        <w:r>
          <w:fldChar w:fldCharType="begin"/>
        </w:r>
        <w:r>
          <w:instrText xml:space="preserve"> PAGEREF _Toc536549423 \h </w:instrText>
        </w:r>
      </w:ins>
      <w:r>
        <w:fldChar w:fldCharType="separate"/>
      </w:r>
      <w:ins w:id="79" w:author="Anna Rasburn" w:date="2019-01-29T18:21:00Z">
        <w:r>
          <w:t>10</w:t>
        </w:r>
        <w:r>
          <w:fldChar w:fldCharType="end"/>
        </w:r>
      </w:ins>
    </w:p>
    <w:p w14:paraId="01A4B801" w14:textId="02FBC1CA" w:rsidR="008834EE" w:rsidRDefault="008834EE">
      <w:pPr>
        <w:pStyle w:val="TOC2"/>
        <w:rPr>
          <w:ins w:id="80" w:author="Anna Rasburn" w:date="2019-01-29T18:21:00Z"/>
          <w:rFonts w:asciiTheme="minorHAnsi" w:eastAsiaTheme="minorEastAsia" w:hAnsiTheme="minorHAnsi" w:cstheme="minorBidi"/>
          <w:kern w:val="0"/>
          <w:sz w:val="24"/>
          <w:szCs w:val="24"/>
          <w:lang w:eastAsia="en-US"/>
        </w:rPr>
      </w:pPr>
      <w:ins w:id="81" w:author="Anna Rasburn" w:date="2019-01-29T18:21:00Z">
        <w:r w:rsidRPr="00A823DC">
          <w:rPr>
            <w:color w:val="0070C0"/>
          </w:rPr>
          <w:t>2.4</w:t>
        </w:r>
        <w:r>
          <w:rPr>
            <w:rFonts w:asciiTheme="minorHAnsi" w:eastAsiaTheme="minorEastAsia" w:hAnsiTheme="minorHAnsi" w:cstheme="minorBidi"/>
            <w:kern w:val="0"/>
            <w:sz w:val="24"/>
            <w:szCs w:val="24"/>
            <w:lang w:eastAsia="en-US"/>
          </w:rPr>
          <w:tab/>
        </w:r>
        <w:r w:rsidRPr="00A823DC">
          <w:rPr>
            <w:color w:val="0070C0"/>
          </w:rPr>
          <w:t>GI In other Languages</w:t>
        </w:r>
        <w:r>
          <w:tab/>
        </w:r>
        <w:r>
          <w:fldChar w:fldCharType="begin"/>
        </w:r>
        <w:r>
          <w:instrText xml:space="preserve"> PAGEREF _Toc536549424 \h </w:instrText>
        </w:r>
      </w:ins>
      <w:r>
        <w:fldChar w:fldCharType="separate"/>
      </w:r>
      <w:ins w:id="82" w:author="Anna Rasburn" w:date="2019-01-29T18:21:00Z">
        <w:r>
          <w:t>11</w:t>
        </w:r>
        <w:r>
          <w:fldChar w:fldCharType="end"/>
        </w:r>
      </w:ins>
    </w:p>
    <w:p w14:paraId="2733B570" w14:textId="04399B6B" w:rsidR="008834EE" w:rsidRDefault="008834EE">
      <w:pPr>
        <w:pStyle w:val="TOC2"/>
        <w:rPr>
          <w:ins w:id="83" w:author="Anna Rasburn" w:date="2019-01-29T18:21:00Z"/>
          <w:rFonts w:asciiTheme="minorHAnsi" w:eastAsiaTheme="minorEastAsia" w:hAnsiTheme="minorHAnsi" w:cstheme="minorBidi"/>
          <w:kern w:val="0"/>
          <w:sz w:val="24"/>
          <w:szCs w:val="24"/>
          <w:lang w:eastAsia="en-US"/>
        </w:rPr>
      </w:pPr>
      <w:ins w:id="84" w:author="Anna Rasburn" w:date="2019-01-29T18:21:00Z">
        <w:r w:rsidRPr="00A823DC">
          <w:rPr>
            <w:color w:val="7030A0"/>
          </w:rPr>
          <w:t>2.5</w:t>
        </w:r>
        <w:r>
          <w:rPr>
            <w:rFonts w:asciiTheme="minorHAnsi" w:eastAsiaTheme="minorEastAsia" w:hAnsiTheme="minorHAnsi" w:cstheme="minorBidi"/>
            <w:kern w:val="0"/>
            <w:sz w:val="24"/>
            <w:szCs w:val="24"/>
            <w:lang w:eastAsia="en-US"/>
          </w:rPr>
          <w:tab/>
        </w:r>
        <w:r w:rsidRPr="00A823DC">
          <w:rPr>
            <w:color w:val="7030A0"/>
          </w:rPr>
          <w:t>TODO: Another GI example – Look at paper references</w:t>
        </w:r>
        <w:r>
          <w:tab/>
        </w:r>
        <w:r>
          <w:fldChar w:fldCharType="begin"/>
        </w:r>
        <w:r>
          <w:instrText xml:space="preserve"> PAGEREF _Toc536549425 \h </w:instrText>
        </w:r>
      </w:ins>
      <w:r>
        <w:fldChar w:fldCharType="separate"/>
      </w:r>
      <w:ins w:id="85" w:author="Anna Rasburn" w:date="2019-01-29T18:21:00Z">
        <w:r>
          <w:t>12</w:t>
        </w:r>
        <w:r>
          <w:fldChar w:fldCharType="end"/>
        </w:r>
      </w:ins>
    </w:p>
    <w:p w14:paraId="05C45093" w14:textId="67124201" w:rsidR="008834EE" w:rsidRDefault="008834EE">
      <w:pPr>
        <w:pStyle w:val="TOC2"/>
        <w:rPr>
          <w:ins w:id="86" w:author="Anna Rasburn" w:date="2019-01-29T18:21:00Z"/>
          <w:rFonts w:asciiTheme="minorHAnsi" w:eastAsiaTheme="minorEastAsia" w:hAnsiTheme="minorHAnsi" w:cstheme="minorBidi"/>
          <w:kern w:val="0"/>
          <w:sz w:val="24"/>
          <w:szCs w:val="24"/>
          <w:lang w:eastAsia="en-US"/>
        </w:rPr>
      </w:pPr>
      <w:ins w:id="87" w:author="Anna Rasburn" w:date="2019-01-29T18:21:00Z">
        <w:r w:rsidRPr="00A823DC">
          <w:rPr>
            <w:color w:val="0070C0"/>
          </w:rPr>
          <w:t>2.6</w:t>
        </w:r>
        <w:r>
          <w:rPr>
            <w:rFonts w:asciiTheme="minorHAnsi" w:eastAsiaTheme="minorEastAsia" w:hAnsiTheme="minorHAnsi" w:cstheme="minorBidi"/>
            <w:kern w:val="0"/>
            <w:sz w:val="24"/>
            <w:szCs w:val="24"/>
            <w:lang w:eastAsia="en-US"/>
          </w:rPr>
          <w:tab/>
        </w:r>
        <w:r w:rsidRPr="00A823DC">
          <w:rPr>
            <w:color w:val="0070C0"/>
          </w:rPr>
          <w:t>Opacitor [16]</w:t>
        </w:r>
        <w:r>
          <w:tab/>
        </w:r>
        <w:r>
          <w:fldChar w:fldCharType="begin"/>
        </w:r>
        <w:r>
          <w:instrText xml:space="preserve"> PAGEREF _Toc536549426 \h </w:instrText>
        </w:r>
      </w:ins>
      <w:r>
        <w:fldChar w:fldCharType="separate"/>
      </w:r>
      <w:ins w:id="88" w:author="Anna Rasburn" w:date="2019-01-29T18:21:00Z">
        <w:r>
          <w:t>12</w:t>
        </w:r>
        <w:r>
          <w:fldChar w:fldCharType="end"/>
        </w:r>
      </w:ins>
    </w:p>
    <w:p w14:paraId="5753CFEF" w14:textId="0D4ABAEB" w:rsidR="008834EE" w:rsidRDefault="008834EE">
      <w:pPr>
        <w:pStyle w:val="TOC2"/>
        <w:rPr>
          <w:ins w:id="89" w:author="Anna Rasburn" w:date="2019-01-29T18:21:00Z"/>
          <w:rFonts w:asciiTheme="minorHAnsi" w:eastAsiaTheme="minorEastAsia" w:hAnsiTheme="minorHAnsi" w:cstheme="minorBidi"/>
          <w:kern w:val="0"/>
          <w:sz w:val="24"/>
          <w:szCs w:val="24"/>
          <w:lang w:eastAsia="en-US"/>
        </w:rPr>
      </w:pPr>
      <w:ins w:id="90" w:author="Anna Rasburn" w:date="2019-01-29T18:21:00Z">
        <w:r>
          <w:rPr>
            <w:rFonts w:asciiTheme="minorHAnsi" w:eastAsiaTheme="minorEastAsia" w:hAnsiTheme="minorHAnsi" w:cstheme="minorBidi"/>
            <w:kern w:val="0"/>
            <w:sz w:val="24"/>
            <w:szCs w:val="24"/>
            <w:lang w:eastAsia="en-US"/>
          </w:rPr>
          <w:tab/>
        </w:r>
        <w:r w:rsidRPr="00A823DC">
          <w:rPr>
            <w:color w:val="0070C0"/>
          </w:rPr>
          <w:t>Jalen</w:t>
        </w:r>
        <w:r>
          <w:tab/>
        </w:r>
        <w:r>
          <w:fldChar w:fldCharType="begin"/>
        </w:r>
        <w:r>
          <w:instrText xml:space="preserve"> PAGEREF _Toc536549427 \h </w:instrText>
        </w:r>
      </w:ins>
      <w:r>
        <w:fldChar w:fldCharType="separate"/>
      </w:r>
      <w:ins w:id="91" w:author="Anna Rasburn" w:date="2019-01-29T18:21:00Z">
        <w:r>
          <w:t>13</w:t>
        </w:r>
        <w:r>
          <w:fldChar w:fldCharType="end"/>
        </w:r>
      </w:ins>
    </w:p>
    <w:p w14:paraId="455CF2AE" w14:textId="4629CF39" w:rsidR="008834EE" w:rsidRDefault="008834EE">
      <w:pPr>
        <w:pStyle w:val="TOC2"/>
        <w:rPr>
          <w:ins w:id="92" w:author="Anna Rasburn" w:date="2019-01-29T18:21:00Z"/>
          <w:rFonts w:asciiTheme="minorHAnsi" w:eastAsiaTheme="minorEastAsia" w:hAnsiTheme="minorHAnsi" w:cstheme="minorBidi"/>
          <w:kern w:val="0"/>
          <w:sz w:val="24"/>
          <w:szCs w:val="24"/>
          <w:lang w:eastAsia="en-US"/>
        </w:rPr>
      </w:pPr>
      <w:ins w:id="93" w:author="Anna Rasburn" w:date="2019-01-29T18:21:00Z">
        <w:r w:rsidRPr="00A823DC">
          <w:rPr>
            <w:color w:val="7030A0"/>
          </w:rPr>
          <w:t>2.7</w:t>
        </w:r>
        <w:r>
          <w:tab/>
        </w:r>
        <w:r>
          <w:fldChar w:fldCharType="begin"/>
        </w:r>
        <w:r>
          <w:instrText xml:space="preserve"> PAGEREF _Toc536549428 \h </w:instrText>
        </w:r>
      </w:ins>
      <w:r>
        <w:fldChar w:fldCharType="separate"/>
      </w:r>
      <w:ins w:id="94" w:author="Anna Rasburn" w:date="2019-01-29T18:21:00Z">
        <w:r>
          <w:t>13</w:t>
        </w:r>
        <w:r>
          <w:fldChar w:fldCharType="end"/>
        </w:r>
      </w:ins>
    </w:p>
    <w:p w14:paraId="19D6E01E" w14:textId="07C0557D" w:rsidR="008834EE" w:rsidRDefault="008834EE">
      <w:pPr>
        <w:pStyle w:val="TOC2"/>
        <w:rPr>
          <w:ins w:id="95" w:author="Anna Rasburn" w:date="2019-01-29T18:21:00Z"/>
          <w:rFonts w:asciiTheme="minorHAnsi" w:eastAsiaTheme="minorEastAsia" w:hAnsiTheme="minorHAnsi" w:cstheme="minorBidi"/>
          <w:kern w:val="0"/>
          <w:sz w:val="24"/>
          <w:szCs w:val="24"/>
          <w:lang w:eastAsia="en-US"/>
        </w:rPr>
      </w:pPr>
      <w:ins w:id="96" w:author="Anna Rasburn" w:date="2019-01-29T18:21:00Z">
        <w:r w:rsidRPr="00A823DC">
          <w:rPr>
            <w:color w:val="0070C0"/>
          </w:rPr>
          <w:t>2.8</w:t>
        </w:r>
        <w:r>
          <w:rPr>
            <w:rFonts w:asciiTheme="minorHAnsi" w:eastAsiaTheme="minorEastAsia" w:hAnsiTheme="minorHAnsi" w:cstheme="minorBidi"/>
            <w:kern w:val="0"/>
            <w:sz w:val="24"/>
            <w:szCs w:val="24"/>
            <w:lang w:eastAsia="en-US"/>
          </w:rPr>
          <w:tab/>
        </w:r>
        <w:r w:rsidRPr="00A823DC">
          <w:rPr>
            <w:color w:val="0070C0"/>
          </w:rPr>
          <w:t>Optimization Framework for Mobile Applications.</w:t>
        </w:r>
        <w:r>
          <w:tab/>
        </w:r>
        <w:r>
          <w:fldChar w:fldCharType="begin"/>
        </w:r>
        <w:r>
          <w:instrText xml:space="preserve"> PAGEREF _Toc536549429 \h </w:instrText>
        </w:r>
      </w:ins>
      <w:r>
        <w:fldChar w:fldCharType="separate"/>
      </w:r>
      <w:ins w:id="97" w:author="Anna Rasburn" w:date="2019-01-29T18:21:00Z">
        <w:r>
          <w:t>14</w:t>
        </w:r>
        <w:r>
          <w:fldChar w:fldCharType="end"/>
        </w:r>
      </w:ins>
    </w:p>
    <w:p w14:paraId="6360AFBF" w14:textId="64C9EE94" w:rsidR="008834EE" w:rsidRDefault="008834EE">
      <w:pPr>
        <w:pStyle w:val="TOC2"/>
        <w:rPr>
          <w:ins w:id="98" w:author="Anna Rasburn" w:date="2019-01-29T18:21:00Z"/>
          <w:rFonts w:asciiTheme="minorHAnsi" w:eastAsiaTheme="minorEastAsia" w:hAnsiTheme="minorHAnsi" w:cstheme="minorBidi"/>
          <w:kern w:val="0"/>
          <w:sz w:val="24"/>
          <w:szCs w:val="24"/>
          <w:lang w:eastAsia="en-US"/>
        </w:rPr>
      </w:pPr>
      <w:ins w:id="99" w:author="Anna Rasburn" w:date="2019-01-29T18:21:00Z">
        <w:r w:rsidRPr="00A823DC">
          <w:rPr>
            <w:color w:val="0070C0"/>
            <w:lang w:eastAsia="en-US"/>
          </w:rPr>
          <w:t>2.9</w:t>
        </w:r>
        <w:r>
          <w:rPr>
            <w:rFonts w:asciiTheme="minorHAnsi" w:eastAsiaTheme="minorEastAsia" w:hAnsiTheme="minorHAnsi" w:cstheme="minorBidi"/>
            <w:kern w:val="0"/>
            <w:sz w:val="24"/>
            <w:szCs w:val="24"/>
            <w:lang w:eastAsia="en-US"/>
          </w:rPr>
          <w:tab/>
        </w:r>
        <w:r w:rsidRPr="00A823DC">
          <w:rPr>
            <w:color w:val="0070C0"/>
            <w:lang w:eastAsia="en-US"/>
          </w:rPr>
          <w:t>Code Refactoring’s effects on Energy Usage - how code changes affect energy consumption and which kinds of changes are likely to have the greatest impact</w:t>
        </w:r>
        <w:r>
          <w:tab/>
        </w:r>
        <w:r>
          <w:fldChar w:fldCharType="begin"/>
        </w:r>
        <w:r>
          <w:instrText xml:space="preserve"> PAGEREF _Toc536549430 \h </w:instrText>
        </w:r>
      </w:ins>
      <w:r>
        <w:fldChar w:fldCharType="separate"/>
      </w:r>
      <w:ins w:id="100" w:author="Anna Rasburn" w:date="2019-01-29T18:21:00Z">
        <w:r>
          <w:t>14</w:t>
        </w:r>
        <w:r>
          <w:fldChar w:fldCharType="end"/>
        </w:r>
      </w:ins>
    </w:p>
    <w:p w14:paraId="0F430BDB" w14:textId="6533BC4F" w:rsidR="008834EE" w:rsidRDefault="008834EE">
      <w:pPr>
        <w:pStyle w:val="TOC2"/>
        <w:rPr>
          <w:ins w:id="101" w:author="Anna Rasburn" w:date="2019-01-29T18:21:00Z"/>
          <w:rFonts w:asciiTheme="minorHAnsi" w:eastAsiaTheme="minorEastAsia" w:hAnsiTheme="minorHAnsi" w:cstheme="minorBidi"/>
          <w:kern w:val="0"/>
          <w:sz w:val="24"/>
          <w:szCs w:val="24"/>
          <w:lang w:eastAsia="en-US"/>
        </w:rPr>
      </w:pPr>
      <w:ins w:id="102" w:author="Anna Rasburn" w:date="2019-01-29T18:21:00Z">
        <w:r w:rsidRPr="00A823DC">
          <w:rPr>
            <w:color w:val="0070C0"/>
          </w:rPr>
          <w:t>2.10</w:t>
        </w:r>
        <w:r>
          <w:rPr>
            <w:rFonts w:asciiTheme="minorHAnsi" w:eastAsiaTheme="minorEastAsia" w:hAnsiTheme="minorHAnsi" w:cstheme="minorBidi"/>
            <w:kern w:val="0"/>
            <w:sz w:val="24"/>
            <w:szCs w:val="24"/>
            <w:lang w:eastAsia="en-US"/>
          </w:rPr>
          <w:tab/>
        </w:r>
        <w:r w:rsidRPr="00A823DC">
          <w:rPr>
            <w:color w:val="0070C0"/>
          </w:rPr>
          <w:t>Green Software Engineering</w:t>
        </w:r>
        <w:r>
          <w:tab/>
        </w:r>
        <w:r>
          <w:fldChar w:fldCharType="begin"/>
        </w:r>
        <w:r>
          <w:instrText xml:space="preserve"> PAGEREF _Toc536549431 \h </w:instrText>
        </w:r>
      </w:ins>
      <w:r>
        <w:fldChar w:fldCharType="separate"/>
      </w:r>
      <w:ins w:id="103" w:author="Anna Rasburn" w:date="2019-01-29T18:21:00Z">
        <w:r>
          <w:t>15</w:t>
        </w:r>
        <w:r>
          <w:fldChar w:fldCharType="end"/>
        </w:r>
      </w:ins>
    </w:p>
    <w:p w14:paraId="1A2A7F64" w14:textId="536642DA" w:rsidR="008834EE" w:rsidRDefault="008834EE">
      <w:pPr>
        <w:pStyle w:val="TOC1"/>
        <w:rPr>
          <w:ins w:id="104" w:author="Anna Rasburn" w:date="2019-01-29T18:21:00Z"/>
          <w:rFonts w:asciiTheme="minorHAnsi" w:eastAsiaTheme="minorEastAsia" w:hAnsiTheme="minorHAnsi" w:cstheme="minorBidi"/>
          <w:kern w:val="0"/>
          <w:sz w:val="24"/>
          <w:szCs w:val="24"/>
          <w:lang w:eastAsia="en-US"/>
        </w:rPr>
      </w:pPr>
      <w:ins w:id="105" w:author="Anna Rasburn" w:date="2019-01-29T18:21:00Z">
        <w:r w:rsidRPr="00A823DC">
          <w:rPr>
            <w:snapToGrid w:val="0"/>
          </w:rPr>
          <w:t>3</w:t>
        </w:r>
        <w:r>
          <w:rPr>
            <w:rFonts w:asciiTheme="minorHAnsi" w:eastAsiaTheme="minorEastAsia" w:hAnsiTheme="minorHAnsi" w:cstheme="minorBidi"/>
            <w:kern w:val="0"/>
            <w:sz w:val="24"/>
            <w:szCs w:val="24"/>
            <w:lang w:eastAsia="en-US"/>
          </w:rPr>
          <w:tab/>
        </w:r>
        <w:r w:rsidRPr="00A823DC">
          <w:rPr>
            <w:snapToGrid w:val="0"/>
          </w:rPr>
          <w:t>Methodology</w:t>
        </w:r>
        <w:r>
          <w:tab/>
        </w:r>
        <w:r>
          <w:fldChar w:fldCharType="begin"/>
        </w:r>
        <w:r>
          <w:instrText xml:space="preserve"> PAGEREF _Toc536549432 \h </w:instrText>
        </w:r>
      </w:ins>
      <w:r>
        <w:fldChar w:fldCharType="separate"/>
      </w:r>
      <w:ins w:id="106" w:author="Anna Rasburn" w:date="2019-01-29T18:21:00Z">
        <w:r>
          <w:t>17</w:t>
        </w:r>
        <w:r>
          <w:fldChar w:fldCharType="end"/>
        </w:r>
      </w:ins>
    </w:p>
    <w:p w14:paraId="6B65E6F5" w14:textId="03708D06" w:rsidR="008834EE" w:rsidRDefault="008834EE">
      <w:pPr>
        <w:pStyle w:val="TOC2"/>
        <w:rPr>
          <w:ins w:id="107" w:author="Anna Rasburn" w:date="2019-01-29T18:21:00Z"/>
          <w:rFonts w:asciiTheme="minorHAnsi" w:eastAsiaTheme="minorEastAsia" w:hAnsiTheme="minorHAnsi" w:cstheme="minorBidi"/>
          <w:kern w:val="0"/>
          <w:sz w:val="24"/>
          <w:szCs w:val="24"/>
          <w:lang w:eastAsia="en-US"/>
        </w:rPr>
      </w:pPr>
      <w:ins w:id="108" w:author="Anna Rasburn" w:date="2019-01-29T18:21:00Z">
        <w:r>
          <w:t>3.1</w:t>
        </w:r>
        <w:r>
          <w:rPr>
            <w:rFonts w:asciiTheme="minorHAnsi" w:eastAsiaTheme="minorEastAsia" w:hAnsiTheme="minorHAnsi" w:cstheme="minorBidi"/>
            <w:kern w:val="0"/>
            <w:sz w:val="24"/>
            <w:szCs w:val="24"/>
            <w:lang w:eastAsia="en-US"/>
          </w:rPr>
          <w:tab/>
        </w:r>
        <w:r>
          <w:t>First Section</w:t>
        </w:r>
        <w:r>
          <w:tab/>
        </w:r>
        <w:r>
          <w:fldChar w:fldCharType="begin"/>
        </w:r>
        <w:r>
          <w:instrText xml:space="preserve"> PAGEREF _Toc536549433 \h </w:instrText>
        </w:r>
      </w:ins>
      <w:r>
        <w:fldChar w:fldCharType="separate"/>
      </w:r>
      <w:ins w:id="109" w:author="Anna Rasburn" w:date="2019-01-29T18:21:00Z">
        <w:r>
          <w:t>18</w:t>
        </w:r>
        <w:r>
          <w:fldChar w:fldCharType="end"/>
        </w:r>
      </w:ins>
    </w:p>
    <w:p w14:paraId="3F5A37B8" w14:textId="4473C2E8" w:rsidR="008834EE" w:rsidRDefault="008834EE">
      <w:pPr>
        <w:pStyle w:val="TOC3"/>
        <w:rPr>
          <w:ins w:id="110" w:author="Anna Rasburn" w:date="2019-01-29T18:21:00Z"/>
          <w:rFonts w:asciiTheme="minorHAnsi" w:eastAsiaTheme="minorEastAsia" w:hAnsiTheme="minorHAnsi" w:cstheme="minorBidi"/>
          <w:kern w:val="0"/>
          <w:sz w:val="24"/>
          <w:szCs w:val="24"/>
          <w:lang w:eastAsia="en-US"/>
        </w:rPr>
      </w:pPr>
      <w:ins w:id="111" w:author="Anna Rasburn" w:date="2019-01-29T18:21:00Z">
        <w:r>
          <w:lastRenderedPageBreak/>
          <w:t>3.1.1</w:t>
        </w:r>
        <w:r>
          <w:rPr>
            <w:rFonts w:asciiTheme="minorHAnsi" w:eastAsiaTheme="minorEastAsia" w:hAnsiTheme="minorHAnsi" w:cstheme="minorBidi"/>
            <w:kern w:val="0"/>
            <w:sz w:val="24"/>
            <w:szCs w:val="24"/>
            <w:lang w:eastAsia="en-US"/>
          </w:rPr>
          <w:tab/>
        </w:r>
        <w:r>
          <w:t>First Subsection</w:t>
        </w:r>
        <w:r>
          <w:tab/>
        </w:r>
        <w:r>
          <w:fldChar w:fldCharType="begin"/>
        </w:r>
        <w:r>
          <w:instrText xml:space="preserve"> PAGEREF _Toc536549434 \h </w:instrText>
        </w:r>
      </w:ins>
      <w:r>
        <w:fldChar w:fldCharType="separate"/>
      </w:r>
      <w:ins w:id="112" w:author="Anna Rasburn" w:date="2019-01-29T18:21:00Z">
        <w:r>
          <w:t>18</w:t>
        </w:r>
        <w:r>
          <w:fldChar w:fldCharType="end"/>
        </w:r>
      </w:ins>
    </w:p>
    <w:p w14:paraId="03186B49" w14:textId="529195B1" w:rsidR="008834EE" w:rsidRDefault="008834EE">
      <w:pPr>
        <w:pStyle w:val="TOC4"/>
        <w:rPr>
          <w:ins w:id="113" w:author="Anna Rasburn" w:date="2019-01-29T18:21:00Z"/>
          <w:rFonts w:asciiTheme="minorHAnsi" w:eastAsiaTheme="minorEastAsia" w:hAnsiTheme="minorHAnsi" w:cstheme="minorBidi"/>
          <w:kern w:val="0"/>
          <w:sz w:val="24"/>
          <w:szCs w:val="24"/>
          <w:lang w:eastAsia="en-US"/>
        </w:rPr>
      </w:pPr>
      <w:ins w:id="114" w:author="Anna Rasburn" w:date="2019-01-29T18:21:00Z">
        <w:r>
          <w:t>3.1.1.1</w:t>
        </w:r>
        <w:r>
          <w:rPr>
            <w:rFonts w:asciiTheme="minorHAnsi" w:eastAsiaTheme="minorEastAsia" w:hAnsiTheme="minorHAnsi" w:cstheme="minorBidi"/>
            <w:kern w:val="0"/>
            <w:sz w:val="24"/>
            <w:szCs w:val="24"/>
            <w:lang w:eastAsia="en-US"/>
          </w:rPr>
          <w:tab/>
        </w:r>
        <w:r>
          <w:t>First Subsubsection</w:t>
        </w:r>
        <w:r>
          <w:tab/>
        </w:r>
        <w:r>
          <w:fldChar w:fldCharType="begin"/>
        </w:r>
        <w:r>
          <w:instrText xml:space="preserve"> PAGEREF _Toc536549435 \h </w:instrText>
        </w:r>
      </w:ins>
      <w:r>
        <w:fldChar w:fldCharType="separate"/>
      </w:r>
      <w:ins w:id="115" w:author="Anna Rasburn" w:date="2019-01-29T18:21:00Z">
        <w:r>
          <w:t>18</w:t>
        </w:r>
        <w:r>
          <w:fldChar w:fldCharType="end"/>
        </w:r>
      </w:ins>
    </w:p>
    <w:p w14:paraId="5AD87009" w14:textId="254C5CBB" w:rsidR="008834EE" w:rsidRDefault="008834EE">
      <w:pPr>
        <w:pStyle w:val="TOC3"/>
        <w:rPr>
          <w:ins w:id="116" w:author="Anna Rasburn" w:date="2019-01-29T18:21:00Z"/>
          <w:rFonts w:asciiTheme="minorHAnsi" w:eastAsiaTheme="minorEastAsia" w:hAnsiTheme="minorHAnsi" w:cstheme="minorBidi"/>
          <w:kern w:val="0"/>
          <w:sz w:val="24"/>
          <w:szCs w:val="24"/>
          <w:lang w:eastAsia="en-US"/>
        </w:rPr>
      </w:pPr>
      <w:ins w:id="117" w:author="Anna Rasburn" w:date="2019-01-29T18:21:00Z">
        <w:r>
          <w:t>3.1.2</w:t>
        </w:r>
        <w:r>
          <w:rPr>
            <w:rFonts w:asciiTheme="minorHAnsi" w:eastAsiaTheme="minorEastAsia" w:hAnsiTheme="minorHAnsi" w:cstheme="minorBidi"/>
            <w:kern w:val="0"/>
            <w:sz w:val="24"/>
            <w:szCs w:val="24"/>
            <w:lang w:eastAsia="en-US"/>
          </w:rPr>
          <w:tab/>
        </w:r>
        <w:r>
          <w:t>Second Subsection</w:t>
        </w:r>
        <w:r>
          <w:tab/>
        </w:r>
        <w:r>
          <w:fldChar w:fldCharType="begin"/>
        </w:r>
        <w:r>
          <w:instrText xml:space="preserve"> PAGEREF _Toc536549436 \h </w:instrText>
        </w:r>
      </w:ins>
      <w:r>
        <w:fldChar w:fldCharType="separate"/>
      </w:r>
      <w:ins w:id="118" w:author="Anna Rasburn" w:date="2019-01-29T18:21:00Z">
        <w:r>
          <w:t>18</w:t>
        </w:r>
        <w:r>
          <w:fldChar w:fldCharType="end"/>
        </w:r>
      </w:ins>
    </w:p>
    <w:p w14:paraId="3C4F0308" w14:textId="798748A0" w:rsidR="008834EE" w:rsidRDefault="008834EE">
      <w:pPr>
        <w:pStyle w:val="TOC2"/>
        <w:rPr>
          <w:ins w:id="119" w:author="Anna Rasburn" w:date="2019-01-29T18:21:00Z"/>
          <w:rFonts w:asciiTheme="minorHAnsi" w:eastAsiaTheme="minorEastAsia" w:hAnsiTheme="minorHAnsi" w:cstheme="minorBidi"/>
          <w:kern w:val="0"/>
          <w:sz w:val="24"/>
          <w:szCs w:val="24"/>
          <w:lang w:eastAsia="en-US"/>
        </w:rPr>
      </w:pPr>
      <w:ins w:id="120" w:author="Anna Rasburn" w:date="2019-01-29T18:21:00Z">
        <w:r>
          <w:t>3.2</w:t>
        </w:r>
        <w:r>
          <w:rPr>
            <w:rFonts w:asciiTheme="minorHAnsi" w:eastAsiaTheme="minorEastAsia" w:hAnsiTheme="minorHAnsi" w:cstheme="minorBidi"/>
            <w:kern w:val="0"/>
            <w:sz w:val="24"/>
            <w:szCs w:val="24"/>
            <w:lang w:eastAsia="en-US"/>
          </w:rPr>
          <w:tab/>
        </w:r>
        <w:r>
          <w:t>Second Section</w:t>
        </w:r>
        <w:r>
          <w:tab/>
        </w:r>
        <w:r>
          <w:fldChar w:fldCharType="begin"/>
        </w:r>
        <w:r>
          <w:instrText xml:space="preserve"> PAGEREF _Toc536549437 \h </w:instrText>
        </w:r>
      </w:ins>
      <w:r>
        <w:fldChar w:fldCharType="separate"/>
      </w:r>
      <w:ins w:id="121" w:author="Anna Rasburn" w:date="2019-01-29T18:21:00Z">
        <w:r>
          <w:t>18</w:t>
        </w:r>
        <w:r>
          <w:fldChar w:fldCharType="end"/>
        </w:r>
      </w:ins>
    </w:p>
    <w:p w14:paraId="3E341AC1" w14:textId="45054BC9" w:rsidR="008834EE" w:rsidRDefault="008834EE">
      <w:pPr>
        <w:pStyle w:val="TOC1"/>
        <w:rPr>
          <w:ins w:id="122" w:author="Anna Rasburn" w:date="2019-01-29T18:21:00Z"/>
          <w:rFonts w:asciiTheme="minorHAnsi" w:eastAsiaTheme="minorEastAsia" w:hAnsiTheme="minorHAnsi" w:cstheme="minorBidi"/>
          <w:kern w:val="0"/>
          <w:sz w:val="24"/>
          <w:szCs w:val="24"/>
          <w:lang w:eastAsia="en-US"/>
        </w:rPr>
      </w:pPr>
      <w:ins w:id="123" w:author="Anna Rasburn" w:date="2019-01-29T18:21:00Z">
        <w:r>
          <w:t>4</w:t>
        </w:r>
        <w:r>
          <w:rPr>
            <w:rFonts w:asciiTheme="minorHAnsi" w:eastAsiaTheme="minorEastAsia" w:hAnsiTheme="minorHAnsi" w:cstheme="minorBidi"/>
            <w:kern w:val="0"/>
            <w:sz w:val="24"/>
            <w:szCs w:val="24"/>
            <w:lang w:eastAsia="en-US"/>
          </w:rPr>
          <w:tab/>
        </w:r>
        <w:r>
          <w:t>Creation of Toolkit</w:t>
        </w:r>
        <w:r>
          <w:tab/>
        </w:r>
        <w:r>
          <w:fldChar w:fldCharType="begin"/>
        </w:r>
        <w:r>
          <w:instrText xml:space="preserve"> PAGEREF _Toc536549438 \h </w:instrText>
        </w:r>
      </w:ins>
      <w:r>
        <w:fldChar w:fldCharType="separate"/>
      </w:r>
      <w:ins w:id="124" w:author="Anna Rasburn" w:date="2019-01-29T18:21:00Z">
        <w:r>
          <w:t>19</w:t>
        </w:r>
        <w:r>
          <w:fldChar w:fldCharType="end"/>
        </w:r>
      </w:ins>
    </w:p>
    <w:p w14:paraId="6FF33793" w14:textId="3D20A641" w:rsidR="008834EE" w:rsidRDefault="008834EE">
      <w:pPr>
        <w:pStyle w:val="TOC2"/>
        <w:rPr>
          <w:ins w:id="125" w:author="Anna Rasburn" w:date="2019-01-29T18:21:00Z"/>
          <w:rFonts w:asciiTheme="minorHAnsi" w:eastAsiaTheme="minorEastAsia" w:hAnsiTheme="minorHAnsi" w:cstheme="minorBidi"/>
          <w:kern w:val="0"/>
          <w:sz w:val="24"/>
          <w:szCs w:val="24"/>
          <w:lang w:eastAsia="en-US"/>
        </w:rPr>
      </w:pPr>
      <w:ins w:id="126" w:author="Anna Rasburn" w:date="2019-01-29T18:21:00Z">
        <w:r>
          <w:t>4.1</w:t>
        </w:r>
        <w:r>
          <w:rPr>
            <w:rFonts w:asciiTheme="minorHAnsi" w:eastAsiaTheme="minorEastAsia" w:hAnsiTheme="minorHAnsi" w:cstheme="minorBidi"/>
            <w:kern w:val="0"/>
            <w:sz w:val="24"/>
            <w:szCs w:val="24"/>
            <w:lang w:eastAsia="en-US"/>
          </w:rPr>
          <w:tab/>
        </w:r>
        <w:r>
          <w:t>Tools Used</w:t>
        </w:r>
        <w:r>
          <w:tab/>
        </w:r>
        <w:r>
          <w:fldChar w:fldCharType="begin"/>
        </w:r>
        <w:r>
          <w:instrText xml:space="preserve"> PAGEREF _Toc536549439 \h </w:instrText>
        </w:r>
      </w:ins>
      <w:r>
        <w:fldChar w:fldCharType="separate"/>
      </w:r>
      <w:ins w:id="127" w:author="Anna Rasburn" w:date="2019-01-29T18:21:00Z">
        <w:r>
          <w:t>19</w:t>
        </w:r>
        <w:r>
          <w:fldChar w:fldCharType="end"/>
        </w:r>
      </w:ins>
    </w:p>
    <w:p w14:paraId="60A7FDF5" w14:textId="5C910B0D" w:rsidR="008834EE" w:rsidRDefault="008834EE">
      <w:pPr>
        <w:pStyle w:val="TOC3"/>
        <w:rPr>
          <w:ins w:id="128" w:author="Anna Rasburn" w:date="2019-01-29T18:21:00Z"/>
          <w:rFonts w:asciiTheme="minorHAnsi" w:eastAsiaTheme="minorEastAsia" w:hAnsiTheme="minorHAnsi" w:cstheme="minorBidi"/>
          <w:kern w:val="0"/>
          <w:sz w:val="24"/>
          <w:szCs w:val="24"/>
          <w:lang w:eastAsia="en-US"/>
        </w:rPr>
      </w:pPr>
      <w:ins w:id="129" w:author="Anna Rasburn" w:date="2019-01-29T18:21:00Z">
        <w:r>
          <w:t>4.1.1</w:t>
        </w:r>
        <w:r>
          <w:rPr>
            <w:rFonts w:asciiTheme="minorHAnsi" w:eastAsiaTheme="minorEastAsia" w:hAnsiTheme="minorHAnsi" w:cstheme="minorBidi"/>
            <w:kern w:val="0"/>
            <w:sz w:val="24"/>
            <w:szCs w:val="24"/>
            <w:lang w:eastAsia="en-US"/>
          </w:rPr>
          <w:tab/>
        </w:r>
        <w:r>
          <w:t>Opacitor</w:t>
        </w:r>
        <w:r>
          <w:tab/>
        </w:r>
        <w:r>
          <w:fldChar w:fldCharType="begin"/>
        </w:r>
        <w:r>
          <w:instrText xml:space="preserve"> PAGEREF _Toc536549440 \h </w:instrText>
        </w:r>
      </w:ins>
      <w:r>
        <w:fldChar w:fldCharType="separate"/>
      </w:r>
      <w:ins w:id="130" w:author="Anna Rasburn" w:date="2019-01-29T18:21:00Z">
        <w:r>
          <w:t>19</w:t>
        </w:r>
        <w:r>
          <w:fldChar w:fldCharType="end"/>
        </w:r>
      </w:ins>
    </w:p>
    <w:p w14:paraId="27C68E13" w14:textId="7BBE6670" w:rsidR="008834EE" w:rsidRDefault="008834EE">
      <w:pPr>
        <w:pStyle w:val="TOC3"/>
        <w:rPr>
          <w:ins w:id="131" w:author="Anna Rasburn" w:date="2019-01-29T18:21:00Z"/>
          <w:rFonts w:asciiTheme="minorHAnsi" w:eastAsiaTheme="minorEastAsia" w:hAnsiTheme="minorHAnsi" w:cstheme="minorBidi"/>
          <w:kern w:val="0"/>
          <w:sz w:val="24"/>
          <w:szCs w:val="24"/>
          <w:lang w:eastAsia="en-US"/>
        </w:rPr>
      </w:pPr>
      <w:ins w:id="132" w:author="Anna Rasburn" w:date="2019-01-29T18:21:00Z">
        <w:r>
          <w:t>4.1.2</w:t>
        </w:r>
        <w:r>
          <w:rPr>
            <w:rFonts w:asciiTheme="minorHAnsi" w:eastAsiaTheme="minorEastAsia" w:hAnsiTheme="minorHAnsi" w:cstheme="minorBidi"/>
            <w:kern w:val="0"/>
            <w:sz w:val="24"/>
            <w:szCs w:val="24"/>
            <w:lang w:eastAsia="en-US"/>
          </w:rPr>
          <w:tab/>
        </w:r>
        <w:r>
          <w:t>Fitness</w:t>
        </w:r>
        <w:r>
          <w:tab/>
        </w:r>
        <w:r>
          <w:fldChar w:fldCharType="begin"/>
        </w:r>
        <w:r>
          <w:instrText xml:space="preserve"> PAGEREF _Toc536549441 \h </w:instrText>
        </w:r>
      </w:ins>
      <w:r>
        <w:fldChar w:fldCharType="separate"/>
      </w:r>
      <w:ins w:id="133" w:author="Anna Rasburn" w:date="2019-01-29T18:21:00Z">
        <w:r>
          <w:t>19</w:t>
        </w:r>
        <w:r>
          <w:fldChar w:fldCharType="end"/>
        </w:r>
      </w:ins>
    </w:p>
    <w:p w14:paraId="0745423A" w14:textId="229C4056" w:rsidR="008834EE" w:rsidRDefault="008834EE">
      <w:pPr>
        <w:pStyle w:val="TOC3"/>
        <w:rPr>
          <w:ins w:id="134" w:author="Anna Rasburn" w:date="2019-01-29T18:21:00Z"/>
          <w:rFonts w:asciiTheme="minorHAnsi" w:eastAsiaTheme="minorEastAsia" w:hAnsiTheme="minorHAnsi" w:cstheme="minorBidi"/>
          <w:kern w:val="0"/>
          <w:sz w:val="24"/>
          <w:szCs w:val="24"/>
          <w:lang w:eastAsia="en-US"/>
        </w:rPr>
      </w:pPr>
      <w:ins w:id="135" w:author="Anna Rasburn" w:date="2019-01-29T18:21:00Z">
        <w:r>
          <w:t>4.1.3</w:t>
        </w:r>
        <w:r>
          <w:rPr>
            <w:rFonts w:asciiTheme="minorHAnsi" w:eastAsiaTheme="minorEastAsia" w:hAnsiTheme="minorHAnsi" w:cstheme="minorBidi"/>
            <w:kern w:val="0"/>
            <w:sz w:val="24"/>
            <w:szCs w:val="24"/>
            <w:lang w:eastAsia="en-US"/>
          </w:rPr>
          <w:tab/>
        </w:r>
        <w:r>
          <w:t>Unit tests</w:t>
        </w:r>
        <w:r>
          <w:tab/>
        </w:r>
        <w:r>
          <w:fldChar w:fldCharType="begin"/>
        </w:r>
        <w:r>
          <w:instrText xml:space="preserve"> PAGEREF _Toc536549442 \h </w:instrText>
        </w:r>
      </w:ins>
      <w:r>
        <w:fldChar w:fldCharType="separate"/>
      </w:r>
      <w:ins w:id="136" w:author="Anna Rasburn" w:date="2019-01-29T18:21:00Z">
        <w:r>
          <w:t>19</w:t>
        </w:r>
        <w:r>
          <w:fldChar w:fldCharType="end"/>
        </w:r>
      </w:ins>
    </w:p>
    <w:p w14:paraId="070A5DF3" w14:textId="2A337694" w:rsidR="008834EE" w:rsidRDefault="008834EE">
      <w:pPr>
        <w:pStyle w:val="TOC3"/>
        <w:rPr>
          <w:ins w:id="137" w:author="Anna Rasburn" w:date="2019-01-29T18:21:00Z"/>
          <w:rFonts w:asciiTheme="minorHAnsi" w:eastAsiaTheme="minorEastAsia" w:hAnsiTheme="minorHAnsi" w:cstheme="minorBidi"/>
          <w:kern w:val="0"/>
          <w:sz w:val="24"/>
          <w:szCs w:val="24"/>
          <w:lang w:eastAsia="en-US"/>
        </w:rPr>
      </w:pPr>
      <w:ins w:id="138" w:author="Anna Rasburn" w:date="2019-01-29T18:21:00Z">
        <w:r>
          <w:t>4.1.4</w:t>
        </w:r>
        <w:r>
          <w:rPr>
            <w:rFonts w:asciiTheme="minorHAnsi" w:eastAsiaTheme="minorEastAsia" w:hAnsiTheme="minorHAnsi" w:cstheme="minorBidi"/>
            <w:kern w:val="0"/>
            <w:sz w:val="24"/>
            <w:szCs w:val="24"/>
            <w:lang w:eastAsia="en-US"/>
          </w:rPr>
          <w:tab/>
        </w:r>
        <w:r>
          <w:t>Maven</w:t>
        </w:r>
        <w:r>
          <w:tab/>
        </w:r>
        <w:r>
          <w:fldChar w:fldCharType="begin"/>
        </w:r>
        <w:r>
          <w:instrText xml:space="preserve"> PAGEREF _Toc536549443 \h </w:instrText>
        </w:r>
      </w:ins>
      <w:r>
        <w:fldChar w:fldCharType="separate"/>
      </w:r>
      <w:ins w:id="139" w:author="Anna Rasburn" w:date="2019-01-29T18:21:00Z">
        <w:r>
          <w:t>19</w:t>
        </w:r>
        <w:r>
          <w:fldChar w:fldCharType="end"/>
        </w:r>
      </w:ins>
    </w:p>
    <w:p w14:paraId="33C2F391" w14:textId="1F366DA0" w:rsidR="008834EE" w:rsidRDefault="008834EE">
      <w:pPr>
        <w:pStyle w:val="TOC3"/>
        <w:rPr>
          <w:ins w:id="140" w:author="Anna Rasburn" w:date="2019-01-29T18:21:00Z"/>
          <w:rFonts w:asciiTheme="minorHAnsi" w:eastAsiaTheme="minorEastAsia" w:hAnsiTheme="minorHAnsi" w:cstheme="minorBidi"/>
          <w:kern w:val="0"/>
          <w:sz w:val="24"/>
          <w:szCs w:val="24"/>
          <w:lang w:eastAsia="en-US"/>
        </w:rPr>
      </w:pPr>
      <w:ins w:id="141" w:author="Anna Rasburn" w:date="2019-01-29T18:21:00Z">
        <w:r w:rsidRPr="00A823DC">
          <w:rPr>
            <w:color w:val="0070C0"/>
          </w:rPr>
          <w:t>4.1.5</w:t>
        </w:r>
        <w:r>
          <w:rPr>
            <w:rFonts w:asciiTheme="minorHAnsi" w:eastAsiaTheme="minorEastAsia" w:hAnsiTheme="minorHAnsi" w:cstheme="minorBidi"/>
            <w:kern w:val="0"/>
            <w:sz w:val="24"/>
            <w:szCs w:val="24"/>
            <w:lang w:eastAsia="en-US"/>
          </w:rPr>
          <w:tab/>
        </w:r>
        <w:r w:rsidRPr="00A823DC">
          <w:rPr>
            <w:color w:val="0070C0"/>
          </w:rPr>
          <w:t>Spring</w:t>
        </w:r>
        <w:r>
          <w:tab/>
        </w:r>
        <w:r>
          <w:fldChar w:fldCharType="begin"/>
        </w:r>
        <w:r>
          <w:instrText xml:space="preserve"> PAGEREF _Toc536549444 \h </w:instrText>
        </w:r>
      </w:ins>
      <w:r>
        <w:fldChar w:fldCharType="separate"/>
      </w:r>
      <w:ins w:id="142" w:author="Anna Rasburn" w:date="2019-01-29T18:21:00Z">
        <w:r>
          <w:t>19</w:t>
        </w:r>
        <w:r>
          <w:fldChar w:fldCharType="end"/>
        </w:r>
      </w:ins>
    </w:p>
    <w:p w14:paraId="5906D5AB" w14:textId="1C6967FA" w:rsidR="008834EE" w:rsidRDefault="008834EE">
      <w:pPr>
        <w:pStyle w:val="TOC2"/>
        <w:rPr>
          <w:ins w:id="143" w:author="Anna Rasburn" w:date="2019-01-29T18:21:00Z"/>
          <w:rFonts w:asciiTheme="minorHAnsi" w:eastAsiaTheme="minorEastAsia" w:hAnsiTheme="minorHAnsi" w:cstheme="minorBidi"/>
          <w:kern w:val="0"/>
          <w:sz w:val="24"/>
          <w:szCs w:val="24"/>
          <w:lang w:eastAsia="en-US"/>
        </w:rPr>
      </w:pPr>
      <w:ins w:id="144" w:author="Anna Rasburn" w:date="2019-01-29T18:21:00Z">
        <w:r w:rsidRPr="00A823DC">
          <w:rPr>
            <w:color w:val="0070C0"/>
          </w:rPr>
          <w:t>4.2</w:t>
        </w:r>
        <w:r>
          <w:rPr>
            <w:rFonts w:asciiTheme="minorHAnsi" w:eastAsiaTheme="minorEastAsia" w:hAnsiTheme="minorHAnsi" w:cstheme="minorBidi"/>
            <w:kern w:val="0"/>
            <w:sz w:val="24"/>
            <w:szCs w:val="24"/>
            <w:lang w:eastAsia="en-US"/>
          </w:rPr>
          <w:tab/>
        </w:r>
        <w:r w:rsidRPr="00A823DC">
          <w:rPr>
            <w:color w:val="0070C0"/>
          </w:rPr>
          <w:t>Development of Toolkit</w:t>
        </w:r>
        <w:r>
          <w:tab/>
        </w:r>
        <w:r>
          <w:fldChar w:fldCharType="begin"/>
        </w:r>
        <w:r>
          <w:instrText xml:space="preserve"> PAGEREF _Toc536549445 \h </w:instrText>
        </w:r>
      </w:ins>
      <w:r>
        <w:fldChar w:fldCharType="separate"/>
      </w:r>
      <w:ins w:id="145" w:author="Anna Rasburn" w:date="2019-01-29T18:21:00Z">
        <w:r>
          <w:t>19</w:t>
        </w:r>
        <w:r>
          <w:fldChar w:fldCharType="end"/>
        </w:r>
      </w:ins>
    </w:p>
    <w:p w14:paraId="763FF2B6" w14:textId="32A39957" w:rsidR="008834EE" w:rsidRDefault="008834EE">
      <w:pPr>
        <w:pStyle w:val="TOC3"/>
        <w:rPr>
          <w:ins w:id="146" w:author="Anna Rasburn" w:date="2019-01-29T18:21:00Z"/>
          <w:rFonts w:asciiTheme="minorHAnsi" w:eastAsiaTheme="minorEastAsia" w:hAnsiTheme="minorHAnsi" w:cstheme="minorBidi"/>
          <w:kern w:val="0"/>
          <w:sz w:val="24"/>
          <w:szCs w:val="24"/>
          <w:lang w:eastAsia="en-US"/>
        </w:rPr>
      </w:pPr>
      <w:ins w:id="147" w:author="Anna Rasburn" w:date="2019-01-29T18:21:00Z">
        <w:r w:rsidRPr="00A823DC">
          <w:rPr>
            <w:color w:val="0070C0"/>
          </w:rPr>
          <w:t>4.2.1</w:t>
        </w:r>
        <w:r>
          <w:rPr>
            <w:rFonts w:asciiTheme="minorHAnsi" w:eastAsiaTheme="minorEastAsia" w:hAnsiTheme="minorHAnsi" w:cstheme="minorBidi"/>
            <w:kern w:val="0"/>
            <w:sz w:val="24"/>
            <w:szCs w:val="24"/>
            <w:lang w:eastAsia="en-US"/>
          </w:rPr>
          <w:tab/>
        </w:r>
        <w:r w:rsidRPr="00A823DC">
          <w:rPr>
            <w:color w:val="0070C0"/>
          </w:rPr>
          <w:t>Gin-Main</w:t>
        </w:r>
        <w:r>
          <w:tab/>
        </w:r>
        <w:r>
          <w:fldChar w:fldCharType="begin"/>
        </w:r>
        <w:r>
          <w:instrText xml:space="preserve"> PAGEREF _Toc536549446 \h </w:instrText>
        </w:r>
      </w:ins>
      <w:r>
        <w:fldChar w:fldCharType="separate"/>
      </w:r>
      <w:ins w:id="148" w:author="Anna Rasburn" w:date="2019-01-29T18:21:00Z">
        <w:r>
          <w:t>20</w:t>
        </w:r>
        <w:r>
          <w:fldChar w:fldCharType="end"/>
        </w:r>
      </w:ins>
    </w:p>
    <w:p w14:paraId="0E4F180C" w14:textId="518F6A3A" w:rsidR="008834EE" w:rsidRDefault="008834EE">
      <w:pPr>
        <w:pStyle w:val="TOC4"/>
        <w:rPr>
          <w:ins w:id="149" w:author="Anna Rasburn" w:date="2019-01-29T18:21:00Z"/>
          <w:rFonts w:asciiTheme="minorHAnsi" w:eastAsiaTheme="minorEastAsia" w:hAnsiTheme="minorHAnsi" w:cstheme="minorBidi"/>
          <w:kern w:val="0"/>
          <w:sz w:val="24"/>
          <w:szCs w:val="24"/>
          <w:lang w:eastAsia="en-US"/>
        </w:rPr>
      </w:pPr>
      <w:ins w:id="150" w:author="Anna Rasburn" w:date="2019-01-29T18:21:00Z">
        <w:r w:rsidRPr="00A823DC">
          <w:rPr>
            <w:color w:val="0070C0"/>
          </w:rPr>
          <w:t>4.2.1.1</w:t>
        </w:r>
        <w:r>
          <w:rPr>
            <w:rFonts w:asciiTheme="minorHAnsi" w:eastAsiaTheme="minorEastAsia" w:hAnsiTheme="minorHAnsi" w:cstheme="minorBidi"/>
            <w:kern w:val="0"/>
            <w:sz w:val="24"/>
            <w:szCs w:val="24"/>
            <w:lang w:eastAsia="en-US"/>
          </w:rPr>
          <w:tab/>
        </w:r>
        <w:r w:rsidRPr="00A823DC">
          <w:rPr>
            <w:color w:val="0070C0"/>
          </w:rPr>
          <w:t>Patch</w:t>
        </w:r>
        <w:r>
          <w:tab/>
        </w:r>
        <w:r>
          <w:fldChar w:fldCharType="begin"/>
        </w:r>
        <w:r>
          <w:instrText xml:space="preserve"> PAGEREF _Toc536549447 \h </w:instrText>
        </w:r>
      </w:ins>
      <w:r>
        <w:fldChar w:fldCharType="separate"/>
      </w:r>
      <w:ins w:id="151" w:author="Anna Rasburn" w:date="2019-01-29T18:21:00Z">
        <w:r>
          <w:t>20</w:t>
        </w:r>
        <w:r>
          <w:fldChar w:fldCharType="end"/>
        </w:r>
      </w:ins>
    </w:p>
    <w:p w14:paraId="0B5A3571" w14:textId="73F2610F" w:rsidR="008834EE" w:rsidRDefault="008834EE">
      <w:pPr>
        <w:pStyle w:val="TOC4"/>
        <w:rPr>
          <w:ins w:id="152" w:author="Anna Rasburn" w:date="2019-01-29T18:21:00Z"/>
          <w:rFonts w:asciiTheme="minorHAnsi" w:eastAsiaTheme="minorEastAsia" w:hAnsiTheme="minorHAnsi" w:cstheme="minorBidi"/>
          <w:kern w:val="0"/>
          <w:sz w:val="24"/>
          <w:szCs w:val="24"/>
          <w:lang w:eastAsia="en-US"/>
        </w:rPr>
      </w:pPr>
      <w:ins w:id="153" w:author="Anna Rasburn" w:date="2019-01-29T18:21:00Z">
        <w:r w:rsidRPr="00A823DC">
          <w:rPr>
            <w:color w:val="0070C0"/>
          </w:rPr>
          <w:t>4.2.1.2</w:t>
        </w:r>
        <w:r>
          <w:rPr>
            <w:rFonts w:asciiTheme="minorHAnsi" w:eastAsiaTheme="minorEastAsia" w:hAnsiTheme="minorHAnsi" w:cstheme="minorBidi"/>
            <w:kern w:val="0"/>
            <w:sz w:val="24"/>
            <w:szCs w:val="24"/>
            <w:lang w:eastAsia="en-US"/>
          </w:rPr>
          <w:tab/>
        </w:r>
        <w:r w:rsidRPr="00A823DC">
          <w:rPr>
            <w:color w:val="0070C0"/>
          </w:rPr>
          <w:t>Edits</w:t>
        </w:r>
        <w:r>
          <w:tab/>
        </w:r>
        <w:r>
          <w:fldChar w:fldCharType="begin"/>
        </w:r>
        <w:r>
          <w:instrText xml:space="preserve"> PAGEREF _Toc536549448 \h </w:instrText>
        </w:r>
      </w:ins>
      <w:r>
        <w:fldChar w:fldCharType="separate"/>
      </w:r>
      <w:ins w:id="154" w:author="Anna Rasburn" w:date="2019-01-29T18:21:00Z">
        <w:r>
          <w:t>20</w:t>
        </w:r>
        <w:r>
          <w:fldChar w:fldCharType="end"/>
        </w:r>
      </w:ins>
    </w:p>
    <w:p w14:paraId="1EC0E28E" w14:textId="3812BF31" w:rsidR="008834EE" w:rsidRDefault="008834EE">
      <w:pPr>
        <w:pStyle w:val="TOC3"/>
        <w:rPr>
          <w:ins w:id="155" w:author="Anna Rasburn" w:date="2019-01-29T18:21:00Z"/>
          <w:rFonts w:asciiTheme="minorHAnsi" w:eastAsiaTheme="minorEastAsia" w:hAnsiTheme="minorHAnsi" w:cstheme="minorBidi"/>
          <w:kern w:val="0"/>
          <w:sz w:val="24"/>
          <w:szCs w:val="24"/>
          <w:lang w:eastAsia="en-US"/>
        </w:rPr>
      </w:pPr>
      <w:ins w:id="156" w:author="Anna Rasburn" w:date="2019-01-29T18:21:00Z">
        <w:r w:rsidRPr="00A823DC">
          <w:rPr>
            <w:color w:val="0070C0"/>
          </w:rPr>
          <w:t>4.2.2</w:t>
        </w:r>
        <w:r>
          <w:rPr>
            <w:rFonts w:asciiTheme="minorHAnsi" w:eastAsiaTheme="minorEastAsia" w:hAnsiTheme="minorHAnsi" w:cstheme="minorBidi"/>
            <w:kern w:val="0"/>
            <w:sz w:val="24"/>
            <w:szCs w:val="24"/>
            <w:lang w:eastAsia="en-US"/>
          </w:rPr>
          <w:tab/>
        </w:r>
        <w:r w:rsidRPr="00A823DC">
          <w:rPr>
            <w:color w:val="0070C0"/>
          </w:rPr>
          <w:t>Test-Runner</w:t>
        </w:r>
        <w:r>
          <w:tab/>
        </w:r>
        <w:r>
          <w:fldChar w:fldCharType="begin"/>
        </w:r>
        <w:r>
          <w:instrText xml:space="preserve"> PAGEREF _Toc536549449 \h </w:instrText>
        </w:r>
      </w:ins>
      <w:r>
        <w:fldChar w:fldCharType="separate"/>
      </w:r>
      <w:ins w:id="157" w:author="Anna Rasburn" w:date="2019-01-29T18:21:00Z">
        <w:r>
          <w:t>20</w:t>
        </w:r>
        <w:r>
          <w:fldChar w:fldCharType="end"/>
        </w:r>
      </w:ins>
    </w:p>
    <w:p w14:paraId="68C02565" w14:textId="051EF19B" w:rsidR="008834EE" w:rsidRDefault="008834EE">
      <w:pPr>
        <w:pStyle w:val="TOC3"/>
        <w:rPr>
          <w:ins w:id="158" w:author="Anna Rasburn" w:date="2019-01-29T18:21:00Z"/>
          <w:rFonts w:asciiTheme="minorHAnsi" w:eastAsiaTheme="minorEastAsia" w:hAnsiTheme="minorHAnsi" w:cstheme="minorBidi"/>
          <w:kern w:val="0"/>
          <w:sz w:val="24"/>
          <w:szCs w:val="24"/>
          <w:lang w:eastAsia="en-US"/>
        </w:rPr>
      </w:pPr>
      <w:ins w:id="159" w:author="Anna Rasburn" w:date="2019-01-29T18:21:00Z">
        <w:r w:rsidRPr="00A823DC">
          <w:rPr>
            <w:color w:val="0070C0"/>
          </w:rPr>
          <w:t>4.2.3</w:t>
        </w:r>
        <w:r>
          <w:rPr>
            <w:rFonts w:asciiTheme="minorHAnsi" w:eastAsiaTheme="minorEastAsia" w:hAnsiTheme="minorHAnsi" w:cstheme="minorBidi"/>
            <w:kern w:val="0"/>
            <w:sz w:val="24"/>
            <w:szCs w:val="24"/>
            <w:lang w:eastAsia="en-US"/>
          </w:rPr>
          <w:tab/>
        </w:r>
        <w:r w:rsidRPr="00A823DC">
          <w:rPr>
            <w:color w:val="0070C0"/>
          </w:rPr>
          <w:t>Opacitor</w:t>
        </w:r>
        <w:r>
          <w:tab/>
        </w:r>
        <w:r>
          <w:fldChar w:fldCharType="begin"/>
        </w:r>
        <w:r>
          <w:instrText xml:space="preserve"> PAGEREF _Toc536549450 \h </w:instrText>
        </w:r>
      </w:ins>
      <w:r>
        <w:fldChar w:fldCharType="separate"/>
      </w:r>
      <w:ins w:id="160" w:author="Anna Rasburn" w:date="2019-01-29T18:21:00Z">
        <w:r>
          <w:t>20</w:t>
        </w:r>
        <w:r>
          <w:fldChar w:fldCharType="end"/>
        </w:r>
      </w:ins>
    </w:p>
    <w:p w14:paraId="2E677C4B" w14:textId="4AACD87E" w:rsidR="008834EE" w:rsidRDefault="008834EE">
      <w:pPr>
        <w:pStyle w:val="TOC3"/>
        <w:rPr>
          <w:ins w:id="161" w:author="Anna Rasburn" w:date="2019-01-29T18:21:00Z"/>
          <w:rFonts w:asciiTheme="minorHAnsi" w:eastAsiaTheme="minorEastAsia" w:hAnsiTheme="minorHAnsi" w:cstheme="minorBidi"/>
          <w:kern w:val="0"/>
          <w:sz w:val="24"/>
          <w:szCs w:val="24"/>
          <w:lang w:eastAsia="en-US"/>
        </w:rPr>
      </w:pPr>
      <w:ins w:id="162" w:author="Anna Rasburn" w:date="2019-01-29T18:21:00Z">
        <w:r w:rsidRPr="00A823DC">
          <w:rPr>
            <w:color w:val="0070C0"/>
          </w:rPr>
          <w:t>4.2.4</w:t>
        </w:r>
        <w:r>
          <w:rPr>
            <w:rFonts w:asciiTheme="minorHAnsi" w:eastAsiaTheme="minorEastAsia" w:hAnsiTheme="minorHAnsi" w:cstheme="minorBidi"/>
            <w:kern w:val="0"/>
            <w:sz w:val="24"/>
            <w:szCs w:val="24"/>
            <w:lang w:eastAsia="en-US"/>
          </w:rPr>
          <w:tab/>
        </w:r>
        <w:r w:rsidRPr="00A823DC">
          <w:rPr>
            <w:color w:val="0070C0"/>
          </w:rPr>
          <w:t>Genetic Algorithm</w:t>
        </w:r>
        <w:r>
          <w:tab/>
        </w:r>
        <w:r>
          <w:fldChar w:fldCharType="begin"/>
        </w:r>
        <w:r>
          <w:instrText xml:space="preserve"> PAGEREF _Toc536549451 \h </w:instrText>
        </w:r>
      </w:ins>
      <w:r>
        <w:fldChar w:fldCharType="separate"/>
      </w:r>
      <w:ins w:id="163" w:author="Anna Rasburn" w:date="2019-01-29T18:21:00Z">
        <w:r>
          <w:t>20</w:t>
        </w:r>
        <w:r>
          <w:fldChar w:fldCharType="end"/>
        </w:r>
      </w:ins>
    </w:p>
    <w:p w14:paraId="5318129A" w14:textId="30389115" w:rsidR="008834EE" w:rsidRDefault="008834EE">
      <w:pPr>
        <w:pStyle w:val="TOC3"/>
        <w:rPr>
          <w:ins w:id="164" w:author="Anna Rasburn" w:date="2019-01-29T18:21:00Z"/>
          <w:rFonts w:asciiTheme="minorHAnsi" w:eastAsiaTheme="minorEastAsia" w:hAnsiTheme="minorHAnsi" w:cstheme="minorBidi"/>
          <w:kern w:val="0"/>
          <w:sz w:val="24"/>
          <w:szCs w:val="24"/>
          <w:lang w:eastAsia="en-US"/>
        </w:rPr>
      </w:pPr>
      <w:ins w:id="165" w:author="Anna Rasburn" w:date="2019-01-29T18:21:00Z">
        <w:r w:rsidRPr="00A823DC">
          <w:rPr>
            <w:color w:val="0070C0"/>
          </w:rPr>
          <w:t>4.2.5</w:t>
        </w:r>
        <w:r>
          <w:rPr>
            <w:rFonts w:asciiTheme="minorHAnsi" w:eastAsiaTheme="minorEastAsia" w:hAnsiTheme="minorHAnsi" w:cstheme="minorBidi"/>
            <w:kern w:val="0"/>
            <w:sz w:val="24"/>
            <w:szCs w:val="24"/>
            <w:lang w:eastAsia="en-US"/>
          </w:rPr>
          <w:tab/>
        </w:r>
        <w:r w:rsidRPr="00A823DC">
          <w:rPr>
            <w:color w:val="0070C0"/>
          </w:rPr>
          <w:t>Hill- Climbing</w:t>
        </w:r>
        <w:r>
          <w:tab/>
        </w:r>
        <w:r>
          <w:fldChar w:fldCharType="begin"/>
        </w:r>
        <w:r>
          <w:instrText xml:space="preserve"> PAGEREF _Toc536549452 \h </w:instrText>
        </w:r>
      </w:ins>
      <w:r>
        <w:fldChar w:fldCharType="separate"/>
      </w:r>
      <w:ins w:id="166" w:author="Anna Rasburn" w:date="2019-01-29T18:21:00Z">
        <w:r>
          <w:t>20</w:t>
        </w:r>
        <w:r>
          <w:fldChar w:fldCharType="end"/>
        </w:r>
      </w:ins>
    </w:p>
    <w:p w14:paraId="5D8E711D" w14:textId="06CA5ABD" w:rsidR="008834EE" w:rsidRDefault="008834EE">
      <w:pPr>
        <w:pStyle w:val="TOC3"/>
        <w:rPr>
          <w:ins w:id="167" w:author="Anna Rasburn" w:date="2019-01-29T18:21:00Z"/>
          <w:rFonts w:asciiTheme="minorHAnsi" w:eastAsiaTheme="minorEastAsia" w:hAnsiTheme="minorHAnsi" w:cstheme="minorBidi"/>
          <w:kern w:val="0"/>
          <w:sz w:val="24"/>
          <w:szCs w:val="24"/>
          <w:lang w:eastAsia="en-US"/>
        </w:rPr>
      </w:pPr>
      <w:ins w:id="168" w:author="Anna Rasburn" w:date="2019-01-29T18:21:00Z">
        <w:r w:rsidRPr="00A823DC">
          <w:rPr>
            <w:color w:val="0070C0"/>
          </w:rPr>
          <w:t>4.2.6</w:t>
        </w:r>
        <w:r>
          <w:rPr>
            <w:rFonts w:asciiTheme="minorHAnsi" w:eastAsiaTheme="minorEastAsia" w:hAnsiTheme="minorHAnsi" w:cstheme="minorBidi"/>
            <w:kern w:val="0"/>
            <w:sz w:val="24"/>
            <w:szCs w:val="24"/>
            <w:lang w:eastAsia="en-US"/>
          </w:rPr>
          <w:tab/>
        </w:r>
        <w:r w:rsidRPr="00A823DC">
          <w:rPr>
            <w:color w:val="0070C0"/>
          </w:rPr>
          <w:t>Testing</w:t>
        </w:r>
        <w:r>
          <w:tab/>
        </w:r>
        <w:r>
          <w:fldChar w:fldCharType="begin"/>
        </w:r>
        <w:r>
          <w:instrText xml:space="preserve"> PAGEREF _Toc536549453 \h </w:instrText>
        </w:r>
      </w:ins>
      <w:r>
        <w:fldChar w:fldCharType="separate"/>
      </w:r>
      <w:ins w:id="169" w:author="Anna Rasburn" w:date="2019-01-29T18:21:00Z">
        <w:r>
          <w:t>20</w:t>
        </w:r>
        <w:r>
          <w:fldChar w:fldCharType="end"/>
        </w:r>
      </w:ins>
    </w:p>
    <w:p w14:paraId="3C965734" w14:textId="08AFD481" w:rsidR="008834EE" w:rsidRDefault="008834EE">
      <w:pPr>
        <w:pStyle w:val="TOC4"/>
        <w:rPr>
          <w:ins w:id="170" w:author="Anna Rasburn" w:date="2019-01-29T18:21:00Z"/>
          <w:rFonts w:asciiTheme="minorHAnsi" w:eastAsiaTheme="minorEastAsia" w:hAnsiTheme="minorHAnsi" w:cstheme="minorBidi"/>
          <w:kern w:val="0"/>
          <w:sz w:val="24"/>
          <w:szCs w:val="24"/>
          <w:lang w:eastAsia="en-US"/>
        </w:rPr>
      </w:pPr>
      <w:ins w:id="171" w:author="Anna Rasburn" w:date="2019-01-29T18:21:00Z">
        <w:r w:rsidRPr="00A823DC">
          <w:rPr>
            <w:color w:val="0070C0"/>
          </w:rPr>
          <w:t>4.2.6.1</w:t>
        </w:r>
        <w:r>
          <w:rPr>
            <w:rFonts w:asciiTheme="minorHAnsi" w:eastAsiaTheme="minorEastAsia" w:hAnsiTheme="minorHAnsi" w:cstheme="minorBidi"/>
            <w:kern w:val="0"/>
            <w:sz w:val="24"/>
            <w:szCs w:val="24"/>
            <w:lang w:eastAsia="en-US"/>
          </w:rPr>
          <w:tab/>
        </w:r>
        <w:r w:rsidRPr="00A823DC">
          <w:rPr>
            <w:color w:val="0070C0"/>
          </w:rPr>
          <w:t>Test Driven Development</w:t>
        </w:r>
        <w:r>
          <w:tab/>
        </w:r>
        <w:r>
          <w:fldChar w:fldCharType="begin"/>
        </w:r>
        <w:r>
          <w:instrText xml:space="preserve"> PAGEREF _Toc536549454 \h </w:instrText>
        </w:r>
      </w:ins>
      <w:r>
        <w:fldChar w:fldCharType="separate"/>
      </w:r>
      <w:ins w:id="172" w:author="Anna Rasburn" w:date="2019-01-29T18:21:00Z">
        <w:r>
          <w:t>20</w:t>
        </w:r>
        <w:r>
          <w:fldChar w:fldCharType="end"/>
        </w:r>
      </w:ins>
    </w:p>
    <w:p w14:paraId="6E9C2E6B" w14:textId="68EB6ED0" w:rsidR="008834EE" w:rsidRDefault="008834EE">
      <w:pPr>
        <w:pStyle w:val="TOC2"/>
        <w:rPr>
          <w:ins w:id="173" w:author="Anna Rasburn" w:date="2019-01-29T18:21:00Z"/>
          <w:rFonts w:asciiTheme="minorHAnsi" w:eastAsiaTheme="minorEastAsia" w:hAnsiTheme="minorHAnsi" w:cstheme="minorBidi"/>
          <w:kern w:val="0"/>
          <w:sz w:val="24"/>
          <w:szCs w:val="24"/>
          <w:lang w:eastAsia="en-US"/>
        </w:rPr>
      </w:pPr>
      <w:ins w:id="174" w:author="Anna Rasburn" w:date="2019-01-29T18:21:00Z">
        <w:r>
          <w:t>4.3</w:t>
        </w:r>
        <w:r>
          <w:rPr>
            <w:rFonts w:asciiTheme="minorHAnsi" w:eastAsiaTheme="minorEastAsia" w:hAnsiTheme="minorHAnsi" w:cstheme="minorBidi"/>
            <w:kern w:val="0"/>
            <w:sz w:val="24"/>
            <w:szCs w:val="24"/>
            <w:lang w:eastAsia="en-US"/>
          </w:rPr>
          <w:tab/>
        </w:r>
        <w:r>
          <w:t>Structure</w:t>
        </w:r>
        <w:r>
          <w:tab/>
        </w:r>
        <w:r>
          <w:fldChar w:fldCharType="begin"/>
        </w:r>
        <w:r>
          <w:instrText xml:space="preserve"> PAGEREF _Toc536549455 \h </w:instrText>
        </w:r>
      </w:ins>
      <w:r>
        <w:fldChar w:fldCharType="separate"/>
      </w:r>
      <w:ins w:id="175" w:author="Anna Rasburn" w:date="2019-01-29T18:21:00Z">
        <w:r>
          <w:t>20</w:t>
        </w:r>
        <w:r>
          <w:fldChar w:fldCharType="end"/>
        </w:r>
      </w:ins>
    </w:p>
    <w:p w14:paraId="78ADB87A" w14:textId="385DE7D8" w:rsidR="008834EE" w:rsidRDefault="008834EE">
      <w:pPr>
        <w:pStyle w:val="TOC3"/>
        <w:rPr>
          <w:ins w:id="176" w:author="Anna Rasburn" w:date="2019-01-29T18:21:00Z"/>
          <w:rFonts w:asciiTheme="minorHAnsi" w:eastAsiaTheme="minorEastAsia" w:hAnsiTheme="minorHAnsi" w:cstheme="minorBidi"/>
          <w:kern w:val="0"/>
          <w:sz w:val="24"/>
          <w:szCs w:val="24"/>
          <w:lang w:eastAsia="en-US"/>
        </w:rPr>
      </w:pPr>
      <w:ins w:id="177" w:author="Anna Rasburn" w:date="2019-01-29T18:21:00Z">
        <w:r>
          <w:t>4.3.1</w:t>
        </w:r>
        <w:r>
          <w:rPr>
            <w:rFonts w:asciiTheme="minorHAnsi" w:eastAsiaTheme="minorEastAsia" w:hAnsiTheme="minorHAnsi" w:cstheme="minorBidi"/>
            <w:kern w:val="0"/>
            <w:sz w:val="24"/>
            <w:szCs w:val="24"/>
            <w:lang w:eastAsia="en-US"/>
          </w:rPr>
          <w:tab/>
        </w:r>
        <w:r>
          <w:t>Overview</w:t>
        </w:r>
        <w:r>
          <w:tab/>
        </w:r>
        <w:r>
          <w:fldChar w:fldCharType="begin"/>
        </w:r>
        <w:r>
          <w:instrText xml:space="preserve"> PAGEREF _Toc536549456 \h </w:instrText>
        </w:r>
      </w:ins>
      <w:r>
        <w:fldChar w:fldCharType="separate"/>
      </w:r>
      <w:ins w:id="178" w:author="Anna Rasburn" w:date="2019-01-29T18:21:00Z">
        <w:r>
          <w:t>20</w:t>
        </w:r>
        <w:r>
          <w:fldChar w:fldCharType="end"/>
        </w:r>
      </w:ins>
    </w:p>
    <w:p w14:paraId="3B8B1908" w14:textId="4763303C" w:rsidR="008834EE" w:rsidRDefault="008834EE">
      <w:pPr>
        <w:pStyle w:val="TOC1"/>
        <w:rPr>
          <w:ins w:id="179" w:author="Anna Rasburn" w:date="2019-01-29T18:21:00Z"/>
          <w:rFonts w:asciiTheme="minorHAnsi" w:eastAsiaTheme="minorEastAsia" w:hAnsiTheme="minorHAnsi" w:cstheme="minorBidi"/>
          <w:kern w:val="0"/>
          <w:sz w:val="24"/>
          <w:szCs w:val="24"/>
          <w:lang w:eastAsia="en-US"/>
        </w:rPr>
      </w:pPr>
      <w:ins w:id="180" w:author="Anna Rasburn" w:date="2019-01-29T18:21:00Z">
        <w:r>
          <w:t>5</w:t>
        </w:r>
        <w:r>
          <w:rPr>
            <w:rFonts w:asciiTheme="minorHAnsi" w:eastAsiaTheme="minorEastAsia" w:hAnsiTheme="minorHAnsi" w:cstheme="minorBidi"/>
            <w:kern w:val="0"/>
            <w:sz w:val="24"/>
            <w:szCs w:val="24"/>
            <w:lang w:eastAsia="en-US"/>
          </w:rPr>
          <w:tab/>
        </w:r>
        <w:r>
          <w:t>Experiments</w:t>
        </w:r>
        <w:r>
          <w:tab/>
        </w:r>
        <w:r>
          <w:fldChar w:fldCharType="begin"/>
        </w:r>
        <w:r>
          <w:instrText xml:space="preserve"> PAGEREF _Toc536549457 \h </w:instrText>
        </w:r>
      </w:ins>
      <w:r>
        <w:fldChar w:fldCharType="separate"/>
      </w:r>
      <w:ins w:id="181" w:author="Anna Rasburn" w:date="2019-01-29T18:21:00Z">
        <w:r>
          <w:t>21</w:t>
        </w:r>
        <w:r>
          <w:fldChar w:fldCharType="end"/>
        </w:r>
      </w:ins>
    </w:p>
    <w:p w14:paraId="624C135B" w14:textId="2C435288" w:rsidR="008834EE" w:rsidRDefault="008834EE">
      <w:pPr>
        <w:pStyle w:val="TOC2"/>
        <w:rPr>
          <w:ins w:id="182" w:author="Anna Rasburn" w:date="2019-01-29T18:21:00Z"/>
          <w:rFonts w:asciiTheme="minorHAnsi" w:eastAsiaTheme="minorEastAsia" w:hAnsiTheme="minorHAnsi" w:cstheme="minorBidi"/>
          <w:kern w:val="0"/>
          <w:sz w:val="24"/>
          <w:szCs w:val="24"/>
          <w:lang w:eastAsia="en-US"/>
        </w:rPr>
      </w:pPr>
      <w:ins w:id="183" w:author="Anna Rasburn" w:date="2019-01-29T18:21:00Z">
        <w:r w:rsidRPr="00A823DC">
          <w:rPr>
            <w:color w:val="0070C0"/>
          </w:rPr>
          <w:t>5.1</w:t>
        </w:r>
        <w:r>
          <w:rPr>
            <w:rFonts w:asciiTheme="minorHAnsi" w:eastAsiaTheme="minorEastAsia" w:hAnsiTheme="minorHAnsi" w:cstheme="minorBidi"/>
            <w:kern w:val="0"/>
            <w:sz w:val="24"/>
            <w:szCs w:val="24"/>
            <w:lang w:eastAsia="en-US"/>
          </w:rPr>
          <w:tab/>
        </w:r>
        <w:r w:rsidRPr="00A823DC">
          <w:rPr>
            <w:color w:val="0070C0"/>
          </w:rPr>
          <w:t>Recursive vs Iterative Loops</w:t>
        </w:r>
        <w:r>
          <w:tab/>
        </w:r>
        <w:r>
          <w:fldChar w:fldCharType="begin"/>
        </w:r>
        <w:r>
          <w:instrText xml:space="preserve"> PAGEREF _Toc536549458 \h </w:instrText>
        </w:r>
      </w:ins>
      <w:r>
        <w:fldChar w:fldCharType="separate"/>
      </w:r>
      <w:ins w:id="184" w:author="Anna Rasburn" w:date="2019-01-29T18:21:00Z">
        <w:r>
          <w:t>21</w:t>
        </w:r>
        <w:r>
          <w:fldChar w:fldCharType="end"/>
        </w:r>
      </w:ins>
    </w:p>
    <w:p w14:paraId="1B8F86E4" w14:textId="7ABE37A6" w:rsidR="008834EE" w:rsidRDefault="008834EE">
      <w:pPr>
        <w:pStyle w:val="TOC3"/>
        <w:rPr>
          <w:ins w:id="185" w:author="Anna Rasburn" w:date="2019-01-29T18:21:00Z"/>
          <w:rFonts w:asciiTheme="minorHAnsi" w:eastAsiaTheme="minorEastAsia" w:hAnsiTheme="minorHAnsi" w:cstheme="minorBidi"/>
          <w:kern w:val="0"/>
          <w:sz w:val="24"/>
          <w:szCs w:val="24"/>
          <w:lang w:eastAsia="en-US"/>
        </w:rPr>
      </w:pPr>
      <w:ins w:id="186" w:author="Anna Rasburn" w:date="2019-01-29T18:21:00Z">
        <w:r w:rsidRPr="00A823DC">
          <w:rPr>
            <w:color w:val="0070C0"/>
          </w:rPr>
          <w:t>5.1.1</w:t>
        </w:r>
        <w:r>
          <w:rPr>
            <w:rFonts w:asciiTheme="minorHAnsi" w:eastAsiaTheme="minorEastAsia" w:hAnsiTheme="minorHAnsi" w:cstheme="minorBidi"/>
            <w:kern w:val="0"/>
            <w:sz w:val="24"/>
            <w:szCs w:val="24"/>
            <w:lang w:eastAsia="en-US"/>
          </w:rPr>
          <w:tab/>
        </w:r>
        <w:r w:rsidRPr="00A823DC">
          <w:rPr>
            <w:color w:val="0070C0"/>
          </w:rPr>
          <w:t>Introduction</w:t>
        </w:r>
        <w:r>
          <w:tab/>
        </w:r>
        <w:r>
          <w:fldChar w:fldCharType="begin"/>
        </w:r>
        <w:r>
          <w:instrText xml:space="preserve"> PAGEREF _Toc536549459 \h </w:instrText>
        </w:r>
      </w:ins>
      <w:r>
        <w:fldChar w:fldCharType="separate"/>
      </w:r>
      <w:ins w:id="187" w:author="Anna Rasburn" w:date="2019-01-29T18:21:00Z">
        <w:r>
          <w:t>21</w:t>
        </w:r>
        <w:r>
          <w:fldChar w:fldCharType="end"/>
        </w:r>
      </w:ins>
    </w:p>
    <w:p w14:paraId="6C36A3D4" w14:textId="60DBF186" w:rsidR="008834EE" w:rsidRDefault="008834EE">
      <w:pPr>
        <w:pStyle w:val="TOC3"/>
        <w:rPr>
          <w:ins w:id="188" w:author="Anna Rasburn" w:date="2019-01-29T18:21:00Z"/>
          <w:rFonts w:asciiTheme="minorHAnsi" w:eastAsiaTheme="minorEastAsia" w:hAnsiTheme="minorHAnsi" w:cstheme="minorBidi"/>
          <w:kern w:val="0"/>
          <w:sz w:val="24"/>
          <w:szCs w:val="24"/>
          <w:lang w:eastAsia="en-US"/>
        </w:rPr>
      </w:pPr>
      <w:ins w:id="189" w:author="Anna Rasburn" w:date="2019-01-29T18:21:00Z">
        <w:r w:rsidRPr="00A823DC">
          <w:rPr>
            <w:color w:val="0070C0"/>
          </w:rPr>
          <w:t>5.1.2</w:t>
        </w:r>
        <w:r>
          <w:rPr>
            <w:rFonts w:asciiTheme="minorHAnsi" w:eastAsiaTheme="minorEastAsia" w:hAnsiTheme="minorHAnsi" w:cstheme="minorBidi"/>
            <w:kern w:val="0"/>
            <w:sz w:val="24"/>
            <w:szCs w:val="24"/>
            <w:lang w:eastAsia="en-US"/>
          </w:rPr>
          <w:tab/>
        </w:r>
        <w:r w:rsidRPr="00A823DC">
          <w:rPr>
            <w:color w:val="0070C0"/>
          </w:rPr>
          <w:t>Method</w:t>
        </w:r>
        <w:r>
          <w:tab/>
        </w:r>
        <w:r>
          <w:fldChar w:fldCharType="begin"/>
        </w:r>
        <w:r>
          <w:instrText xml:space="preserve"> PAGEREF _Toc536549460 \h </w:instrText>
        </w:r>
      </w:ins>
      <w:r>
        <w:fldChar w:fldCharType="separate"/>
      </w:r>
      <w:ins w:id="190" w:author="Anna Rasburn" w:date="2019-01-29T18:21:00Z">
        <w:r>
          <w:t>21</w:t>
        </w:r>
        <w:r>
          <w:fldChar w:fldCharType="end"/>
        </w:r>
      </w:ins>
    </w:p>
    <w:p w14:paraId="0737F567" w14:textId="2A9C2DB7" w:rsidR="008834EE" w:rsidRDefault="008834EE">
      <w:pPr>
        <w:pStyle w:val="TOC3"/>
        <w:rPr>
          <w:ins w:id="191" w:author="Anna Rasburn" w:date="2019-01-29T18:21:00Z"/>
          <w:rFonts w:asciiTheme="minorHAnsi" w:eastAsiaTheme="minorEastAsia" w:hAnsiTheme="minorHAnsi" w:cstheme="minorBidi"/>
          <w:kern w:val="0"/>
          <w:sz w:val="24"/>
          <w:szCs w:val="24"/>
          <w:lang w:eastAsia="en-US"/>
        </w:rPr>
      </w:pPr>
      <w:ins w:id="192" w:author="Anna Rasburn" w:date="2019-01-29T18:21:00Z">
        <w:r w:rsidRPr="00A823DC">
          <w:rPr>
            <w:color w:val="0070C0"/>
          </w:rPr>
          <w:t>5.1.3</w:t>
        </w:r>
        <w:r>
          <w:rPr>
            <w:rFonts w:asciiTheme="minorHAnsi" w:eastAsiaTheme="minorEastAsia" w:hAnsiTheme="minorHAnsi" w:cstheme="minorBidi"/>
            <w:kern w:val="0"/>
            <w:sz w:val="24"/>
            <w:szCs w:val="24"/>
            <w:lang w:eastAsia="en-US"/>
          </w:rPr>
          <w:tab/>
        </w:r>
        <w:r w:rsidRPr="00A823DC">
          <w:rPr>
            <w:color w:val="0070C0"/>
          </w:rPr>
          <w:t>Results</w:t>
        </w:r>
        <w:r>
          <w:tab/>
        </w:r>
        <w:r>
          <w:fldChar w:fldCharType="begin"/>
        </w:r>
        <w:r>
          <w:instrText xml:space="preserve"> PAGEREF _Toc536549461 \h </w:instrText>
        </w:r>
      </w:ins>
      <w:r>
        <w:fldChar w:fldCharType="separate"/>
      </w:r>
      <w:ins w:id="193" w:author="Anna Rasburn" w:date="2019-01-29T18:21:00Z">
        <w:r>
          <w:t>21</w:t>
        </w:r>
        <w:r>
          <w:fldChar w:fldCharType="end"/>
        </w:r>
      </w:ins>
    </w:p>
    <w:p w14:paraId="08CE2DCA" w14:textId="1214261E" w:rsidR="008834EE" w:rsidRDefault="008834EE">
      <w:pPr>
        <w:pStyle w:val="TOC3"/>
        <w:rPr>
          <w:ins w:id="194" w:author="Anna Rasburn" w:date="2019-01-29T18:21:00Z"/>
          <w:rFonts w:asciiTheme="minorHAnsi" w:eastAsiaTheme="minorEastAsia" w:hAnsiTheme="minorHAnsi" w:cstheme="minorBidi"/>
          <w:kern w:val="0"/>
          <w:sz w:val="24"/>
          <w:szCs w:val="24"/>
          <w:lang w:eastAsia="en-US"/>
        </w:rPr>
      </w:pPr>
      <w:ins w:id="195" w:author="Anna Rasburn" w:date="2019-01-29T18:21:00Z">
        <w:r w:rsidRPr="00A823DC">
          <w:rPr>
            <w:color w:val="0070C0"/>
          </w:rPr>
          <w:t>5.1.4</w:t>
        </w:r>
        <w:r>
          <w:rPr>
            <w:rFonts w:asciiTheme="minorHAnsi" w:eastAsiaTheme="minorEastAsia" w:hAnsiTheme="minorHAnsi" w:cstheme="minorBidi"/>
            <w:kern w:val="0"/>
            <w:sz w:val="24"/>
            <w:szCs w:val="24"/>
            <w:lang w:eastAsia="en-US"/>
          </w:rPr>
          <w:tab/>
        </w:r>
        <w:r w:rsidRPr="00A823DC">
          <w:rPr>
            <w:color w:val="0070C0"/>
          </w:rPr>
          <w:t>Conclusion</w:t>
        </w:r>
        <w:r>
          <w:tab/>
        </w:r>
        <w:r>
          <w:fldChar w:fldCharType="begin"/>
        </w:r>
        <w:r>
          <w:instrText xml:space="preserve"> PAGEREF _Toc536549462 \h </w:instrText>
        </w:r>
      </w:ins>
      <w:r>
        <w:fldChar w:fldCharType="separate"/>
      </w:r>
      <w:ins w:id="196" w:author="Anna Rasburn" w:date="2019-01-29T18:21:00Z">
        <w:r>
          <w:t>21</w:t>
        </w:r>
        <w:r>
          <w:fldChar w:fldCharType="end"/>
        </w:r>
      </w:ins>
    </w:p>
    <w:p w14:paraId="68BF48CA" w14:textId="530B3A82" w:rsidR="008834EE" w:rsidRDefault="008834EE">
      <w:pPr>
        <w:pStyle w:val="TOC4"/>
        <w:rPr>
          <w:ins w:id="197" w:author="Anna Rasburn" w:date="2019-01-29T18:21:00Z"/>
          <w:rFonts w:asciiTheme="minorHAnsi" w:eastAsiaTheme="minorEastAsia" w:hAnsiTheme="minorHAnsi" w:cstheme="minorBidi"/>
          <w:kern w:val="0"/>
          <w:sz w:val="24"/>
          <w:szCs w:val="24"/>
          <w:lang w:eastAsia="en-US"/>
        </w:rPr>
      </w:pPr>
      <w:ins w:id="198" w:author="Anna Rasburn" w:date="2019-01-29T18:21:00Z">
        <w:r w:rsidRPr="00A823DC">
          <w:rPr>
            <w:color w:val="0070C0"/>
          </w:rPr>
          <w:t>5.1.4.1</w:t>
        </w:r>
        <w:r>
          <w:rPr>
            <w:rFonts w:asciiTheme="minorHAnsi" w:eastAsiaTheme="minorEastAsia" w:hAnsiTheme="minorHAnsi" w:cstheme="minorBidi"/>
            <w:kern w:val="0"/>
            <w:sz w:val="24"/>
            <w:szCs w:val="24"/>
            <w:lang w:eastAsia="en-US"/>
          </w:rPr>
          <w:tab/>
        </w:r>
        <w:r w:rsidRPr="00A823DC">
          <w:rPr>
            <w:color w:val="0070C0"/>
          </w:rPr>
          <w:t>Further Work</w:t>
        </w:r>
        <w:r>
          <w:tab/>
        </w:r>
        <w:r>
          <w:fldChar w:fldCharType="begin"/>
        </w:r>
        <w:r>
          <w:instrText xml:space="preserve"> PAGEREF _Toc536549463 \h </w:instrText>
        </w:r>
      </w:ins>
      <w:r>
        <w:fldChar w:fldCharType="separate"/>
      </w:r>
      <w:ins w:id="199" w:author="Anna Rasburn" w:date="2019-01-29T18:21:00Z">
        <w:r>
          <w:t>21</w:t>
        </w:r>
        <w:r>
          <w:fldChar w:fldCharType="end"/>
        </w:r>
      </w:ins>
    </w:p>
    <w:p w14:paraId="0D58663F" w14:textId="664B4E52" w:rsidR="008834EE" w:rsidRDefault="008834EE">
      <w:pPr>
        <w:pStyle w:val="TOC1"/>
        <w:rPr>
          <w:ins w:id="200" w:author="Anna Rasburn" w:date="2019-01-29T18:21:00Z"/>
          <w:rFonts w:asciiTheme="minorHAnsi" w:eastAsiaTheme="minorEastAsia" w:hAnsiTheme="minorHAnsi" w:cstheme="minorBidi"/>
          <w:kern w:val="0"/>
          <w:sz w:val="24"/>
          <w:szCs w:val="24"/>
          <w:lang w:eastAsia="en-US"/>
        </w:rPr>
      </w:pPr>
      <w:ins w:id="201" w:author="Anna Rasburn" w:date="2019-01-29T18:21:00Z">
        <w:r>
          <w:t>6</w:t>
        </w:r>
        <w:r>
          <w:rPr>
            <w:rFonts w:asciiTheme="minorHAnsi" w:eastAsiaTheme="minorEastAsia" w:hAnsiTheme="minorHAnsi" w:cstheme="minorBidi"/>
            <w:kern w:val="0"/>
            <w:sz w:val="24"/>
            <w:szCs w:val="24"/>
            <w:lang w:eastAsia="en-US"/>
          </w:rPr>
          <w:tab/>
        </w:r>
        <w:r>
          <w:t>Use Cases</w:t>
        </w:r>
        <w:r>
          <w:tab/>
        </w:r>
        <w:r>
          <w:fldChar w:fldCharType="begin"/>
        </w:r>
        <w:r>
          <w:instrText xml:space="preserve"> PAGEREF _Toc536549464 \h </w:instrText>
        </w:r>
      </w:ins>
      <w:r>
        <w:fldChar w:fldCharType="separate"/>
      </w:r>
      <w:ins w:id="202" w:author="Anna Rasburn" w:date="2019-01-29T18:21:00Z">
        <w:r>
          <w:t>23</w:t>
        </w:r>
        <w:r>
          <w:fldChar w:fldCharType="end"/>
        </w:r>
      </w:ins>
    </w:p>
    <w:p w14:paraId="135731D7" w14:textId="313D6CCB" w:rsidR="008834EE" w:rsidRDefault="008834EE">
      <w:pPr>
        <w:pStyle w:val="TOC1"/>
        <w:rPr>
          <w:ins w:id="203" w:author="Anna Rasburn" w:date="2019-01-29T18:21:00Z"/>
          <w:rFonts w:asciiTheme="minorHAnsi" w:eastAsiaTheme="minorEastAsia" w:hAnsiTheme="minorHAnsi" w:cstheme="minorBidi"/>
          <w:kern w:val="0"/>
          <w:sz w:val="24"/>
          <w:szCs w:val="24"/>
          <w:lang w:eastAsia="en-US"/>
        </w:rPr>
      </w:pPr>
      <w:ins w:id="204" w:author="Anna Rasburn" w:date="2019-01-29T18:21:00Z">
        <w:r>
          <w:t>7</w:t>
        </w:r>
        <w:r>
          <w:rPr>
            <w:rFonts w:asciiTheme="minorHAnsi" w:eastAsiaTheme="minorEastAsia" w:hAnsiTheme="minorHAnsi" w:cstheme="minorBidi"/>
            <w:kern w:val="0"/>
            <w:sz w:val="24"/>
            <w:szCs w:val="24"/>
            <w:lang w:eastAsia="en-US"/>
          </w:rPr>
          <w:tab/>
        </w:r>
        <w:r>
          <w:t>Results</w:t>
        </w:r>
        <w:r>
          <w:tab/>
        </w:r>
        <w:r>
          <w:fldChar w:fldCharType="begin"/>
        </w:r>
        <w:r>
          <w:instrText xml:space="preserve"> PAGEREF _Toc536549465 \h </w:instrText>
        </w:r>
      </w:ins>
      <w:r>
        <w:fldChar w:fldCharType="separate"/>
      </w:r>
      <w:ins w:id="205" w:author="Anna Rasburn" w:date="2019-01-29T18:21:00Z">
        <w:r>
          <w:t>24</w:t>
        </w:r>
        <w:r>
          <w:fldChar w:fldCharType="end"/>
        </w:r>
      </w:ins>
    </w:p>
    <w:p w14:paraId="131FCC5E" w14:textId="71529D85" w:rsidR="008834EE" w:rsidRDefault="008834EE">
      <w:pPr>
        <w:pStyle w:val="TOC1"/>
        <w:rPr>
          <w:ins w:id="206" w:author="Anna Rasburn" w:date="2019-01-29T18:21:00Z"/>
          <w:rFonts w:asciiTheme="minorHAnsi" w:eastAsiaTheme="minorEastAsia" w:hAnsiTheme="minorHAnsi" w:cstheme="minorBidi"/>
          <w:kern w:val="0"/>
          <w:sz w:val="24"/>
          <w:szCs w:val="24"/>
          <w:lang w:eastAsia="en-US"/>
        </w:rPr>
      </w:pPr>
      <w:ins w:id="207" w:author="Anna Rasburn" w:date="2019-01-29T18:21:00Z">
        <w:r>
          <w:t>8</w:t>
        </w:r>
        <w:r>
          <w:rPr>
            <w:rFonts w:asciiTheme="minorHAnsi" w:eastAsiaTheme="minorEastAsia" w:hAnsiTheme="minorHAnsi" w:cstheme="minorBidi"/>
            <w:kern w:val="0"/>
            <w:sz w:val="24"/>
            <w:szCs w:val="24"/>
            <w:lang w:eastAsia="en-US"/>
          </w:rPr>
          <w:tab/>
        </w:r>
        <w:r>
          <w:t>Conclusion</w:t>
        </w:r>
        <w:r>
          <w:tab/>
        </w:r>
        <w:r>
          <w:fldChar w:fldCharType="begin"/>
        </w:r>
        <w:r>
          <w:instrText xml:space="preserve"> PAGEREF _Toc536549466 \h </w:instrText>
        </w:r>
      </w:ins>
      <w:r>
        <w:fldChar w:fldCharType="separate"/>
      </w:r>
      <w:ins w:id="208" w:author="Anna Rasburn" w:date="2019-01-29T18:21:00Z">
        <w:r>
          <w:t>25</w:t>
        </w:r>
        <w:r>
          <w:fldChar w:fldCharType="end"/>
        </w:r>
      </w:ins>
    </w:p>
    <w:p w14:paraId="45EFDBA9" w14:textId="0BCAAF5C" w:rsidR="008834EE" w:rsidRDefault="008834EE">
      <w:pPr>
        <w:pStyle w:val="TOC2"/>
        <w:rPr>
          <w:ins w:id="209" w:author="Anna Rasburn" w:date="2019-01-29T18:21:00Z"/>
          <w:rFonts w:asciiTheme="minorHAnsi" w:eastAsiaTheme="minorEastAsia" w:hAnsiTheme="minorHAnsi" w:cstheme="minorBidi"/>
          <w:kern w:val="0"/>
          <w:sz w:val="24"/>
          <w:szCs w:val="24"/>
          <w:lang w:eastAsia="en-US"/>
        </w:rPr>
      </w:pPr>
      <w:ins w:id="210" w:author="Anna Rasburn" w:date="2019-01-29T18:21:00Z">
        <w:r>
          <w:t>8.1</w:t>
        </w:r>
        <w:r>
          <w:rPr>
            <w:rFonts w:asciiTheme="minorHAnsi" w:eastAsiaTheme="minorEastAsia" w:hAnsiTheme="minorHAnsi" w:cstheme="minorBidi"/>
            <w:kern w:val="0"/>
            <w:sz w:val="24"/>
            <w:szCs w:val="24"/>
            <w:lang w:eastAsia="en-US"/>
          </w:rPr>
          <w:tab/>
        </w:r>
        <w:r>
          <w:t>Summary</w:t>
        </w:r>
        <w:r>
          <w:tab/>
        </w:r>
        <w:r>
          <w:fldChar w:fldCharType="begin"/>
        </w:r>
        <w:r>
          <w:instrText xml:space="preserve"> PAGEREF _Toc536549467 \h </w:instrText>
        </w:r>
      </w:ins>
      <w:r>
        <w:fldChar w:fldCharType="separate"/>
      </w:r>
      <w:ins w:id="211" w:author="Anna Rasburn" w:date="2019-01-29T18:21:00Z">
        <w:r>
          <w:t>25</w:t>
        </w:r>
        <w:r>
          <w:fldChar w:fldCharType="end"/>
        </w:r>
      </w:ins>
    </w:p>
    <w:p w14:paraId="1DCAAE00" w14:textId="0A3A384F" w:rsidR="008834EE" w:rsidRDefault="008834EE">
      <w:pPr>
        <w:pStyle w:val="TOC2"/>
        <w:rPr>
          <w:ins w:id="212" w:author="Anna Rasburn" w:date="2019-01-29T18:21:00Z"/>
          <w:rFonts w:asciiTheme="minorHAnsi" w:eastAsiaTheme="minorEastAsia" w:hAnsiTheme="minorHAnsi" w:cstheme="minorBidi"/>
          <w:kern w:val="0"/>
          <w:sz w:val="24"/>
          <w:szCs w:val="24"/>
          <w:lang w:eastAsia="en-US"/>
        </w:rPr>
      </w:pPr>
      <w:ins w:id="213" w:author="Anna Rasburn" w:date="2019-01-29T18:21:00Z">
        <w:r>
          <w:t>8.2</w:t>
        </w:r>
        <w:r>
          <w:rPr>
            <w:rFonts w:asciiTheme="minorHAnsi" w:eastAsiaTheme="minorEastAsia" w:hAnsiTheme="minorHAnsi" w:cstheme="minorBidi"/>
            <w:kern w:val="0"/>
            <w:sz w:val="24"/>
            <w:szCs w:val="24"/>
            <w:lang w:eastAsia="en-US"/>
          </w:rPr>
          <w:tab/>
        </w:r>
        <w:r>
          <w:t>Evaluation</w:t>
        </w:r>
        <w:r>
          <w:tab/>
        </w:r>
        <w:r>
          <w:fldChar w:fldCharType="begin"/>
        </w:r>
        <w:r>
          <w:instrText xml:space="preserve"> PAGEREF _Toc536549468 \h </w:instrText>
        </w:r>
      </w:ins>
      <w:r>
        <w:fldChar w:fldCharType="separate"/>
      </w:r>
      <w:ins w:id="214" w:author="Anna Rasburn" w:date="2019-01-29T18:21:00Z">
        <w:r>
          <w:t>25</w:t>
        </w:r>
        <w:r>
          <w:fldChar w:fldCharType="end"/>
        </w:r>
      </w:ins>
    </w:p>
    <w:p w14:paraId="0381F40B" w14:textId="2AFF8655" w:rsidR="008834EE" w:rsidRDefault="008834EE">
      <w:pPr>
        <w:pStyle w:val="TOC2"/>
        <w:rPr>
          <w:ins w:id="215" w:author="Anna Rasburn" w:date="2019-01-29T18:21:00Z"/>
          <w:rFonts w:asciiTheme="minorHAnsi" w:eastAsiaTheme="minorEastAsia" w:hAnsiTheme="minorHAnsi" w:cstheme="minorBidi"/>
          <w:kern w:val="0"/>
          <w:sz w:val="24"/>
          <w:szCs w:val="24"/>
          <w:lang w:eastAsia="en-US"/>
        </w:rPr>
      </w:pPr>
      <w:ins w:id="216" w:author="Anna Rasburn" w:date="2019-01-29T18:21:00Z">
        <w:r>
          <w:t>8.3</w:t>
        </w:r>
        <w:r>
          <w:rPr>
            <w:rFonts w:asciiTheme="minorHAnsi" w:eastAsiaTheme="minorEastAsia" w:hAnsiTheme="minorHAnsi" w:cstheme="minorBidi"/>
            <w:kern w:val="0"/>
            <w:sz w:val="24"/>
            <w:szCs w:val="24"/>
            <w:lang w:eastAsia="en-US"/>
          </w:rPr>
          <w:tab/>
        </w:r>
        <w:r>
          <w:t>Future Work</w:t>
        </w:r>
        <w:r>
          <w:tab/>
        </w:r>
        <w:r>
          <w:fldChar w:fldCharType="begin"/>
        </w:r>
        <w:r>
          <w:instrText xml:space="preserve"> PAGEREF _Toc536549469 \h </w:instrText>
        </w:r>
      </w:ins>
      <w:r>
        <w:fldChar w:fldCharType="separate"/>
      </w:r>
      <w:ins w:id="217" w:author="Anna Rasburn" w:date="2019-01-29T18:21:00Z">
        <w:r>
          <w:t>25</w:t>
        </w:r>
        <w:r>
          <w:fldChar w:fldCharType="end"/>
        </w:r>
      </w:ins>
    </w:p>
    <w:p w14:paraId="2B7C0CC2" w14:textId="5B67C357" w:rsidR="008834EE" w:rsidRDefault="008834EE">
      <w:pPr>
        <w:pStyle w:val="TOC1"/>
        <w:rPr>
          <w:ins w:id="218" w:author="Anna Rasburn" w:date="2019-01-29T18:21:00Z"/>
          <w:rFonts w:asciiTheme="minorHAnsi" w:eastAsiaTheme="minorEastAsia" w:hAnsiTheme="minorHAnsi" w:cstheme="minorBidi"/>
          <w:kern w:val="0"/>
          <w:sz w:val="24"/>
          <w:szCs w:val="24"/>
          <w:lang w:eastAsia="en-US"/>
        </w:rPr>
      </w:pPr>
      <w:ins w:id="219" w:author="Anna Rasburn" w:date="2019-01-29T18:21:00Z">
        <w:r>
          <w:t>References</w:t>
        </w:r>
        <w:r>
          <w:tab/>
        </w:r>
        <w:r>
          <w:fldChar w:fldCharType="begin"/>
        </w:r>
        <w:r>
          <w:instrText xml:space="preserve"> PAGEREF _Toc536549470 \h </w:instrText>
        </w:r>
      </w:ins>
      <w:r>
        <w:fldChar w:fldCharType="separate"/>
      </w:r>
      <w:ins w:id="220" w:author="Anna Rasburn" w:date="2019-01-29T18:21:00Z">
        <w:r>
          <w:t>27</w:t>
        </w:r>
        <w:r>
          <w:fldChar w:fldCharType="end"/>
        </w:r>
      </w:ins>
    </w:p>
    <w:p w14:paraId="5102423F" w14:textId="2E42F76C" w:rsidR="008834EE" w:rsidRDefault="008834EE">
      <w:pPr>
        <w:pStyle w:val="TOC1"/>
        <w:rPr>
          <w:ins w:id="221" w:author="Anna Rasburn" w:date="2019-01-29T18:21:00Z"/>
          <w:rFonts w:asciiTheme="minorHAnsi" w:eastAsiaTheme="minorEastAsia" w:hAnsiTheme="minorHAnsi" w:cstheme="minorBidi"/>
          <w:kern w:val="0"/>
          <w:sz w:val="24"/>
          <w:szCs w:val="24"/>
          <w:lang w:eastAsia="en-US"/>
        </w:rPr>
      </w:pPr>
      <w:ins w:id="222" w:author="Anna Rasburn" w:date="2019-01-29T18:21:00Z">
        <w:r>
          <w:t>Appendix 1</w:t>
        </w:r>
        <w:bookmarkStart w:id="223" w:name="_GoBack"/>
        <w:bookmarkEnd w:id="223"/>
        <w:r>
          <w:tab/>
        </w:r>
        <w:r>
          <w:fldChar w:fldCharType="begin"/>
        </w:r>
        <w:r>
          <w:instrText xml:space="preserve"> PAGEREF _Toc536549471 \h </w:instrText>
        </w:r>
      </w:ins>
      <w:r>
        <w:fldChar w:fldCharType="separate"/>
      </w:r>
      <w:ins w:id="224" w:author="Anna Rasburn" w:date="2019-01-29T18:21:00Z">
        <w:r>
          <w:t>29</w:t>
        </w:r>
        <w:r>
          <w:fldChar w:fldCharType="end"/>
        </w:r>
      </w:ins>
    </w:p>
    <w:p w14:paraId="5EB44792" w14:textId="6F4C2AE5" w:rsidR="008834EE" w:rsidRDefault="008834EE">
      <w:pPr>
        <w:pStyle w:val="TOC1"/>
        <w:rPr>
          <w:ins w:id="225" w:author="Anna Rasburn" w:date="2019-01-29T18:21:00Z"/>
          <w:rFonts w:asciiTheme="minorHAnsi" w:eastAsiaTheme="minorEastAsia" w:hAnsiTheme="minorHAnsi" w:cstheme="minorBidi"/>
          <w:kern w:val="0"/>
          <w:sz w:val="24"/>
          <w:szCs w:val="24"/>
          <w:lang w:eastAsia="en-US"/>
        </w:rPr>
      </w:pPr>
      <w:ins w:id="226" w:author="Anna Rasburn" w:date="2019-01-29T18:21:00Z">
        <w:r>
          <w:lastRenderedPageBreak/>
          <w:t>Appendix 2 – User guide</w:t>
        </w:r>
        <w:r>
          <w:tab/>
        </w:r>
        <w:r>
          <w:fldChar w:fldCharType="begin"/>
        </w:r>
        <w:r>
          <w:instrText xml:space="preserve"> PAGEREF _Toc536549472 \h </w:instrText>
        </w:r>
      </w:ins>
      <w:r>
        <w:fldChar w:fldCharType="separate"/>
      </w:r>
      <w:ins w:id="227" w:author="Anna Rasburn" w:date="2019-01-29T18:21:00Z">
        <w:r>
          <w:t>30</w:t>
        </w:r>
        <w:r>
          <w:fldChar w:fldCharType="end"/>
        </w:r>
      </w:ins>
    </w:p>
    <w:p w14:paraId="452AA054" w14:textId="0C86978A" w:rsidR="008834EE" w:rsidRDefault="008834EE">
      <w:pPr>
        <w:pStyle w:val="TOC1"/>
        <w:rPr>
          <w:ins w:id="228" w:author="Anna Rasburn" w:date="2019-01-29T18:21:00Z"/>
          <w:rFonts w:asciiTheme="minorHAnsi" w:eastAsiaTheme="minorEastAsia" w:hAnsiTheme="minorHAnsi" w:cstheme="minorBidi"/>
          <w:kern w:val="0"/>
          <w:sz w:val="24"/>
          <w:szCs w:val="24"/>
          <w:lang w:eastAsia="en-US"/>
        </w:rPr>
      </w:pPr>
      <w:ins w:id="229" w:author="Anna Rasburn" w:date="2019-01-29T18:21:00Z">
        <w:r>
          <w:t>Appendix 3 – Installation guide</w:t>
        </w:r>
        <w:r>
          <w:tab/>
        </w:r>
        <w:r>
          <w:fldChar w:fldCharType="begin"/>
        </w:r>
        <w:r>
          <w:instrText xml:space="preserve"> PAGEREF _Toc536549473 \h </w:instrText>
        </w:r>
      </w:ins>
      <w:r>
        <w:fldChar w:fldCharType="separate"/>
      </w:r>
      <w:ins w:id="230" w:author="Anna Rasburn" w:date="2019-01-29T18:21:00Z">
        <w:r>
          <w:t>31</w:t>
        </w:r>
        <w:r>
          <w:fldChar w:fldCharType="end"/>
        </w:r>
      </w:ins>
    </w:p>
    <w:p w14:paraId="4F03C37E" w14:textId="7C8847A5" w:rsidR="00A8586D" w:rsidDel="008834EE" w:rsidRDefault="00A8586D">
      <w:pPr>
        <w:pStyle w:val="TOC1"/>
        <w:rPr>
          <w:ins w:id="231" w:author="Anna Rasburn [2]" w:date="2019-01-19T17:09:00Z"/>
          <w:del w:id="232" w:author="Anna Rasburn" w:date="2019-01-29T18:21:00Z"/>
          <w:rFonts w:asciiTheme="minorHAnsi" w:eastAsiaTheme="minorEastAsia" w:hAnsiTheme="minorHAnsi" w:cstheme="minorBidi"/>
          <w:kern w:val="0"/>
          <w:szCs w:val="22"/>
        </w:rPr>
      </w:pPr>
      <w:ins w:id="233" w:author="Anna Rasburn [2]" w:date="2019-01-19T17:09:00Z">
        <w:del w:id="234" w:author="Anna Rasburn" w:date="2019-01-29T18:21:00Z">
          <w:r w:rsidDel="008834EE">
            <w:delText>Abstract</w:delText>
          </w:r>
          <w:r w:rsidDel="008834EE">
            <w:tab/>
            <w:delText>i</w:delText>
          </w:r>
        </w:del>
      </w:ins>
    </w:p>
    <w:p w14:paraId="5E6F9D54" w14:textId="3912FE24" w:rsidR="00A8586D" w:rsidDel="008834EE" w:rsidRDefault="00A8586D">
      <w:pPr>
        <w:pStyle w:val="TOC1"/>
        <w:rPr>
          <w:ins w:id="235" w:author="Anna Rasburn [2]" w:date="2019-01-19T17:09:00Z"/>
          <w:del w:id="236" w:author="Anna Rasburn" w:date="2019-01-29T18:21:00Z"/>
          <w:rFonts w:asciiTheme="minorHAnsi" w:eastAsiaTheme="minorEastAsia" w:hAnsiTheme="minorHAnsi" w:cstheme="minorBidi"/>
          <w:kern w:val="0"/>
          <w:szCs w:val="22"/>
        </w:rPr>
      </w:pPr>
      <w:ins w:id="237" w:author="Anna Rasburn [2]" w:date="2019-01-19T17:09:00Z">
        <w:del w:id="238" w:author="Anna Rasburn" w:date="2019-01-29T18:21:00Z">
          <w:r w:rsidDel="008834EE">
            <w:delText>Attestation</w:delText>
          </w:r>
          <w:r w:rsidDel="008834EE">
            <w:tab/>
            <w:delText>ii</w:delText>
          </w:r>
        </w:del>
      </w:ins>
    </w:p>
    <w:p w14:paraId="7AF37BAD" w14:textId="4A398FDB" w:rsidR="00A8586D" w:rsidDel="008834EE" w:rsidRDefault="00A8586D">
      <w:pPr>
        <w:pStyle w:val="TOC1"/>
        <w:rPr>
          <w:ins w:id="239" w:author="Anna Rasburn [2]" w:date="2019-01-19T17:09:00Z"/>
          <w:del w:id="240" w:author="Anna Rasburn" w:date="2019-01-29T18:21:00Z"/>
          <w:rFonts w:asciiTheme="minorHAnsi" w:eastAsiaTheme="minorEastAsia" w:hAnsiTheme="minorHAnsi" w:cstheme="minorBidi"/>
          <w:kern w:val="0"/>
          <w:szCs w:val="22"/>
        </w:rPr>
      </w:pPr>
      <w:ins w:id="241" w:author="Anna Rasburn [2]" w:date="2019-01-19T17:09:00Z">
        <w:del w:id="242" w:author="Anna Rasburn" w:date="2019-01-29T18:21:00Z">
          <w:r w:rsidDel="008834EE">
            <w:delText>Acknowledgements</w:delText>
          </w:r>
          <w:r w:rsidDel="008834EE">
            <w:tab/>
            <w:delText>iii</w:delText>
          </w:r>
        </w:del>
      </w:ins>
    </w:p>
    <w:p w14:paraId="69DC85B8" w14:textId="0842658B" w:rsidR="00A8586D" w:rsidDel="008834EE" w:rsidRDefault="00A8586D">
      <w:pPr>
        <w:pStyle w:val="TOC1"/>
        <w:rPr>
          <w:ins w:id="243" w:author="Anna Rasburn [2]" w:date="2019-01-19T17:09:00Z"/>
          <w:del w:id="244" w:author="Anna Rasburn" w:date="2019-01-29T18:21:00Z"/>
          <w:rFonts w:asciiTheme="minorHAnsi" w:eastAsiaTheme="minorEastAsia" w:hAnsiTheme="minorHAnsi" w:cstheme="minorBidi"/>
          <w:kern w:val="0"/>
          <w:szCs w:val="22"/>
        </w:rPr>
      </w:pPr>
      <w:ins w:id="245" w:author="Anna Rasburn [2]" w:date="2019-01-19T17:09:00Z">
        <w:del w:id="246" w:author="Anna Rasburn" w:date="2019-01-29T18:21:00Z">
          <w:r w:rsidDel="008834EE">
            <w:delText>Table of Contents</w:delText>
          </w:r>
          <w:r w:rsidDel="008834EE">
            <w:tab/>
            <w:delText>iv</w:delText>
          </w:r>
        </w:del>
      </w:ins>
    </w:p>
    <w:p w14:paraId="4C02D702" w14:textId="03DDF15A" w:rsidR="00A8586D" w:rsidDel="008834EE" w:rsidRDefault="00A8586D">
      <w:pPr>
        <w:pStyle w:val="TOC1"/>
        <w:rPr>
          <w:ins w:id="247" w:author="Anna Rasburn [2]" w:date="2019-01-19T17:09:00Z"/>
          <w:del w:id="248" w:author="Anna Rasburn" w:date="2019-01-29T18:21:00Z"/>
          <w:rFonts w:asciiTheme="minorHAnsi" w:eastAsiaTheme="minorEastAsia" w:hAnsiTheme="minorHAnsi" w:cstheme="minorBidi"/>
          <w:kern w:val="0"/>
          <w:szCs w:val="22"/>
        </w:rPr>
      </w:pPr>
      <w:ins w:id="249" w:author="Anna Rasburn [2]" w:date="2019-01-19T17:09:00Z">
        <w:del w:id="250" w:author="Anna Rasburn" w:date="2019-01-29T18:21:00Z">
          <w:r w:rsidRPr="00AE458E" w:rsidDel="008834EE">
            <w:rPr>
              <w:color w:val="0070C0"/>
            </w:rPr>
            <w:delText>List of Figures</w:delText>
          </w:r>
          <w:r w:rsidDel="008834EE">
            <w:tab/>
            <w:delText>vi</w:delText>
          </w:r>
        </w:del>
      </w:ins>
    </w:p>
    <w:p w14:paraId="23FF4889" w14:textId="09DA025A" w:rsidR="00A8586D" w:rsidDel="008834EE" w:rsidRDefault="00A8586D">
      <w:pPr>
        <w:pStyle w:val="TOC1"/>
        <w:rPr>
          <w:ins w:id="251" w:author="Anna Rasburn [2]" w:date="2019-01-19T17:09:00Z"/>
          <w:del w:id="252" w:author="Anna Rasburn" w:date="2019-01-29T18:21:00Z"/>
          <w:rFonts w:asciiTheme="minorHAnsi" w:eastAsiaTheme="minorEastAsia" w:hAnsiTheme="minorHAnsi" w:cstheme="minorBidi"/>
          <w:kern w:val="0"/>
          <w:szCs w:val="22"/>
        </w:rPr>
      </w:pPr>
      <w:ins w:id="253" w:author="Anna Rasburn [2]" w:date="2019-01-19T17:09:00Z">
        <w:del w:id="254" w:author="Anna Rasburn" w:date="2019-01-29T18:21:00Z">
          <w:r w:rsidDel="008834EE">
            <w:delText>1</w:delText>
          </w:r>
          <w:r w:rsidDel="008834EE">
            <w:rPr>
              <w:rFonts w:asciiTheme="minorHAnsi" w:eastAsiaTheme="minorEastAsia" w:hAnsiTheme="minorHAnsi" w:cstheme="minorBidi"/>
              <w:kern w:val="0"/>
              <w:szCs w:val="22"/>
            </w:rPr>
            <w:tab/>
          </w:r>
          <w:r w:rsidDel="008834EE">
            <w:delText>Introduction</w:delText>
          </w:r>
          <w:r w:rsidDel="008834EE">
            <w:tab/>
            <w:delText>1</w:delText>
          </w:r>
        </w:del>
      </w:ins>
    </w:p>
    <w:p w14:paraId="138E7D53" w14:textId="2F546875" w:rsidR="00A8586D" w:rsidDel="008834EE" w:rsidRDefault="00A8586D">
      <w:pPr>
        <w:pStyle w:val="TOC2"/>
        <w:rPr>
          <w:ins w:id="255" w:author="Anna Rasburn [2]" w:date="2019-01-19T17:09:00Z"/>
          <w:del w:id="256" w:author="Anna Rasburn" w:date="2019-01-29T18:21:00Z"/>
          <w:rFonts w:asciiTheme="minorHAnsi" w:eastAsiaTheme="minorEastAsia" w:hAnsiTheme="minorHAnsi" w:cstheme="minorBidi"/>
          <w:kern w:val="0"/>
          <w:szCs w:val="22"/>
        </w:rPr>
      </w:pPr>
      <w:ins w:id="257" w:author="Anna Rasburn [2]" w:date="2019-01-19T17:09:00Z">
        <w:del w:id="258" w:author="Anna Rasburn" w:date="2019-01-29T18:21:00Z">
          <w:r w:rsidDel="008834EE">
            <w:delText>1.1</w:delText>
          </w:r>
          <w:r w:rsidDel="008834EE">
            <w:rPr>
              <w:rFonts w:asciiTheme="minorHAnsi" w:eastAsiaTheme="minorEastAsia" w:hAnsiTheme="minorHAnsi" w:cstheme="minorBidi"/>
              <w:kern w:val="0"/>
              <w:szCs w:val="22"/>
            </w:rPr>
            <w:tab/>
          </w:r>
          <w:r w:rsidDel="008834EE">
            <w:delText>Background and Context</w:delText>
          </w:r>
          <w:r w:rsidDel="008834EE">
            <w:tab/>
            <w:delText>1</w:delText>
          </w:r>
        </w:del>
      </w:ins>
    </w:p>
    <w:p w14:paraId="5C6A8C8D" w14:textId="042852A3" w:rsidR="00A8586D" w:rsidDel="008834EE" w:rsidRDefault="00A8586D">
      <w:pPr>
        <w:pStyle w:val="TOC3"/>
        <w:rPr>
          <w:ins w:id="259" w:author="Anna Rasburn [2]" w:date="2019-01-19T17:09:00Z"/>
          <w:del w:id="260" w:author="Anna Rasburn" w:date="2019-01-29T18:21:00Z"/>
          <w:rFonts w:asciiTheme="minorHAnsi" w:eastAsiaTheme="minorEastAsia" w:hAnsiTheme="minorHAnsi" w:cstheme="minorBidi"/>
          <w:kern w:val="0"/>
          <w:szCs w:val="22"/>
        </w:rPr>
      </w:pPr>
      <w:ins w:id="261" w:author="Anna Rasburn [2]" w:date="2019-01-19T17:09:00Z">
        <w:del w:id="262" w:author="Anna Rasburn" w:date="2019-01-29T18:21:00Z">
          <w:r w:rsidRPr="00AE458E" w:rsidDel="008834EE">
            <w:rPr>
              <w:color w:val="0070C0"/>
            </w:rPr>
            <w:delText>1.1.1</w:delText>
          </w:r>
          <w:r w:rsidDel="008834EE">
            <w:rPr>
              <w:rFonts w:asciiTheme="minorHAnsi" w:eastAsiaTheme="minorEastAsia" w:hAnsiTheme="minorHAnsi" w:cstheme="minorBidi"/>
              <w:kern w:val="0"/>
              <w:szCs w:val="22"/>
            </w:rPr>
            <w:tab/>
          </w:r>
          <w:r w:rsidRPr="00AE458E" w:rsidDel="008834EE">
            <w:rPr>
              <w:color w:val="0070C0"/>
            </w:rPr>
            <w:delText>Optimisation regarding Java</w:delText>
          </w:r>
          <w:r w:rsidDel="008834EE">
            <w:tab/>
            <w:delText>1</w:delText>
          </w:r>
        </w:del>
      </w:ins>
    </w:p>
    <w:p w14:paraId="7E9EEE49" w14:textId="1C54138F" w:rsidR="00A8586D" w:rsidDel="008834EE" w:rsidRDefault="00A8586D">
      <w:pPr>
        <w:pStyle w:val="TOC3"/>
        <w:rPr>
          <w:ins w:id="263" w:author="Anna Rasburn [2]" w:date="2019-01-19T17:09:00Z"/>
          <w:del w:id="264" w:author="Anna Rasburn" w:date="2019-01-29T18:21:00Z"/>
          <w:rFonts w:asciiTheme="minorHAnsi" w:eastAsiaTheme="minorEastAsia" w:hAnsiTheme="minorHAnsi" w:cstheme="minorBidi"/>
          <w:kern w:val="0"/>
          <w:szCs w:val="22"/>
        </w:rPr>
      </w:pPr>
      <w:ins w:id="265" w:author="Anna Rasburn [2]" w:date="2019-01-19T17:09:00Z">
        <w:del w:id="266" w:author="Anna Rasburn" w:date="2019-01-29T18:21:00Z">
          <w:r w:rsidRPr="00AE458E" w:rsidDel="008834EE">
            <w:rPr>
              <w:color w:val="0070C0"/>
            </w:rPr>
            <w:delText>1.1.2</w:delText>
          </w:r>
          <w:r w:rsidDel="008834EE">
            <w:rPr>
              <w:rFonts w:asciiTheme="minorHAnsi" w:eastAsiaTheme="minorEastAsia" w:hAnsiTheme="minorHAnsi" w:cstheme="minorBidi"/>
              <w:kern w:val="0"/>
              <w:szCs w:val="22"/>
            </w:rPr>
            <w:tab/>
          </w:r>
          <w:r w:rsidRPr="00AE458E" w:rsidDel="008834EE">
            <w:rPr>
              <w:color w:val="0070C0"/>
            </w:rPr>
            <w:delText>Genetic Improvement</w:delText>
          </w:r>
          <w:r w:rsidDel="008834EE">
            <w:tab/>
            <w:delText>2</w:delText>
          </w:r>
        </w:del>
      </w:ins>
    </w:p>
    <w:p w14:paraId="32286A65" w14:textId="1C4558D3" w:rsidR="00A8586D" w:rsidDel="008834EE" w:rsidRDefault="00A8586D">
      <w:pPr>
        <w:pStyle w:val="TOC3"/>
        <w:rPr>
          <w:ins w:id="267" w:author="Anna Rasburn [2]" w:date="2019-01-19T17:09:00Z"/>
          <w:del w:id="268" w:author="Anna Rasburn" w:date="2019-01-29T18:21:00Z"/>
          <w:rFonts w:asciiTheme="minorHAnsi" w:eastAsiaTheme="minorEastAsia" w:hAnsiTheme="minorHAnsi" w:cstheme="minorBidi"/>
          <w:kern w:val="0"/>
          <w:szCs w:val="22"/>
        </w:rPr>
      </w:pPr>
      <w:ins w:id="269" w:author="Anna Rasburn [2]" w:date="2019-01-19T17:09:00Z">
        <w:del w:id="270" w:author="Anna Rasburn" w:date="2019-01-29T18:21:00Z">
          <w:r w:rsidRPr="00AE458E" w:rsidDel="008834EE">
            <w:rPr>
              <w:color w:val="0070C0"/>
            </w:rPr>
            <w:delText>1.1.3</w:delText>
          </w:r>
          <w:r w:rsidDel="008834EE">
            <w:rPr>
              <w:rFonts w:asciiTheme="minorHAnsi" w:eastAsiaTheme="minorEastAsia" w:hAnsiTheme="minorHAnsi" w:cstheme="minorBidi"/>
              <w:kern w:val="0"/>
              <w:szCs w:val="22"/>
            </w:rPr>
            <w:tab/>
          </w:r>
          <w:r w:rsidRPr="00AE458E" w:rsidDel="008834EE">
            <w:rPr>
              <w:color w:val="0070C0"/>
            </w:rPr>
            <w:delText>Genetic Algorithms</w:delText>
          </w:r>
          <w:r w:rsidDel="008834EE">
            <w:tab/>
            <w:delText>2</w:delText>
          </w:r>
        </w:del>
      </w:ins>
    </w:p>
    <w:p w14:paraId="5386728B" w14:textId="7B12023B" w:rsidR="00A8586D" w:rsidDel="008834EE" w:rsidRDefault="00A8586D">
      <w:pPr>
        <w:pStyle w:val="TOC3"/>
        <w:rPr>
          <w:ins w:id="271" w:author="Anna Rasburn [2]" w:date="2019-01-19T17:09:00Z"/>
          <w:del w:id="272" w:author="Anna Rasburn" w:date="2019-01-29T18:21:00Z"/>
          <w:rFonts w:asciiTheme="minorHAnsi" w:eastAsiaTheme="minorEastAsia" w:hAnsiTheme="minorHAnsi" w:cstheme="minorBidi"/>
          <w:kern w:val="0"/>
          <w:szCs w:val="22"/>
        </w:rPr>
      </w:pPr>
      <w:ins w:id="273" w:author="Anna Rasburn [2]" w:date="2019-01-19T17:09:00Z">
        <w:del w:id="274" w:author="Anna Rasburn" w:date="2019-01-29T18:21:00Z">
          <w:r w:rsidRPr="00AE458E" w:rsidDel="008834EE">
            <w:rPr>
              <w:color w:val="0070C0"/>
            </w:rPr>
            <w:delText>1.1.4</w:delText>
          </w:r>
          <w:r w:rsidDel="008834EE">
            <w:rPr>
              <w:rFonts w:asciiTheme="minorHAnsi" w:eastAsiaTheme="minorEastAsia" w:hAnsiTheme="minorHAnsi" w:cstheme="minorBidi"/>
              <w:kern w:val="0"/>
              <w:szCs w:val="22"/>
            </w:rPr>
            <w:tab/>
          </w:r>
          <w:r w:rsidRPr="00AE458E" w:rsidDel="008834EE">
            <w:rPr>
              <w:color w:val="0070C0"/>
            </w:rPr>
            <w:delText>Fitness</w:delText>
          </w:r>
          <w:r w:rsidDel="008834EE">
            <w:tab/>
            <w:delText>3</w:delText>
          </w:r>
        </w:del>
      </w:ins>
    </w:p>
    <w:p w14:paraId="67E50DC5" w14:textId="0F69B76E" w:rsidR="00A8586D" w:rsidDel="008834EE" w:rsidRDefault="00A8586D">
      <w:pPr>
        <w:pStyle w:val="TOC2"/>
        <w:rPr>
          <w:ins w:id="275" w:author="Anna Rasburn [2]" w:date="2019-01-19T17:09:00Z"/>
          <w:del w:id="276" w:author="Anna Rasburn" w:date="2019-01-29T18:21:00Z"/>
          <w:rFonts w:asciiTheme="minorHAnsi" w:eastAsiaTheme="minorEastAsia" w:hAnsiTheme="minorHAnsi" w:cstheme="minorBidi"/>
          <w:kern w:val="0"/>
          <w:szCs w:val="22"/>
        </w:rPr>
      </w:pPr>
      <w:ins w:id="277" w:author="Anna Rasburn [2]" w:date="2019-01-19T17:09:00Z">
        <w:del w:id="278" w:author="Anna Rasburn" w:date="2019-01-29T18:21:00Z">
          <w:r w:rsidDel="008834EE">
            <w:delText>1.2</w:delText>
          </w:r>
          <w:r w:rsidDel="008834EE">
            <w:rPr>
              <w:rFonts w:asciiTheme="minorHAnsi" w:eastAsiaTheme="minorEastAsia" w:hAnsiTheme="minorHAnsi" w:cstheme="minorBidi"/>
              <w:kern w:val="0"/>
              <w:szCs w:val="22"/>
            </w:rPr>
            <w:tab/>
          </w:r>
          <w:r w:rsidDel="008834EE">
            <w:delText>Scope and Objectives</w:delText>
          </w:r>
          <w:r w:rsidDel="008834EE">
            <w:tab/>
            <w:delText>4</w:delText>
          </w:r>
        </w:del>
      </w:ins>
    </w:p>
    <w:p w14:paraId="594E1F26" w14:textId="2AE15E88" w:rsidR="00A8586D" w:rsidDel="008834EE" w:rsidRDefault="00A8586D">
      <w:pPr>
        <w:pStyle w:val="TOC3"/>
        <w:rPr>
          <w:ins w:id="279" w:author="Anna Rasburn [2]" w:date="2019-01-19T17:09:00Z"/>
          <w:del w:id="280" w:author="Anna Rasburn" w:date="2019-01-29T18:21:00Z"/>
          <w:rFonts w:asciiTheme="minorHAnsi" w:eastAsiaTheme="minorEastAsia" w:hAnsiTheme="minorHAnsi" w:cstheme="minorBidi"/>
          <w:kern w:val="0"/>
          <w:szCs w:val="22"/>
        </w:rPr>
      </w:pPr>
      <w:ins w:id="281" w:author="Anna Rasburn [2]" w:date="2019-01-19T17:09:00Z">
        <w:del w:id="282" w:author="Anna Rasburn" w:date="2019-01-29T18:21:00Z">
          <w:r w:rsidRPr="00AE458E" w:rsidDel="008834EE">
            <w:rPr>
              <w:color w:val="0070C0"/>
            </w:rPr>
            <w:delText>1.2.1</w:delText>
          </w:r>
          <w:r w:rsidDel="008834EE">
            <w:rPr>
              <w:rFonts w:asciiTheme="minorHAnsi" w:eastAsiaTheme="minorEastAsia" w:hAnsiTheme="minorHAnsi" w:cstheme="minorBidi"/>
              <w:kern w:val="0"/>
              <w:szCs w:val="22"/>
            </w:rPr>
            <w:tab/>
          </w:r>
          <w:r w:rsidRPr="00AE458E" w:rsidDel="008834EE">
            <w:rPr>
              <w:color w:val="0070C0"/>
            </w:rPr>
            <w:delText>Scope</w:delText>
          </w:r>
          <w:r w:rsidDel="008834EE">
            <w:tab/>
            <w:delText>4</w:delText>
          </w:r>
        </w:del>
      </w:ins>
    </w:p>
    <w:p w14:paraId="250DD3D1" w14:textId="03ADE779" w:rsidR="00A8586D" w:rsidDel="008834EE" w:rsidRDefault="00A8586D">
      <w:pPr>
        <w:pStyle w:val="TOC3"/>
        <w:rPr>
          <w:ins w:id="283" w:author="Anna Rasburn [2]" w:date="2019-01-19T17:09:00Z"/>
          <w:del w:id="284" w:author="Anna Rasburn" w:date="2019-01-29T18:21:00Z"/>
          <w:rFonts w:asciiTheme="minorHAnsi" w:eastAsiaTheme="minorEastAsia" w:hAnsiTheme="minorHAnsi" w:cstheme="minorBidi"/>
          <w:kern w:val="0"/>
          <w:szCs w:val="22"/>
        </w:rPr>
      </w:pPr>
      <w:ins w:id="285" w:author="Anna Rasburn [2]" w:date="2019-01-19T17:09:00Z">
        <w:del w:id="286" w:author="Anna Rasburn" w:date="2019-01-29T18:21:00Z">
          <w:r w:rsidRPr="00AE458E" w:rsidDel="008834EE">
            <w:rPr>
              <w:color w:val="0070C0"/>
            </w:rPr>
            <w:delText>1.2.2</w:delText>
          </w:r>
          <w:r w:rsidDel="008834EE">
            <w:rPr>
              <w:rFonts w:asciiTheme="minorHAnsi" w:eastAsiaTheme="minorEastAsia" w:hAnsiTheme="minorHAnsi" w:cstheme="minorBidi"/>
              <w:kern w:val="0"/>
              <w:szCs w:val="22"/>
            </w:rPr>
            <w:tab/>
          </w:r>
          <w:r w:rsidRPr="00AE458E" w:rsidDel="008834EE">
            <w:rPr>
              <w:color w:val="0070C0"/>
            </w:rPr>
            <w:delText>Users</w:delText>
          </w:r>
          <w:r w:rsidDel="008834EE">
            <w:tab/>
            <w:delText>4</w:delText>
          </w:r>
        </w:del>
      </w:ins>
    </w:p>
    <w:p w14:paraId="1E83B8B1" w14:textId="6320C5A3" w:rsidR="00A8586D" w:rsidDel="008834EE" w:rsidRDefault="00A8586D">
      <w:pPr>
        <w:pStyle w:val="TOC3"/>
        <w:rPr>
          <w:ins w:id="287" w:author="Anna Rasburn [2]" w:date="2019-01-19T17:09:00Z"/>
          <w:del w:id="288" w:author="Anna Rasburn" w:date="2019-01-29T18:21:00Z"/>
          <w:rFonts w:asciiTheme="minorHAnsi" w:eastAsiaTheme="minorEastAsia" w:hAnsiTheme="minorHAnsi" w:cstheme="minorBidi"/>
          <w:kern w:val="0"/>
          <w:szCs w:val="22"/>
        </w:rPr>
      </w:pPr>
      <w:ins w:id="289" w:author="Anna Rasburn [2]" w:date="2019-01-19T17:09:00Z">
        <w:del w:id="290" w:author="Anna Rasburn" w:date="2019-01-29T18:21:00Z">
          <w:r w:rsidRPr="00AE458E" w:rsidDel="008834EE">
            <w:rPr>
              <w:color w:val="0070C0"/>
            </w:rPr>
            <w:delText>1.2.3</w:delText>
          </w:r>
          <w:r w:rsidDel="008834EE">
            <w:rPr>
              <w:rFonts w:asciiTheme="minorHAnsi" w:eastAsiaTheme="minorEastAsia" w:hAnsiTheme="minorHAnsi" w:cstheme="minorBidi"/>
              <w:kern w:val="0"/>
              <w:szCs w:val="22"/>
            </w:rPr>
            <w:tab/>
          </w:r>
          <w:r w:rsidRPr="00AE458E" w:rsidDel="008834EE">
            <w:rPr>
              <w:color w:val="0070C0"/>
            </w:rPr>
            <w:delText>Objectives</w:delText>
          </w:r>
          <w:r w:rsidDel="008834EE">
            <w:tab/>
            <w:delText>4</w:delText>
          </w:r>
        </w:del>
      </w:ins>
    </w:p>
    <w:p w14:paraId="3E5127E1" w14:textId="447CD735" w:rsidR="00A8586D" w:rsidDel="008834EE" w:rsidRDefault="00A8586D">
      <w:pPr>
        <w:pStyle w:val="TOC2"/>
        <w:rPr>
          <w:ins w:id="291" w:author="Anna Rasburn [2]" w:date="2019-01-19T17:09:00Z"/>
          <w:del w:id="292" w:author="Anna Rasburn" w:date="2019-01-29T18:21:00Z"/>
          <w:rFonts w:asciiTheme="minorHAnsi" w:eastAsiaTheme="minorEastAsia" w:hAnsiTheme="minorHAnsi" w:cstheme="minorBidi"/>
          <w:kern w:val="0"/>
          <w:szCs w:val="22"/>
        </w:rPr>
      </w:pPr>
      <w:ins w:id="293" w:author="Anna Rasburn [2]" w:date="2019-01-19T17:09:00Z">
        <w:del w:id="294" w:author="Anna Rasburn" w:date="2019-01-29T18:21:00Z">
          <w:r w:rsidDel="008834EE">
            <w:delText>1.3</w:delText>
          </w:r>
          <w:r w:rsidDel="008834EE">
            <w:rPr>
              <w:rFonts w:asciiTheme="minorHAnsi" w:eastAsiaTheme="minorEastAsia" w:hAnsiTheme="minorHAnsi" w:cstheme="minorBidi"/>
              <w:kern w:val="0"/>
              <w:szCs w:val="22"/>
            </w:rPr>
            <w:tab/>
          </w:r>
          <w:r w:rsidDel="008834EE">
            <w:delText>Achievements</w:delText>
          </w:r>
          <w:r w:rsidDel="008834EE">
            <w:tab/>
            <w:delText>5</w:delText>
          </w:r>
        </w:del>
      </w:ins>
    </w:p>
    <w:p w14:paraId="4A73CAD0" w14:textId="265D44BC" w:rsidR="00A8586D" w:rsidDel="008834EE" w:rsidRDefault="00A8586D">
      <w:pPr>
        <w:pStyle w:val="TOC2"/>
        <w:rPr>
          <w:ins w:id="295" w:author="Anna Rasburn [2]" w:date="2019-01-19T17:09:00Z"/>
          <w:del w:id="296" w:author="Anna Rasburn" w:date="2019-01-29T18:21:00Z"/>
          <w:rFonts w:asciiTheme="minorHAnsi" w:eastAsiaTheme="minorEastAsia" w:hAnsiTheme="minorHAnsi" w:cstheme="minorBidi"/>
          <w:kern w:val="0"/>
          <w:szCs w:val="22"/>
        </w:rPr>
      </w:pPr>
      <w:ins w:id="297" w:author="Anna Rasburn [2]" w:date="2019-01-19T17:09:00Z">
        <w:del w:id="298" w:author="Anna Rasburn" w:date="2019-01-29T18:21:00Z">
          <w:r w:rsidDel="008834EE">
            <w:delText>1.4</w:delText>
          </w:r>
          <w:r w:rsidDel="008834EE">
            <w:rPr>
              <w:rFonts w:asciiTheme="minorHAnsi" w:eastAsiaTheme="minorEastAsia" w:hAnsiTheme="minorHAnsi" w:cstheme="minorBidi"/>
              <w:kern w:val="0"/>
              <w:szCs w:val="22"/>
            </w:rPr>
            <w:tab/>
          </w:r>
          <w:r w:rsidDel="008834EE">
            <w:delText>Overview of Dissertation</w:delText>
          </w:r>
          <w:r w:rsidDel="008834EE">
            <w:tab/>
            <w:delText>5</w:delText>
          </w:r>
        </w:del>
      </w:ins>
    </w:p>
    <w:p w14:paraId="573872DD" w14:textId="38206637" w:rsidR="00A8586D" w:rsidDel="008834EE" w:rsidRDefault="00A8586D">
      <w:pPr>
        <w:pStyle w:val="TOC1"/>
        <w:rPr>
          <w:ins w:id="299" w:author="Anna Rasburn [2]" w:date="2019-01-19T17:09:00Z"/>
          <w:del w:id="300" w:author="Anna Rasburn" w:date="2019-01-29T18:21:00Z"/>
          <w:rFonts w:asciiTheme="minorHAnsi" w:eastAsiaTheme="minorEastAsia" w:hAnsiTheme="minorHAnsi" w:cstheme="minorBidi"/>
          <w:kern w:val="0"/>
          <w:szCs w:val="22"/>
        </w:rPr>
      </w:pPr>
      <w:ins w:id="301" w:author="Anna Rasburn [2]" w:date="2019-01-19T17:09:00Z">
        <w:del w:id="302" w:author="Anna Rasburn" w:date="2019-01-29T18:21:00Z">
          <w:r w:rsidDel="008834EE">
            <w:delText>2</w:delText>
          </w:r>
          <w:r w:rsidDel="008834EE">
            <w:rPr>
              <w:rFonts w:asciiTheme="minorHAnsi" w:eastAsiaTheme="minorEastAsia" w:hAnsiTheme="minorHAnsi" w:cstheme="minorBidi"/>
              <w:kern w:val="0"/>
              <w:szCs w:val="22"/>
            </w:rPr>
            <w:tab/>
          </w:r>
          <w:r w:rsidDel="008834EE">
            <w:delText>State-of-The-Art</w:delText>
          </w:r>
          <w:r w:rsidDel="008834EE">
            <w:tab/>
            <w:delText>6</w:delText>
          </w:r>
        </w:del>
      </w:ins>
    </w:p>
    <w:p w14:paraId="2B9B784E" w14:textId="01378CDE" w:rsidR="00A8586D" w:rsidDel="008834EE" w:rsidRDefault="00A8586D">
      <w:pPr>
        <w:pStyle w:val="TOC2"/>
        <w:rPr>
          <w:ins w:id="303" w:author="Anna Rasburn [2]" w:date="2019-01-19T17:09:00Z"/>
          <w:del w:id="304" w:author="Anna Rasburn" w:date="2019-01-29T18:21:00Z"/>
          <w:rFonts w:asciiTheme="minorHAnsi" w:eastAsiaTheme="minorEastAsia" w:hAnsiTheme="minorHAnsi" w:cstheme="minorBidi"/>
          <w:kern w:val="0"/>
          <w:szCs w:val="22"/>
        </w:rPr>
      </w:pPr>
      <w:ins w:id="305" w:author="Anna Rasburn [2]" w:date="2019-01-19T17:09:00Z">
        <w:del w:id="306" w:author="Anna Rasburn" w:date="2019-01-29T18:21:00Z">
          <w:r w:rsidRPr="00AE458E" w:rsidDel="008834EE">
            <w:rPr>
              <w:color w:val="0070C0"/>
            </w:rPr>
            <w:delText>2.1</w:delText>
          </w:r>
          <w:r w:rsidDel="008834EE">
            <w:rPr>
              <w:rFonts w:asciiTheme="minorHAnsi" w:eastAsiaTheme="minorEastAsia" w:hAnsiTheme="minorHAnsi" w:cstheme="minorBidi"/>
              <w:kern w:val="0"/>
              <w:szCs w:val="22"/>
            </w:rPr>
            <w:tab/>
          </w:r>
          <w:r w:rsidRPr="00AE458E" w:rsidDel="008834EE">
            <w:rPr>
              <w:color w:val="0070C0"/>
            </w:rPr>
            <w:delText>Genetic Improvement</w:delText>
          </w:r>
          <w:r w:rsidDel="008834EE">
            <w:tab/>
            <w:delText>6</w:delText>
          </w:r>
        </w:del>
      </w:ins>
    </w:p>
    <w:p w14:paraId="06631105" w14:textId="15F9E19F" w:rsidR="00A8586D" w:rsidDel="008834EE" w:rsidRDefault="00A8586D">
      <w:pPr>
        <w:pStyle w:val="TOC2"/>
        <w:rPr>
          <w:ins w:id="307" w:author="Anna Rasburn [2]" w:date="2019-01-19T17:09:00Z"/>
          <w:del w:id="308" w:author="Anna Rasburn" w:date="2019-01-29T18:21:00Z"/>
          <w:rFonts w:asciiTheme="minorHAnsi" w:eastAsiaTheme="minorEastAsia" w:hAnsiTheme="minorHAnsi" w:cstheme="minorBidi"/>
          <w:kern w:val="0"/>
          <w:szCs w:val="22"/>
        </w:rPr>
      </w:pPr>
      <w:ins w:id="309" w:author="Anna Rasburn [2]" w:date="2019-01-19T17:09:00Z">
        <w:del w:id="310" w:author="Anna Rasburn" w:date="2019-01-29T18:21:00Z">
          <w:r w:rsidRPr="00AE458E" w:rsidDel="008834EE">
            <w:rPr>
              <w:color w:val="0070C0"/>
            </w:rPr>
            <w:delText>2.2</w:delText>
          </w:r>
          <w:r w:rsidDel="008834EE">
            <w:rPr>
              <w:rFonts w:asciiTheme="minorHAnsi" w:eastAsiaTheme="minorEastAsia" w:hAnsiTheme="minorHAnsi" w:cstheme="minorBidi"/>
              <w:kern w:val="0"/>
              <w:szCs w:val="22"/>
            </w:rPr>
            <w:tab/>
          </w:r>
          <w:r w:rsidRPr="00AE458E" w:rsidDel="008834EE">
            <w:rPr>
              <w:color w:val="0070C0"/>
            </w:rPr>
            <w:delText>GIN</w:delText>
          </w:r>
          <w:r w:rsidDel="008834EE">
            <w:tab/>
            <w:delText>7</w:delText>
          </w:r>
        </w:del>
      </w:ins>
    </w:p>
    <w:p w14:paraId="2190A7A3" w14:textId="2472A3DA" w:rsidR="00A8586D" w:rsidDel="008834EE" w:rsidRDefault="00A8586D">
      <w:pPr>
        <w:pStyle w:val="TOC2"/>
        <w:rPr>
          <w:ins w:id="311" w:author="Anna Rasburn [2]" w:date="2019-01-19T17:09:00Z"/>
          <w:del w:id="312" w:author="Anna Rasburn" w:date="2019-01-29T18:21:00Z"/>
          <w:rFonts w:asciiTheme="minorHAnsi" w:eastAsiaTheme="minorEastAsia" w:hAnsiTheme="minorHAnsi" w:cstheme="minorBidi"/>
          <w:kern w:val="0"/>
          <w:szCs w:val="22"/>
        </w:rPr>
      </w:pPr>
      <w:ins w:id="313" w:author="Anna Rasburn [2]" w:date="2019-01-19T17:09:00Z">
        <w:del w:id="314" w:author="Anna Rasburn" w:date="2019-01-29T18:21:00Z">
          <w:r w:rsidRPr="00AE458E" w:rsidDel="008834EE">
            <w:rPr>
              <w:color w:val="0070C0"/>
            </w:rPr>
            <w:delText>2.3</w:delText>
          </w:r>
          <w:r w:rsidDel="008834EE">
            <w:rPr>
              <w:rFonts w:asciiTheme="minorHAnsi" w:eastAsiaTheme="minorEastAsia" w:hAnsiTheme="minorHAnsi" w:cstheme="minorBidi"/>
              <w:kern w:val="0"/>
              <w:szCs w:val="22"/>
            </w:rPr>
            <w:tab/>
          </w:r>
          <w:r w:rsidRPr="00AE458E" w:rsidDel="008834EE">
            <w:rPr>
              <w:color w:val="0070C0"/>
            </w:rPr>
            <w:delText>JCodec</w:delText>
          </w:r>
          <w:r w:rsidDel="008834EE">
            <w:tab/>
            <w:delText>9</w:delText>
          </w:r>
        </w:del>
      </w:ins>
    </w:p>
    <w:p w14:paraId="457BE23E" w14:textId="653DA056" w:rsidR="00A8586D" w:rsidDel="008834EE" w:rsidRDefault="00A8586D">
      <w:pPr>
        <w:pStyle w:val="TOC2"/>
        <w:rPr>
          <w:ins w:id="315" w:author="Anna Rasburn [2]" w:date="2019-01-19T17:09:00Z"/>
          <w:del w:id="316" w:author="Anna Rasburn" w:date="2019-01-29T18:21:00Z"/>
          <w:rFonts w:asciiTheme="minorHAnsi" w:eastAsiaTheme="minorEastAsia" w:hAnsiTheme="minorHAnsi" w:cstheme="minorBidi"/>
          <w:kern w:val="0"/>
          <w:szCs w:val="22"/>
        </w:rPr>
      </w:pPr>
      <w:ins w:id="317" w:author="Anna Rasburn [2]" w:date="2019-01-19T17:09:00Z">
        <w:del w:id="318" w:author="Anna Rasburn" w:date="2019-01-29T18:21:00Z">
          <w:r w:rsidRPr="00AE458E" w:rsidDel="008834EE">
            <w:rPr>
              <w:color w:val="0070C0"/>
            </w:rPr>
            <w:delText>2.4</w:delText>
          </w:r>
          <w:r w:rsidDel="008834EE">
            <w:rPr>
              <w:rFonts w:asciiTheme="minorHAnsi" w:eastAsiaTheme="minorEastAsia" w:hAnsiTheme="minorHAnsi" w:cstheme="minorBidi"/>
              <w:kern w:val="0"/>
              <w:szCs w:val="22"/>
            </w:rPr>
            <w:tab/>
          </w:r>
          <w:r w:rsidRPr="00AE458E" w:rsidDel="008834EE">
            <w:rPr>
              <w:color w:val="0070C0"/>
            </w:rPr>
            <w:delText>GI In other Languages</w:delText>
          </w:r>
          <w:r w:rsidDel="008834EE">
            <w:tab/>
            <w:delText>10</w:delText>
          </w:r>
        </w:del>
      </w:ins>
    </w:p>
    <w:p w14:paraId="3CA3500C" w14:textId="146B32F9" w:rsidR="00A8586D" w:rsidDel="008834EE" w:rsidRDefault="00A8586D">
      <w:pPr>
        <w:pStyle w:val="TOC2"/>
        <w:rPr>
          <w:ins w:id="319" w:author="Anna Rasburn [2]" w:date="2019-01-19T17:09:00Z"/>
          <w:del w:id="320" w:author="Anna Rasburn" w:date="2019-01-29T18:21:00Z"/>
          <w:rFonts w:asciiTheme="minorHAnsi" w:eastAsiaTheme="minorEastAsia" w:hAnsiTheme="minorHAnsi" w:cstheme="minorBidi"/>
          <w:kern w:val="0"/>
          <w:szCs w:val="22"/>
        </w:rPr>
      </w:pPr>
      <w:ins w:id="321" w:author="Anna Rasburn [2]" w:date="2019-01-19T17:09:00Z">
        <w:del w:id="322" w:author="Anna Rasburn" w:date="2019-01-29T18:21:00Z">
          <w:r w:rsidRPr="00AE458E" w:rsidDel="008834EE">
            <w:rPr>
              <w:color w:val="7030A0"/>
            </w:rPr>
            <w:delText>2.5</w:delText>
          </w:r>
          <w:r w:rsidDel="008834EE">
            <w:rPr>
              <w:rFonts w:asciiTheme="minorHAnsi" w:eastAsiaTheme="minorEastAsia" w:hAnsiTheme="minorHAnsi" w:cstheme="minorBidi"/>
              <w:kern w:val="0"/>
              <w:szCs w:val="22"/>
            </w:rPr>
            <w:tab/>
          </w:r>
          <w:r w:rsidRPr="00AE458E" w:rsidDel="008834EE">
            <w:rPr>
              <w:color w:val="7030A0"/>
            </w:rPr>
            <w:delText>TODO: Another GI example – Look at paper references</w:delText>
          </w:r>
          <w:r w:rsidDel="008834EE">
            <w:tab/>
            <w:delText>10</w:delText>
          </w:r>
        </w:del>
      </w:ins>
    </w:p>
    <w:p w14:paraId="6042A8EF" w14:textId="0350AE23" w:rsidR="00A8586D" w:rsidDel="008834EE" w:rsidRDefault="00A8586D">
      <w:pPr>
        <w:pStyle w:val="TOC2"/>
        <w:rPr>
          <w:ins w:id="323" w:author="Anna Rasburn [2]" w:date="2019-01-19T17:09:00Z"/>
          <w:del w:id="324" w:author="Anna Rasburn" w:date="2019-01-29T18:21:00Z"/>
          <w:rFonts w:asciiTheme="minorHAnsi" w:eastAsiaTheme="minorEastAsia" w:hAnsiTheme="minorHAnsi" w:cstheme="minorBidi"/>
          <w:kern w:val="0"/>
          <w:szCs w:val="22"/>
        </w:rPr>
      </w:pPr>
      <w:ins w:id="325" w:author="Anna Rasburn [2]" w:date="2019-01-19T17:09:00Z">
        <w:del w:id="326" w:author="Anna Rasburn" w:date="2019-01-29T18:21:00Z">
          <w:r w:rsidRPr="00AE458E" w:rsidDel="008834EE">
            <w:rPr>
              <w:color w:val="0070C0"/>
            </w:rPr>
            <w:delText>2.6</w:delText>
          </w:r>
          <w:r w:rsidDel="008834EE">
            <w:rPr>
              <w:rFonts w:asciiTheme="minorHAnsi" w:eastAsiaTheme="minorEastAsia" w:hAnsiTheme="minorHAnsi" w:cstheme="minorBidi"/>
              <w:kern w:val="0"/>
              <w:szCs w:val="22"/>
            </w:rPr>
            <w:tab/>
          </w:r>
          <w:r w:rsidRPr="00AE458E" w:rsidDel="008834EE">
            <w:rPr>
              <w:color w:val="0070C0"/>
            </w:rPr>
            <w:delText>Opacitor</w:delText>
          </w:r>
          <w:r w:rsidDel="008834EE">
            <w:tab/>
            <w:delText>11</w:delText>
          </w:r>
        </w:del>
      </w:ins>
    </w:p>
    <w:p w14:paraId="7857CB16" w14:textId="34971829" w:rsidR="00A8586D" w:rsidDel="008834EE" w:rsidRDefault="00A8586D">
      <w:pPr>
        <w:pStyle w:val="TOC2"/>
        <w:rPr>
          <w:ins w:id="327" w:author="Anna Rasburn [2]" w:date="2019-01-19T17:09:00Z"/>
          <w:del w:id="328" w:author="Anna Rasburn" w:date="2019-01-29T18:21:00Z"/>
          <w:rFonts w:asciiTheme="minorHAnsi" w:eastAsiaTheme="minorEastAsia" w:hAnsiTheme="minorHAnsi" w:cstheme="minorBidi"/>
          <w:kern w:val="0"/>
          <w:szCs w:val="22"/>
        </w:rPr>
      </w:pPr>
      <w:ins w:id="329" w:author="Anna Rasburn [2]" w:date="2019-01-19T17:09:00Z">
        <w:del w:id="330" w:author="Anna Rasburn" w:date="2019-01-29T18:21:00Z">
          <w:r w:rsidRPr="00AE458E" w:rsidDel="008834EE">
            <w:rPr>
              <w:color w:val="0070C0"/>
            </w:rPr>
            <w:delText>2.7</w:delText>
          </w:r>
          <w:r w:rsidDel="008834EE">
            <w:rPr>
              <w:rFonts w:asciiTheme="minorHAnsi" w:eastAsiaTheme="minorEastAsia" w:hAnsiTheme="minorHAnsi" w:cstheme="minorBidi"/>
              <w:kern w:val="0"/>
              <w:szCs w:val="22"/>
            </w:rPr>
            <w:tab/>
          </w:r>
          <w:r w:rsidRPr="00AE458E" w:rsidDel="008834EE">
            <w:rPr>
              <w:color w:val="0070C0"/>
            </w:rPr>
            <w:delText>Jalen</w:delText>
          </w:r>
          <w:r w:rsidDel="008834EE">
            <w:tab/>
            <w:delText>11</w:delText>
          </w:r>
        </w:del>
      </w:ins>
    </w:p>
    <w:p w14:paraId="5B170B45" w14:textId="7CA7E882" w:rsidR="00A8586D" w:rsidDel="008834EE" w:rsidRDefault="00A8586D">
      <w:pPr>
        <w:pStyle w:val="TOC2"/>
        <w:rPr>
          <w:ins w:id="331" w:author="Anna Rasburn [2]" w:date="2019-01-19T17:09:00Z"/>
          <w:del w:id="332" w:author="Anna Rasburn" w:date="2019-01-29T18:21:00Z"/>
          <w:rFonts w:asciiTheme="minorHAnsi" w:eastAsiaTheme="minorEastAsia" w:hAnsiTheme="minorHAnsi" w:cstheme="minorBidi"/>
          <w:kern w:val="0"/>
          <w:szCs w:val="22"/>
        </w:rPr>
      </w:pPr>
      <w:ins w:id="333" w:author="Anna Rasburn [2]" w:date="2019-01-19T17:09:00Z">
        <w:del w:id="334" w:author="Anna Rasburn" w:date="2019-01-29T18:21:00Z">
          <w:r w:rsidRPr="00AE458E" w:rsidDel="008834EE">
            <w:rPr>
              <w:color w:val="0070C0"/>
            </w:rPr>
            <w:delText>2.8</w:delText>
          </w:r>
          <w:r w:rsidDel="008834EE">
            <w:rPr>
              <w:rFonts w:asciiTheme="minorHAnsi" w:eastAsiaTheme="minorEastAsia" w:hAnsiTheme="minorHAnsi" w:cstheme="minorBidi"/>
              <w:kern w:val="0"/>
              <w:szCs w:val="22"/>
            </w:rPr>
            <w:tab/>
          </w:r>
          <w:r w:rsidRPr="00AE458E" w:rsidDel="008834EE">
            <w:rPr>
              <w:color w:val="0070C0"/>
            </w:rPr>
            <w:delText>Optimization Framework for Mobile Applications.</w:delText>
          </w:r>
          <w:r w:rsidDel="008834EE">
            <w:tab/>
            <w:delText>12</w:delText>
          </w:r>
        </w:del>
      </w:ins>
    </w:p>
    <w:p w14:paraId="1E182EB5" w14:textId="177CC9E4" w:rsidR="00A8586D" w:rsidDel="008834EE" w:rsidRDefault="00A8586D">
      <w:pPr>
        <w:pStyle w:val="TOC2"/>
        <w:rPr>
          <w:ins w:id="335" w:author="Anna Rasburn [2]" w:date="2019-01-19T17:09:00Z"/>
          <w:del w:id="336" w:author="Anna Rasburn" w:date="2019-01-29T18:21:00Z"/>
          <w:rFonts w:asciiTheme="minorHAnsi" w:eastAsiaTheme="minorEastAsia" w:hAnsiTheme="minorHAnsi" w:cstheme="minorBidi"/>
          <w:kern w:val="0"/>
          <w:szCs w:val="22"/>
        </w:rPr>
      </w:pPr>
      <w:ins w:id="337" w:author="Anna Rasburn [2]" w:date="2019-01-19T17:09:00Z">
        <w:del w:id="338" w:author="Anna Rasburn" w:date="2019-01-29T18:21:00Z">
          <w:r w:rsidRPr="00AE458E" w:rsidDel="008834EE">
            <w:rPr>
              <w:color w:val="0070C0"/>
              <w:lang w:eastAsia="en-US"/>
            </w:rPr>
            <w:delText>2.9</w:delText>
          </w:r>
          <w:r w:rsidDel="008834EE">
            <w:rPr>
              <w:rFonts w:asciiTheme="minorHAnsi" w:eastAsiaTheme="minorEastAsia" w:hAnsiTheme="minorHAnsi" w:cstheme="minorBidi"/>
              <w:kern w:val="0"/>
              <w:szCs w:val="22"/>
            </w:rPr>
            <w:tab/>
          </w:r>
          <w:r w:rsidRPr="00AE458E" w:rsidDel="008834EE">
            <w:rPr>
              <w:color w:val="0070C0"/>
              <w:lang w:eastAsia="en-US"/>
            </w:rPr>
            <w:delText>Code Refactoring’s effects on Energy Usage - how code changes affect energy consumption and which kinds of changes are likely to have the greatest impact</w:delText>
          </w:r>
          <w:r w:rsidDel="008834EE">
            <w:tab/>
            <w:delText>13</w:delText>
          </w:r>
        </w:del>
      </w:ins>
    </w:p>
    <w:p w14:paraId="20C4AB06" w14:textId="262C7935" w:rsidR="00A8586D" w:rsidDel="008834EE" w:rsidRDefault="00A8586D">
      <w:pPr>
        <w:pStyle w:val="TOC2"/>
        <w:rPr>
          <w:ins w:id="339" w:author="Anna Rasburn [2]" w:date="2019-01-19T17:09:00Z"/>
          <w:del w:id="340" w:author="Anna Rasburn" w:date="2019-01-29T18:21:00Z"/>
          <w:rFonts w:asciiTheme="minorHAnsi" w:eastAsiaTheme="minorEastAsia" w:hAnsiTheme="minorHAnsi" w:cstheme="minorBidi"/>
          <w:kern w:val="0"/>
          <w:szCs w:val="22"/>
        </w:rPr>
      </w:pPr>
      <w:ins w:id="341" w:author="Anna Rasburn [2]" w:date="2019-01-19T17:09:00Z">
        <w:del w:id="342" w:author="Anna Rasburn" w:date="2019-01-29T18:21:00Z">
          <w:r w:rsidRPr="00AE458E" w:rsidDel="008834EE">
            <w:rPr>
              <w:color w:val="0070C0"/>
            </w:rPr>
            <w:delText>2.10</w:delText>
          </w:r>
          <w:r w:rsidDel="008834EE">
            <w:rPr>
              <w:rFonts w:asciiTheme="minorHAnsi" w:eastAsiaTheme="minorEastAsia" w:hAnsiTheme="minorHAnsi" w:cstheme="minorBidi"/>
              <w:kern w:val="0"/>
              <w:szCs w:val="22"/>
            </w:rPr>
            <w:tab/>
          </w:r>
          <w:r w:rsidRPr="00AE458E" w:rsidDel="008834EE">
            <w:rPr>
              <w:color w:val="0070C0"/>
            </w:rPr>
            <w:delText>Green Software Engineering</w:delText>
          </w:r>
          <w:r w:rsidDel="008834EE">
            <w:tab/>
            <w:delText>14</w:delText>
          </w:r>
        </w:del>
      </w:ins>
    </w:p>
    <w:p w14:paraId="33E1D3C8" w14:textId="753B740E" w:rsidR="00A8586D" w:rsidDel="008834EE" w:rsidRDefault="00A8586D">
      <w:pPr>
        <w:pStyle w:val="TOC1"/>
        <w:rPr>
          <w:ins w:id="343" w:author="Anna Rasburn [2]" w:date="2019-01-19T17:09:00Z"/>
          <w:del w:id="344" w:author="Anna Rasburn" w:date="2019-01-29T18:21:00Z"/>
          <w:rFonts w:asciiTheme="minorHAnsi" w:eastAsiaTheme="minorEastAsia" w:hAnsiTheme="minorHAnsi" w:cstheme="minorBidi"/>
          <w:kern w:val="0"/>
          <w:szCs w:val="22"/>
        </w:rPr>
      </w:pPr>
      <w:ins w:id="345" w:author="Anna Rasburn [2]" w:date="2019-01-19T17:09:00Z">
        <w:del w:id="346" w:author="Anna Rasburn" w:date="2019-01-29T18:21:00Z">
          <w:r w:rsidRPr="00AE458E" w:rsidDel="008834EE">
            <w:rPr>
              <w:snapToGrid w:val="0"/>
            </w:rPr>
            <w:delText>3</w:delText>
          </w:r>
          <w:r w:rsidDel="008834EE">
            <w:rPr>
              <w:rFonts w:asciiTheme="minorHAnsi" w:eastAsiaTheme="minorEastAsia" w:hAnsiTheme="minorHAnsi" w:cstheme="minorBidi"/>
              <w:kern w:val="0"/>
              <w:szCs w:val="22"/>
            </w:rPr>
            <w:tab/>
          </w:r>
          <w:r w:rsidRPr="00AE458E" w:rsidDel="008834EE">
            <w:rPr>
              <w:snapToGrid w:val="0"/>
            </w:rPr>
            <w:delText>Methodology</w:delText>
          </w:r>
          <w:r w:rsidDel="008834EE">
            <w:tab/>
            <w:delText>16</w:delText>
          </w:r>
        </w:del>
      </w:ins>
    </w:p>
    <w:p w14:paraId="798667E2" w14:textId="55D02879" w:rsidR="00A8586D" w:rsidDel="008834EE" w:rsidRDefault="00A8586D">
      <w:pPr>
        <w:pStyle w:val="TOC2"/>
        <w:rPr>
          <w:ins w:id="347" w:author="Anna Rasburn [2]" w:date="2019-01-19T17:09:00Z"/>
          <w:del w:id="348" w:author="Anna Rasburn" w:date="2019-01-29T18:21:00Z"/>
          <w:rFonts w:asciiTheme="minorHAnsi" w:eastAsiaTheme="minorEastAsia" w:hAnsiTheme="minorHAnsi" w:cstheme="minorBidi"/>
          <w:kern w:val="0"/>
          <w:szCs w:val="22"/>
        </w:rPr>
      </w:pPr>
      <w:ins w:id="349" w:author="Anna Rasburn [2]" w:date="2019-01-19T17:09:00Z">
        <w:del w:id="350" w:author="Anna Rasburn" w:date="2019-01-29T18:21:00Z">
          <w:r w:rsidDel="008834EE">
            <w:delText>3.1</w:delText>
          </w:r>
          <w:r w:rsidDel="008834EE">
            <w:rPr>
              <w:rFonts w:asciiTheme="minorHAnsi" w:eastAsiaTheme="minorEastAsia" w:hAnsiTheme="minorHAnsi" w:cstheme="minorBidi"/>
              <w:kern w:val="0"/>
              <w:szCs w:val="22"/>
            </w:rPr>
            <w:tab/>
          </w:r>
          <w:r w:rsidDel="008834EE">
            <w:delText>First Section</w:delText>
          </w:r>
          <w:r w:rsidDel="008834EE">
            <w:tab/>
            <w:delText>17</w:delText>
          </w:r>
        </w:del>
      </w:ins>
    </w:p>
    <w:p w14:paraId="344C4D34" w14:textId="6666F9EB" w:rsidR="00A8586D" w:rsidDel="008834EE" w:rsidRDefault="00A8586D">
      <w:pPr>
        <w:pStyle w:val="TOC3"/>
        <w:rPr>
          <w:ins w:id="351" w:author="Anna Rasburn [2]" w:date="2019-01-19T17:09:00Z"/>
          <w:del w:id="352" w:author="Anna Rasburn" w:date="2019-01-29T18:21:00Z"/>
          <w:rFonts w:asciiTheme="minorHAnsi" w:eastAsiaTheme="minorEastAsia" w:hAnsiTheme="minorHAnsi" w:cstheme="minorBidi"/>
          <w:kern w:val="0"/>
          <w:szCs w:val="22"/>
        </w:rPr>
      </w:pPr>
      <w:ins w:id="353" w:author="Anna Rasburn [2]" w:date="2019-01-19T17:09:00Z">
        <w:del w:id="354" w:author="Anna Rasburn" w:date="2019-01-29T18:21:00Z">
          <w:r w:rsidDel="008834EE">
            <w:delText>3.1.1</w:delText>
          </w:r>
          <w:r w:rsidDel="008834EE">
            <w:rPr>
              <w:rFonts w:asciiTheme="minorHAnsi" w:eastAsiaTheme="minorEastAsia" w:hAnsiTheme="minorHAnsi" w:cstheme="minorBidi"/>
              <w:kern w:val="0"/>
              <w:szCs w:val="22"/>
            </w:rPr>
            <w:tab/>
          </w:r>
          <w:r w:rsidDel="008834EE">
            <w:delText>First Subsection</w:delText>
          </w:r>
          <w:r w:rsidDel="008834EE">
            <w:tab/>
            <w:delText>17</w:delText>
          </w:r>
        </w:del>
      </w:ins>
    </w:p>
    <w:p w14:paraId="6E3A805B" w14:textId="32E65DFB" w:rsidR="00A8586D" w:rsidDel="008834EE" w:rsidRDefault="00A8586D">
      <w:pPr>
        <w:pStyle w:val="TOC4"/>
        <w:rPr>
          <w:ins w:id="355" w:author="Anna Rasburn [2]" w:date="2019-01-19T17:09:00Z"/>
          <w:del w:id="356" w:author="Anna Rasburn" w:date="2019-01-29T18:21:00Z"/>
          <w:rFonts w:asciiTheme="minorHAnsi" w:eastAsiaTheme="minorEastAsia" w:hAnsiTheme="minorHAnsi" w:cstheme="minorBidi"/>
          <w:kern w:val="0"/>
          <w:szCs w:val="22"/>
        </w:rPr>
      </w:pPr>
      <w:ins w:id="357" w:author="Anna Rasburn [2]" w:date="2019-01-19T17:09:00Z">
        <w:del w:id="358" w:author="Anna Rasburn" w:date="2019-01-29T18:21:00Z">
          <w:r w:rsidDel="008834EE">
            <w:delText>3.1.1.1</w:delText>
          </w:r>
          <w:r w:rsidDel="008834EE">
            <w:rPr>
              <w:rFonts w:asciiTheme="minorHAnsi" w:eastAsiaTheme="minorEastAsia" w:hAnsiTheme="minorHAnsi" w:cstheme="minorBidi"/>
              <w:kern w:val="0"/>
              <w:szCs w:val="22"/>
            </w:rPr>
            <w:tab/>
          </w:r>
          <w:r w:rsidDel="008834EE">
            <w:delText>First Subsubsection</w:delText>
          </w:r>
          <w:r w:rsidDel="008834EE">
            <w:tab/>
            <w:delText>17</w:delText>
          </w:r>
        </w:del>
      </w:ins>
    </w:p>
    <w:p w14:paraId="555B134D" w14:textId="61FC88F5" w:rsidR="00A8586D" w:rsidDel="008834EE" w:rsidRDefault="00A8586D">
      <w:pPr>
        <w:pStyle w:val="TOC3"/>
        <w:rPr>
          <w:ins w:id="359" w:author="Anna Rasburn [2]" w:date="2019-01-19T17:09:00Z"/>
          <w:del w:id="360" w:author="Anna Rasburn" w:date="2019-01-29T18:21:00Z"/>
          <w:rFonts w:asciiTheme="minorHAnsi" w:eastAsiaTheme="minorEastAsia" w:hAnsiTheme="minorHAnsi" w:cstheme="minorBidi"/>
          <w:kern w:val="0"/>
          <w:szCs w:val="22"/>
        </w:rPr>
      </w:pPr>
      <w:ins w:id="361" w:author="Anna Rasburn [2]" w:date="2019-01-19T17:09:00Z">
        <w:del w:id="362" w:author="Anna Rasburn" w:date="2019-01-29T18:21:00Z">
          <w:r w:rsidDel="008834EE">
            <w:delText>3.1.2</w:delText>
          </w:r>
          <w:r w:rsidDel="008834EE">
            <w:rPr>
              <w:rFonts w:asciiTheme="minorHAnsi" w:eastAsiaTheme="minorEastAsia" w:hAnsiTheme="minorHAnsi" w:cstheme="minorBidi"/>
              <w:kern w:val="0"/>
              <w:szCs w:val="22"/>
            </w:rPr>
            <w:tab/>
          </w:r>
          <w:r w:rsidDel="008834EE">
            <w:delText>Second Subsection</w:delText>
          </w:r>
          <w:r w:rsidDel="008834EE">
            <w:tab/>
            <w:delText>17</w:delText>
          </w:r>
        </w:del>
      </w:ins>
    </w:p>
    <w:p w14:paraId="22004EB6" w14:textId="5B784D14" w:rsidR="00A8586D" w:rsidDel="008834EE" w:rsidRDefault="00A8586D">
      <w:pPr>
        <w:pStyle w:val="TOC2"/>
        <w:rPr>
          <w:ins w:id="363" w:author="Anna Rasburn [2]" w:date="2019-01-19T17:09:00Z"/>
          <w:del w:id="364" w:author="Anna Rasburn" w:date="2019-01-29T18:21:00Z"/>
          <w:rFonts w:asciiTheme="minorHAnsi" w:eastAsiaTheme="minorEastAsia" w:hAnsiTheme="minorHAnsi" w:cstheme="minorBidi"/>
          <w:kern w:val="0"/>
          <w:szCs w:val="22"/>
        </w:rPr>
      </w:pPr>
      <w:ins w:id="365" w:author="Anna Rasburn [2]" w:date="2019-01-19T17:09:00Z">
        <w:del w:id="366" w:author="Anna Rasburn" w:date="2019-01-29T18:21:00Z">
          <w:r w:rsidDel="008834EE">
            <w:delText>3.2</w:delText>
          </w:r>
          <w:r w:rsidDel="008834EE">
            <w:rPr>
              <w:rFonts w:asciiTheme="minorHAnsi" w:eastAsiaTheme="minorEastAsia" w:hAnsiTheme="minorHAnsi" w:cstheme="minorBidi"/>
              <w:kern w:val="0"/>
              <w:szCs w:val="22"/>
            </w:rPr>
            <w:tab/>
          </w:r>
          <w:r w:rsidDel="008834EE">
            <w:delText>Second Section</w:delText>
          </w:r>
          <w:r w:rsidDel="008834EE">
            <w:tab/>
            <w:delText>17</w:delText>
          </w:r>
        </w:del>
      </w:ins>
    </w:p>
    <w:p w14:paraId="00D85883" w14:textId="50EAD82A" w:rsidR="00A8586D" w:rsidDel="008834EE" w:rsidRDefault="00A8586D">
      <w:pPr>
        <w:pStyle w:val="TOC1"/>
        <w:rPr>
          <w:ins w:id="367" w:author="Anna Rasburn [2]" w:date="2019-01-19T17:09:00Z"/>
          <w:del w:id="368" w:author="Anna Rasburn" w:date="2019-01-29T18:21:00Z"/>
          <w:rFonts w:asciiTheme="minorHAnsi" w:eastAsiaTheme="minorEastAsia" w:hAnsiTheme="minorHAnsi" w:cstheme="minorBidi"/>
          <w:kern w:val="0"/>
          <w:szCs w:val="22"/>
        </w:rPr>
      </w:pPr>
      <w:ins w:id="369" w:author="Anna Rasburn [2]" w:date="2019-01-19T17:09:00Z">
        <w:del w:id="370" w:author="Anna Rasburn" w:date="2019-01-29T18:21:00Z">
          <w:r w:rsidDel="008834EE">
            <w:delText>4</w:delText>
          </w:r>
          <w:r w:rsidDel="008834EE">
            <w:rPr>
              <w:rFonts w:asciiTheme="minorHAnsi" w:eastAsiaTheme="minorEastAsia" w:hAnsiTheme="minorHAnsi" w:cstheme="minorBidi"/>
              <w:kern w:val="0"/>
              <w:szCs w:val="22"/>
            </w:rPr>
            <w:tab/>
          </w:r>
          <w:r w:rsidDel="008834EE">
            <w:delText>Experiments</w:delText>
          </w:r>
          <w:r w:rsidDel="008834EE">
            <w:tab/>
            <w:delText>18</w:delText>
          </w:r>
        </w:del>
      </w:ins>
    </w:p>
    <w:p w14:paraId="06C85C81" w14:textId="68750E5D" w:rsidR="00A8586D" w:rsidDel="008834EE" w:rsidRDefault="00A8586D">
      <w:pPr>
        <w:pStyle w:val="TOC1"/>
        <w:rPr>
          <w:ins w:id="371" w:author="Anna Rasburn [2]" w:date="2019-01-19T17:09:00Z"/>
          <w:del w:id="372" w:author="Anna Rasburn" w:date="2019-01-29T18:21:00Z"/>
          <w:rFonts w:asciiTheme="minorHAnsi" w:eastAsiaTheme="minorEastAsia" w:hAnsiTheme="minorHAnsi" w:cstheme="minorBidi"/>
          <w:kern w:val="0"/>
          <w:szCs w:val="22"/>
        </w:rPr>
      </w:pPr>
      <w:ins w:id="373" w:author="Anna Rasburn [2]" w:date="2019-01-19T17:09:00Z">
        <w:del w:id="374" w:author="Anna Rasburn" w:date="2019-01-29T18:21:00Z">
          <w:r w:rsidDel="008834EE">
            <w:delText>5</w:delText>
          </w:r>
          <w:r w:rsidDel="008834EE">
            <w:rPr>
              <w:rFonts w:asciiTheme="minorHAnsi" w:eastAsiaTheme="minorEastAsia" w:hAnsiTheme="minorHAnsi" w:cstheme="minorBidi"/>
              <w:kern w:val="0"/>
              <w:szCs w:val="22"/>
            </w:rPr>
            <w:tab/>
          </w:r>
          <w:r w:rsidDel="008834EE">
            <w:delText>Use Cases</w:delText>
          </w:r>
          <w:r w:rsidDel="008834EE">
            <w:tab/>
            <w:delText>19</w:delText>
          </w:r>
        </w:del>
      </w:ins>
    </w:p>
    <w:p w14:paraId="4F917C35" w14:textId="0742CA80" w:rsidR="00A8586D" w:rsidDel="008834EE" w:rsidRDefault="00A8586D">
      <w:pPr>
        <w:pStyle w:val="TOC1"/>
        <w:rPr>
          <w:ins w:id="375" w:author="Anna Rasburn [2]" w:date="2019-01-19T17:09:00Z"/>
          <w:del w:id="376" w:author="Anna Rasburn" w:date="2019-01-29T18:21:00Z"/>
          <w:rFonts w:asciiTheme="minorHAnsi" w:eastAsiaTheme="minorEastAsia" w:hAnsiTheme="minorHAnsi" w:cstheme="minorBidi"/>
          <w:kern w:val="0"/>
          <w:szCs w:val="22"/>
        </w:rPr>
      </w:pPr>
      <w:ins w:id="377" w:author="Anna Rasburn [2]" w:date="2019-01-19T17:09:00Z">
        <w:del w:id="378" w:author="Anna Rasburn" w:date="2019-01-29T18:21:00Z">
          <w:r w:rsidDel="008834EE">
            <w:delText>6</w:delText>
          </w:r>
          <w:r w:rsidDel="008834EE">
            <w:rPr>
              <w:rFonts w:asciiTheme="minorHAnsi" w:eastAsiaTheme="minorEastAsia" w:hAnsiTheme="minorHAnsi" w:cstheme="minorBidi"/>
              <w:kern w:val="0"/>
              <w:szCs w:val="22"/>
            </w:rPr>
            <w:tab/>
          </w:r>
          <w:r w:rsidDel="008834EE">
            <w:delText>Conclusion</w:delText>
          </w:r>
          <w:r w:rsidDel="008834EE">
            <w:tab/>
            <w:delText>20</w:delText>
          </w:r>
        </w:del>
      </w:ins>
    </w:p>
    <w:p w14:paraId="1B56DD34" w14:textId="289DCEA1" w:rsidR="00A8586D" w:rsidDel="008834EE" w:rsidRDefault="00A8586D">
      <w:pPr>
        <w:pStyle w:val="TOC2"/>
        <w:rPr>
          <w:ins w:id="379" w:author="Anna Rasburn [2]" w:date="2019-01-19T17:09:00Z"/>
          <w:del w:id="380" w:author="Anna Rasburn" w:date="2019-01-29T18:21:00Z"/>
          <w:rFonts w:asciiTheme="minorHAnsi" w:eastAsiaTheme="minorEastAsia" w:hAnsiTheme="minorHAnsi" w:cstheme="minorBidi"/>
          <w:kern w:val="0"/>
          <w:szCs w:val="22"/>
        </w:rPr>
      </w:pPr>
      <w:ins w:id="381" w:author="Anna Rasburn [2]" w:date="2019-01-19T17:09:00Z">
        <w:del w:id="382" w:author="Anna Rasburn" w:date="2019-01-29T18:21:00Z">
          <w:r w:rsidDel="008834EE">
            <w:delText>6.1</w:delText>
          </w:r>
          <w:r w:rsidDel="008834EE">
            <w:rPr>
              <w:rFonts w:asciiTheme="minorHAnsi" w:eastAsiaTheme="minorEastAsia" w:hAnsiTheme="minorHAnsi" w:cstheme="minorBidi"/>
              <w:kern w:val="0"/>
              <w:szCs w:val="22"/>
            </w:rPr>
            <w:tab/>
          </w:r>
          <w:r w:rsidDel="008834EE">
            <w:delText>Summary</w:delText>
          </w:r>
          <w:r w:rsidDel="008834EE">
            <w:tab/>
            <w:delText>20</w:delText>
          </w:r>
        </w:del>
      </w:ins>
    </w:p>
    <w:p w14:paraId="6E70CAE3" w14:textId="1358B226" w:rsidR="00A8586D" w:rsidDel="008834EE" w:rsidRDefault="00A8586D">
      <w:pPr>
        <w:pStyle w:val="TOC2"/>
        <w:rPr>
          <w:ins w:id="383" w:author="Anna Rasburn [2]" w:date="2019-01-19T17:09:00Z"/>
          <w:del w:id="384" w:author="Anna Rasburn" w:date="2019-01-29T18:21:00Z"/>
          <w:rFonts w:asciiTheme="minorHAnsi" w:eastAsiaTheme="minorEastAsia" w:hAnsiTheme="minorHAnsi" w:cstheme="minorBidi"/>
          <w:kern w:val="0"/>
          <w:szCs w:val="22"/>
        </w:rPr>
      </w:pPr>
      <w:ins w:id="385" w:author="Anna Rasburn [2]" w:date="2019-01-19T17:09:00Z">
        <w:del w:id="386" w:author="Anna Rasburn" w:date="2019-01-29T18:21:00Z">
          <w:r w:rsidDel="008834EE">
            <w:delText>6.2</w:delText>
          </w:r>
          <w:r w:rsidDel="008834EE">
            <w:rPr>
              <w:rFonts w:asciiTheme="minorHAnsi" w:eastAsiaTheme="minorEastAsia" w:hAnsiTheme="minorHAnsi" w:cstheme="minorBidi"/>
              <w:kern w:val="0"/>
              <w:szCs w:val="22"/>
            </w:rPr>
            <w:tab/>
          </w:r>
          <w:r w:rsidDel="008834EE">
            <w:delText>Evaluation</w:delText>
          </w:r>
          <w:r w:rsidDel="008834EE">
            <w:tab/>
            <w:delText>20</w:delText>
          </w:r>
        </w:del>
      </w:ins>
    </w:p>
    <w:p w14:paraId="78244CBD" w14:textId="4EEE7834" w:rsidR="00A8586D" w:rsidDel="008834EE" w:rsidRDefault="00A8586D">
      <w:pPr>
        <w:pStyle w:val="TOC2"/>
        <w:rPr>
          <w:ins w:id="387" w:author="Anna Rasburn [2]" w:date="2019-01-19T17:09:00Z"/>
          <w:del w:id="388" w:author="Anna Rasburn" w:date="2019-01-29T18:21:00Z"/>
          <w:rFonts w:asciiTheme="minorHAnsi" w:eastAsiaTheme="minorEastAsia" w:hAnsiTheme="minorHAnsi" w:cstheme="minorBidi"/>
          <w:kern w:val="0"/>
          <w:szCs w:val="22"/>
        </w:rPr>
      </w:pPr>
      <w:ins w:id="389" w:author="Anna Rasburn [2]" w:date="2019-01-19T17:09:00Z">
        <w:del w:id="390" w:author="Anna Rasburn" w:date="2019-01-29T18:21:00Z">
          <w:r w:rsidDel="008834EE">
            <w:delText>6.3</w:delText>
          </w:r>
          <w:r w:rsidDel="008834EE">
            <w:rPr>
              <w:rFonts w:asciiTheme="minorHAnsi" w:eastAsiaTheme="minorEastAsia" w:hAnsiTheme="minorHAnsi" w:cstheme="minorBidi"/>
              <w:kern w:val="0"/>
              <w:szCs w:val="22"/>
            </w:rPr>
            <w:tab/>
          </w:r>
          <w:r w:rsidDel="008834EE">
            <w:delText>Future Work</w:delText>
          </w:r>
          <w:r w:rsidDel="008834EE">
            <w:tab/>
            <w:delText>20</w:delText>
          </w:r>
        </w:del>
      </w:ins>
    </w:p>
    <w:p w14:paraId="23A0EC9E" w14:textId="757FEAA4" w:rsidR="00A8586D" w:rsidDel="008834EE" w:rsidRDefault="00A8586D">
      <w:pPr>
        <w:pStyle w:val="TOC1"/>
        <w:rPr>
          <w:ins w:id="391" w:author="Anna Rasburn [2]" w:date="2019-01-19T17:09:00Z"/>
          <w:del w:id="392" w:author="Anna Rasburn" w:date="2019-01-29T18:21:00Z"/>
          <w:rFonts w:asciiTheme="minorHAnsi" w:eastAsiaTheme="minorEastAsia" w:hAnsiTheme="minorHAnsi" w:cstheme="minorBidi"/>
          <w:kern w:val="0"/>
          <w:szCs w:val="22"/>
        </w:rPr>
      </w:pPr>
      <w:ins w:id="393" w:author="Anna Rasburn [2]" w:date="2019-01-19T17:09:00Z">
        <w:del w:id="394" w:author="Anna Rasburn" w:date="2019-01-29T18:21:00Z">
          <w:r w:rsidDel="008834EE">
            <w:delText>References</w:delText>
          </w:r>
          <w:r w:rsidDel="008834EE">
            <w:tab/>
            <w:delText>21</w:delText>
          </w:r>
        </w:del>
      </w:ins>
    </w:p>
    <w:p w14:paraId="6FA229E9" w14:textId="50C8D56F" w:rsidR="00A8586D" w:rsidDel="008834EE" w:rsidRDefault="00A8586D">
      <w:pPr>
        <w:pStyle w:val="TOC1"/>
        <w:rPr>
          <w:ins w:id="395" w:author="Anna Rasburn [2]" w:date="2019-01-19T17:09:00Z"/>
          <w:del w:id="396" w:author="Anna Rasburn" w:date="2019-01-29T18:21:00Z"/>
          <w:rFonts w:asciiTheme="minorHAnsi" w:eastAsiaTheme="minorEastAsia" w:hAnsiTheme="minorHAnsi" w:cstheme="minorBidi"/>
          <w:kern w:val="0"/>
          <w:szCs w:val="22"/>
        </w:rPr>
      </w:pPr>
      <w:ins w:id="397" w:author="Anna Rasburn [2]" w:date="2019-01-19T17:09:00Z">
        <w:del w:id="398" w:author="Anna Rasburn" w:date="2019-01-29T18:21:00Z">
          <w:r w:rsidDel="008834EE">
            <w:delText>Appendix 1</w:delText>
          </w:r>
          <w:r w:rsidDel="008834EE">
            <w:tab/>
            <w:delText>23</w:delText>
          </w:r>
        </w:del>
      </w:ins>
    </w:p>
    <w:p w14:paraId="3B2EB88B" w14:textId="36345EA2" w:rsidR="00A8586D" w:rsidDel="008834EE" w:rsidRDefault="00A8586D">
      <w:pPr>
        <w:pStyle w:val="TOC1"/>
        <w:rPr>
          <w:ins w:id="399" w:author="Anna Rasburn [2]" w:date="2019-01-19T17:09:00Z"/>
          <w:del w:id="400" w:author="Anna Rasburn" w:date="2019-01-29T18:21:00Z"/>
          <w:rFonts w:asciiTheme="minorHAnsi" w:eastAsiaTheme="minorEastAsia" w:hAnsiTheme="minorHAnsi" w:cstheme="minorBidi"/>
          <w:kern w:val="0"/>
          <w:szCs w:val="22"/>
        </w:rPr>
      </w:pPr>
      <w:ins w:id="401" w:author="Anna Rasburn [2]" w:date="2019-01-19T17:09:00Z">
        <w:del w:id="402" w:author="Anna Rasburn" w:date="2019-01-29T18:21:00Z">
          <w:r w:rsidDel="008834EE">
            <w:delText>Appendix 2 – User guide</w:delText>
          </w:r>
          <w:r w:rsidDel="008834EE">
            <w:tab/>
            <w:delText>24</w:delText>
          </w:r>
        </w:del>
      </w:ins>
    </w:p>
    <w:p w14:paraId="0A6A91BA" w14:textId="47DAD7F4" w:rsidR="00A8586D" w:rsidDel="008834EE" w:rsidRDefault="00A8586D">
      <w:pPr>
        <w:pStyle w:val="TOC1"/>
        <w:rPr>
          <w:ins w:id="403" w:author="Anna Rasburn [2]" w:date="2019-01-19T17:09:00Z"/>
          <w:del w:id="404" w:author="Anna Rasburn" w:date="2019-01-29T18:21:00Z"/>
          <w:rFonts w:asciiTheme="minorHAnsi" w:eastAsiaTheme="minorEastAsia" w:hAnsiTheme="minorHAnsi" w:cstheme="minorBidi"/>
          <w:kern w:val="0"/>
          <w:szCs w:val="22"/>
        </w:rPr>
      </w:pPr>
      <w:ins w:id="405" w:author="Anna Rasburn [2]" w:date="2019-01-19T17:09:00Z">
        <w:del w:id="406" w:author="Anna Rasburn" w:date="2019-01-29T18:21:00Z">
          <w:r w:rsidDel="008834EE">
            <w:delText>Appendix 3 – Installation guide</w:delText>
          </w:r>
          <w:r w:rsidDel="008834EE">
            <w:tab/>
            <w:delText>25</w:delText>
          </w:r>
        </w:del>
      </w:ins>
    </w:p>
    <w:p w14:paraId="56B1ACDF" w14:textId="0112F313" w:rsidR="00875FD8" w:rsidDel="008834EE" w:rsidRDefault="00946A62">
      <w:pPr>
        <w:pStyle w:val="TOC1"/>
        <w:rPr>
          <w:del w:id="407" w:author="Anna Rasburn" w:date="2019-01-29T18:21:00Z"/>
          <w:rFonts w:ascii="Calibri" w:hAnsi="Calibri"/>
          <w:kern w:val="0"/>
          <w:szCs w:val="22"/>
        </w:rPr>
      </w:pPr>
      <w:del w:id="408" w:author="Anna Rasburn" w:date="2019-01-29T18:21:00Z">
        <w:r w:rsidRPr="001765A6" w:rsidDel="008834EE">
          <w:delText>Abstract</w:delText>
        </w:r>
        <w:r w:rsidRPr="001765A6" w:rsidDel="008834EE">
          <w:tab/>
          <w:delText>i</w:delText>
        </w:r>
      </w:del>
    </w:p>
    <w:p w14:paraId="7941C21F" w14:textId="479DE64E" w:rsidR="00875FD8" w:rsidDel="008834EE" w:rsidRDefault="00946A62">
      <w:pPr>
        <w:pStyle w:val="TOC1"/>
        <w:rPr>
          <w:del w:id="409" w:author="Anna Rasburn" w:date="2019-01-29T18:21:00Z"/>
          <w:rFonts w:ascii="Calibri" w:hAnsi="Calibri"/>
          <w:kern w:val="0"/>
          <w:szCs w:val="22"/>
        </w:rPr>
      </w:pPr>
      <w:del w:id="410" w:author="Anna Rasburn" w:date="2019-01-29T18:21:00Z">
        <w:r w:rsidRPr="001765A6" w:rsidDel="008834EE">
          <w:delText>Attestation</w:delText>
        </w:r>
        <w:r w:rsidRPr="001765A6" w:rsidDel="008834EE">
          <w:tab/>
          <w:delText>ii</w:delText>
        </w:r>
      </w:del>
    </w:p>
    <w:p w14:paraId="6AC11AAB" w14:textId="75815A01" w:rsidR="00875FD8" w:rsidDel="008834EE" w:rsidRDefault="00946A62">
      <w:pPr>
        <w:pStyle w:val="TOC1"/>
        <w:rPr>
          <w:del w:id="411" w:author="Anna Rasburn" w:date="2019-01-29T18:21:00Z"/>
          <w:rFonts w:ascii="Calibri" w:hAnsi="Calibri"/>
          <w:kern w:val="0"/>
          <w:szCs w:val="22"/>
        </w:rPr>
      </w:pPr>
      <w:del w:id="412" w:author="Anna Rasburn" w:date="2019-01-29T18:21:00Z">
        <w:r w:rsidRPr="001765A6" w:rsidDel="008834EE">
          <w:delText>Acknowledgements</w:delText>
        </w:r>
        <w:r w:rsidRPr="001765A6" w:rsidDel="008834EE">
          <w:tab/>
          <w:delText>iii</w:delText>
        </w:r>
      </w:del>
    </w:p>
    <w:p w14:paraId="0D28F242" w14:textId="57A02CA6" w:rsidR="00875FD8" w:rsidDel="008834EE" w:rsidRDefault="00946A62">
      <w:pPr>
        <w:pStyle w:val="TOC1"/>
        <w:rPr>
          <w:del w:id="413" w:author="Anna Rasburn" w:date="2019-01-29T18:21:00Z"/>
          <w:rFonts w:ascii="Calibri" w:hAnsi="Calibri"/>
          <w:kern w:val="0"/>
          <w:szCs w:val="22"/>
        </w:rPr>
      </w:pPr>
      <w:del w:id="414" w:author="Anna Rasburn" w:date="2019-01-29T18:21:00Z">
        <w:r w:rsidRPr="001765A6" w:rsidDel="008834EE">
          <w:delText>Table of Contents</w:delText>
        </w:r>
        <w:r w:rsidRPr="001765A6" w:rsidDel="008834EE">
          <w:tab/>
          <w:delText>iv</w:delText>
        </w:r>
      </w:del>
    </w:p>
    <w:p w14:paraId="76E2832C" w14:textId="5C792969" w:rsidR="00875FD8" w:rsidDel="008834EE" w:rsidRDefault="00946A62">
      <w:pPr>
        <w:pStyle w:val="TOC1"/>
        <w:rPr>
          <w:del w:id="415" w:author="Anna Rasburn" w:date="2019-01-29T18:21:00Z"/>
          <w:rFonts w:ascii="Calibri" w:hAnsi="Calibri"/>
          <w:kern w:val="0"/>
          <w:szCs w:val="22"/>
        </w:rPr>
      </w:pPr>
      <w:del w:id="416" w:author="Anna Rasburn" w:date="2019-01-29T18:21:00Z">
        <w:r w:rsidRPr="001765A6" w:rsidDel="008834EE">
          <w:delText>List of Figures</w:delText>
        </w:r>
        <w:r w:rsidRPr="001765A6" w:rsidDel="008834EE">
          <w:tab/>
          <w:delText>v</w:delText>
        </w:r>
      </w:del>
    </w:p>
    <w:p w14:paraId="6ACF2DD6" w14:textId="0CF7B9F2" w:rsidR="00875FD8" w:rsidDel="008834EE" w:rsidRDefault="00946A62">
      <w:pPr>
        <w:pStyle w:val="TOC1"/>
        <w:rPr>
          <w:del w:id="417" w:author="Anna Rasburn" w:date="2019-01-29T18:21:00Z"/>
          <w:rFonts w:ascii="Calibri" w:hAnsi="Calibri"/>
          <w:kern w:val="0"/>
          <w:szCs w:val="22"/>
        </w:rPr>
      </w:pPr>
      <w:del w:id="418" w:author="Anna Rasburn" w:date="2019-01-29T18:21:00Z">
        <w:r w:rsidRPr="001765A6" w:rsidDel="008834EE">
          <w:delText>1</w:delText>
        </w:r>
        <w:r w:rsidDel="008834EE">
          <w:rPr>
            <w:rFonts w:ascii="Calibri" w:hAnsi="Calibri"/>
            <w:kern w:val="0"/>
            <w:szCs w:val="22"/>
          </w:rPr>
          <w:tab/>
        </w:r>
        <w:r w:rsidRPr="001765A6" w:rsidDel="008834EE">
          <w:delText>Introduction</w:delText>
        </w:r>
        <w:r w:rsidRPr="001765A6" w:rsidDel="008834EE">
          <w:tab/>
          <w:delText>1</w:delText>
        </w:r>
      </w:del>
    </w:p>
    <w:p w14:paraId="291E5884" w14:textId="5D64C516" w:rsidR="00875FD8" w:rsidDel="008834EE" w:rsidRDefault="00946A62">
      <w:pPr>
        <w:pStyle w:val="TOC2"/>
        <w:rPr>
          <w:del w:id="419" w:author="Anna Rasburn" w:date="2019-01-29T18:21:00Z"/>
          <w:rFonts w:ascii="Calibri" w:hAnsi="Calibri"/>
          <w:kern w:val="0"/>
          <w:szCs w:val="22"/>
        </w:rPr>
      </w:pPr>
      <w:del w:id="420" w:author="Anna Rasburn" w:date="2019-01-29T18:21:00Z">
        <w:r w:rsidRPr="007055FA" w:rsidDel="008834EE">
          <w:delText>1.1</w:delText>
        </w:r>
        <w:r w:rsidDel="008834EE">
          <w:rPr>
            <w:rFonts w:ascii="Calibri" w:hAnsi="Calibri"/>
            <w:kern w:val="0"/>
            <w:szCs w:val="22"/>
          </w:rPr>
          <w:tab/>
        </w:r>
        <w:r w:rsidRPr="001765A6" w:rsidDel="008834EE">
          <w:delText>Background and Context</w:delText>
        </w:r>
        <w:r w:rsidRPr="001765A6" w:rsidDel="008834EE">
          <w:tab/>
          <w:delText>1</w:delText>
        </w:r>
      </w:del>
    </w:p>
    <w:p w14:paraId="0C36777A" w14:textId="5E4C7659" w:rsidR="00875FD8" w:rsidDel="008834EE" w:rsidRDefault="00946A62">
      <w:pPr>
        <w:pStyle w:val="TOC2"/>
        <w:rPr>
          <w:del w:id="421" w:author="Anna Rasburn" w:date="2019-01-29T18:21:00Z"/>
          <w:rFonts w:ascii="Calibri" w:hAnsi="Calibri"/>
          <w:kern w:val="0"/>
          <w:szCs w:val="22"/>
        </w:rPr>
      </w:pPr>
      <w:del w:id="422" w:author="Anna Rasburn" w:date="2019-01-29T18:21:00Z">
        <w:r w:rsidRPr="007055FA" w:rsidDel="008834EE">
          <w:delText>1.2</w:delText>
        </w:r>
        <w:r w:rsidDel="008834EE">
          <w:rPr>
            <w:rFonts w:ascii="Calibri" w:hAnsi="Calibri"/>
            <w:kern w:val="0"/>
            <w:szCs w:val="22"/>
          </w:rPr>
          <w:tab/>
        </w:r>
        <w:r w:rsidRPr="001765A6" w:rsidDel="008834EE">
          <w:delText>Scope and Objectives</w:delText>
        </w:r>
        <w:r w:rsidRPr="001765A6" w:rsidDel="008834EE">
          <w:tab/>
          <w:delText>1</w:delText>
        </w:r>
      </w:del>
    </w:p>
    <w:p w14:paraId="20924DA7" w14:textId="15245762" w:rsidR="00875FD8" w:rsidDel="008834EE" w:rsidRDefault="00946A62">
      <w:pPr>
        <w:pStyle w:val="TOC2"/>
        <w:rPr>
          <w:del w:id="423" w:author="Anna Rasburn" w:date="2019-01-29T18:21:00Z"/>
          <w:rFonts w:ascii="Calibri" w:hAnsi="Calibri"/>
          <w:kern w:val="0"/>
          <w:szCs w:val="22"/>
        </w:rPr>
      </w:pPr>
      <w:del w:id="424" w:author="Anna Rasburn" w:date="2019-01-29T18:21:00Z">
        <w:r w:rsidRPr="007055FA" w:rsidDel="008834EE">
          <w:delText>1.3</w:delText>
        </w:r>
        <w:r w:rsidDel="008834EE">
          <w:rPr>
            <w:rFonts w:ascii="Calibri" w:hAnsi="Calibri"/>
            <w:kern w:val="0"/>
            <w:szCs w:val="22"/>
          </w:rPr>
          <w:tab/>
        </w:r>
        <w:r w:rsidRPr="001765A6" w:rsidDel="008834EE">
          <w:delText>Achievements</w:delText>
        </w:r>
        <w:r w:rsidRPr="001765A6" w:rsidDel="008834EE">
          <w:tab/>
          <w:delText>1</w:delText>
        </w:r>
      </w:del>
    </w:p>
    <w:p w14:paraId="27B9BA57" w14:textId="19C589F4" w:rsidR="00875FD8" w:rsidDel="008834EE" w:rsidRDefault="00946A62">
      <w:pPr>
        <w:pStyle w:val="TOC2"/>
        <w:rPr>
          <w:del w:id="425" w:author="Anna Rasburn" w:date="2019-01-29T18:21:00Z"/>
          <w:rFonts w:ascii="Calibri" w:hAnsi="Calibri"/>
          <w:kern w:val="0"/>
          <w:szCs w:val="22"/>
        </w:rPr>
      </w:pPr>
      <w:del w:id="426" w:author="Anna Rasburn" w:date="2019-01-29T18:21:00Z">
        <w:r w:rsidRPr="007055FA" w:rsidDel="008834EE">
          <w:delText>1.4</w:delText>
        </w:r>
        <w:r w:rsidDel="008834EE">
          <w:rPr>
            <w:rFonts w:ascii="Calibri" w:hAnsi="Calibri"/>
            <w:kern w:val="0"/>
            <w:szCs w:val="22"/>
          </w:rPr>
          <w:tab/>
        </w:r>
        <w:r w:rsidRPr="001765A6" w:rsidDel="008834EE">
          <w:delText>Overview of Dissertation</w:delText>
        </w:r>
        <w:r w:rsidRPr="001765A6" w:rsidDel="008834EE">
          <w:tab/>
          <w:delText>1</w:delText>
        </w:r>
      </w:del>
    </w:p>
    <w:p w14:paraId="1B2E57B3" w14:textId="2DF80C1A" w:rsidR="00875FD8" w:rsidDel="008834EE" w:rsidRDefault="00946A62">
      <w:pPr>
        <w:pStyle w:val="TOC1"/>
        <w:rPr>
          <w:del w:id="427" w:author="Anna Rasburn" w:date="2019-01-29T18:21:00Z"/>
          <w:rFonts w:ascii="Calibri" w:hAnsi="Calibri"/>
          <w:kern w:val="0"/>
          <w:szCs w:val="22"/>
        </w:rPr>
      </w:pPr>
      <w:del w:id="428" w:author="Anna Rasburn" w:date="2019-01-29T18:21:00Z">
        <w:r w:rsidRPr="001765A6" w:rsidDel="008834EE">
          <w:delText>2</w:delText>
        </w:r>
        <w:r w:rsidDel="008834EE">
          <w:rPr>
            <w:rFonts w:ascii="Calibri" w:hAnsi="Calibri"/>
            <w:kern w:val="0"/>
            <w:szCs w:val="22"/>
          </w:rPr>
          <w:tab/>
        </w:r>
        <w:r w:rsidRPr="001765A6" w:rsidDel="008834EE">
          <w:delText>State-of-The-Art</w:delText>
        </w:r>
        <w:r w:rsidRPr="001765A6" w:rsidDel="008834EE">
          <w:tab/>
          <w:delText>2</w:delText>
        </w:r>
      </w:del>
    </w:p>
    <w:p w14:paraId="5BE73B6D" w14:textId="4D3B17F1" w:rsidR="00875FD8" w:rsidDel="008834EE" w:rsidRDefault="00946A62">
      <w:pPr>
        <w:pStyle w:val="TOC1"/>
        <w:rPr>
          <w:del w:id="429" w:author="Anna Rasburn" w:date="2019-01-29T18:21:00Z"/>
          <w:rFonts w:ascii="Calibri" w:hAnsi="Calibri"/>
          <w:kern w:val="0"/>
          <w:szCs w:val="22"/>
        </w:rPr>
      </w:pPr>
      <w:del w:id="430" w:author="Anna Rasburn" w:date="2019-01-29T18:21:00Z">
        <w:r w:rsidRPr="001765A6" w:rsidDel="008834EE">
          <w:rPr>
            <w:snapToGrid w:val="0"/>
          </w:rPr>
          <w:delText>3</w:delText>
        </w:r>
        <w:r w:rsidDel="008834EE">
          <w:rPr>
            <w:rFonts w:ascii="Calibri" w:hAnsi="Calibri"/>
            <w:kern w:val="0"/>
            <w:szCs w:val="22"/>
          </w:rPr>
          <w:tab/>
        </w:r>
        <w:r w:rsidRPr="001765A6" w:rsidDel="008834EE">
          <w:rPr>
            <w:snapToGrid w:val="0"/>
          </w:rPr>
          <w:delText>Technical Chapters (change this to something appropriate)</w:delText>
        </w:r>
        <w:r w:rsidRPr="001765A6" w:rsidDel="008834EE">
          <w:tab/>
          <w:delText>3</w:delText>
        </w:r>
      </w:del>
    </w:p>
    <w:p w14:paraId="50DFB6CA" w14:textId="5672E41D" w:rsidR="00875FD8" w:rsidDel="008834EE" w:rsidRDefault="00946A62">
      <w:pPr>
        <w:pStyle w:val="TOC2"/>
        <w:rPr>
          <w:del w:id="431" w:author="Anna Rasburn" w:date="2019-01-29T18:21:00Z"/>
          <w:rFonts w:ascii="Calibri" w:hAnsi="Calibri"/>
          <w:kern w:val="0"/>
          <w:szCs w:val="22"/>
        </w:rPr>
      </w:pPr>
      <w:del w:id="432" w:author="Anna Rasburn" w:date="2019-01-29T18:21:00Z">
        <w:r w:rsidRPr="007055FA" w:rsidDel="008834EE">
          <w:delText>3.1</w:delText>
        </w:r>
        <w:r w:rsidDel="008834EE">
          <w:rPr>
            <w:rFonts w:ascii="Calibri" w:hAnsi="Calibri"/>
            <w:kern w:val="0"/>
            <w:szCs w:val="22"/>
          </w:rPr>
          <w:tab/>
        </w:r>
        <w:r w:rsidRPr="001765A6" w:rsidDel="008834EE">
          <w:delText>First Section</w:delText>
        </w:r>
        <w:r w:rsidRPr="001765A6" w:rsidDel="008834EE">
          <w:tab/>
          <w:delText>3</w:delText>
        </w:r>
      </w:del>
    </w:p>
    <w:p w14:paraId="31743654" w14:textId="1E9F6E4B" w:rsidR="00875FD8" w:rsidDel="008834EE" w:rsidRDefault="00946A62">
      <w:pPr>
        <w:pStyle w:val="TOC3"/>
        <w:rPr>
          <w:del w:id="433" w:author="Anna Rasburn" w:date="2019-01-29T18:21:00Z"/>
          <w:rFonts w:ascii="Calibri" w:hAnsi="Calibri"/>
          <w:kern w:val="0"/>
          <w:szCs w:val="22"/>
        </w:rPr>
      </w:pPr>
      <w:del w:id="434" w:author="Anna Rasburn" w:date="2019-01-29T18:21:00Z">
        <w:r w:rsidRPr="007055FA" w:rsidDel="008834EE">
          <w:delText>3.1.1</w:delText>
        </w:r>
        <w:r w:rsidDel="008834EE">
          <w:rPr>
            <w:rFonts w:ascii="Calibri" w:hAnsi="Calibri"/>
            <w:kern w:val="0"/>
            <w:szCs w:val="22"/>
          </w:rPr>
          <w:tab/>
        </w:r>
        <w:r w:rsidRPr="001765A6" w:rsidDel="008834EE">
          <w:delText>First Subsection</w:delText>
        </w:r>
        <w:r w:rsidRPr="001765A6" w:rsidDel="008834EE">
          <w:tab/>
          <w:delText>3</w:delText>
        </w:r>
      </w:del>
    </w:p>
    <w:p w14:paraId="52551147" w14:textId="2C9F4335" w:rsidR="00875FD8" w:rsidDel="008834EE" w:rsidRDefault="00946A62">
      <w:pPr>
        <w:pStyle w:val="TOC4"/>
        <w:rPr>
          <w:del w:id="435" w:author="Anna Rasburn" w:date="2019-01-29T18:21:00Z"/>
          <w:rFonts w:ascii="Calibri" w:hAnsi="Calibri"/>
          <w:kern w:val="0"/>
          <w:szCs w:val="22"/>
        </w:rPr>
      </w:pPr>
      <w:del w:id="436" w:author="Anna Rasburn" w:date="2019-01-29T18:21:00Z">
        <w:r w:rsidRPr="001765A6" w:rsidDel="008834EE">
          <w:delText>3.1.1.1</w:delText>
        </w:r>
        <w:r w:rsidDel="008834EE">
          <w:rPr>
            <w:rFonts w:ascii="Calibri" w:hAnsi="Calibri"/>
            <w:kern w:val="0"/>
            <w:szCs w:val="22"/>
          </w:rPr>
          <w:tab/>
        </w:r>
        <w:r w:rsidRPr="001765A6" w:rsidDel="008834EE">
          <w:delText>First Subsubsection</w:delText>
        </w:r>
        <w:r w:rsidRPr="001765A6" w:rsidDel="008834EE">
          <w:tab/>
          <w:delText>3</w:delText>
        </w:r>
      </w:del>
    </w:p>
    <w:p w14:paraId="2484A5B0" w14:textId="33090C33" w:rsidR="00875FD8" w:rsidDel="008834EE" w:rsidRDefault="00946A62">
      <w:pPr>
        <w:pStyle w:val="TOC3"/>
        <w:rPr>
          <w:del w:id="437" w:author="Anna Rasburn" w:date="2019-01-29T18:21:00Z"/>
          <w:rFonts w:ascii="Calibri" w:hAnsi="Calibri"/>
          <w:kern w:val="0"/>
          <w:szCs w:val="22"/>
        </w:rPr>
      </w:pPr>
      <w:del w:id="438" w:author="Anna Rasburn" w:date="2019-01-29T18:21:00Z">
        <w:r w:rsidRPr="007055FA" w:rsidDel="008834EE">
          <w:delText>3.1.2</w:delText>
        </w:r>
        <w:r w:rsidDel="008834EE">
          <w:rPr>
            <w:rFonts w:ascii="Calibri" w:hAnsi="Calibri"/>
            <w:kern w:val="0"/>
            <w:szCs w:val="22"/>
          </w:rPr>
          <w:tab/>
        </w:r>
        <w:r w:rsidRPr="001765A6" w:rsidDel="008834EE">
          <w:delText>Second Subsection</w:delText>
        </w:r>
        <w:r w:rsidRPr="001765A6" w:rsidDel="008834EE">
          <w:tab/>
          <w:delText>3</w:delText>
        </w:r>
      </w:del>
    </w:p>
    <w:p w14:paraId="0FD52310" w14:textId="2E748506" w:rsidR="00875FD8" w:rsidDel="008834EE" w:rsidRDefault="00946A62">
      <w:pPr>
        <w:pStyle w:val="TOC2"/>
        <w:rPr>
          <w:del w:id="439" w:author="Anna Rasburn" w:date="2019-01-29T18:21:00Z"/>
          <w:rFonts w:ascii="Calibri" w:hAnsi="Calibri"/>
          <w:kern w:val="0"/>
          <w:szCs w:val="22"/>
        </w:rPr>
      </w:pPr>
      <w:del w:id="440" w:author="Anna Rasburn" w:date="2019-01-29T18:21:00Z">
        <w:r w:rsidRPr="007055FA" w:rsidDel="008834EE">
          <w:delText>3.2</w:delText>
        </w:r>
        <w:r w:rsidDel="008834EE">
          <w:rPr>
            <w:rFonts w:ascii="Calibri" w:hAnsi="Calibri"/>
            <w:kern w:val="0"/>
            <w:szCs w:val="22"/>
          </w:rPr>
          <w:tab/>
        </w:r>
        <w:r w:rsidRPr="001765A6" w:rsidDel="008834EE">
          <w:delText>Second Section</w:delText>
        </w:r>
        <w:r w:rsidRPr="001765A6" w:rsidDel="008834EE">
          <w:tab/>
          <w:delText>3</w:delText>
        </w:r>
      </w:del>
    </w:p>
    <w:p w14:paraId="7EAED348" w14:textId="45496597" w:rsidR="00875FD8" w:rsidDel="008834EE" w:rsidRDefault="00946A62">
      <w:pPr>
        <w:pStyle w:val="TOC1"/>
        <w:rPr>
          <w:del w:id="441" w:author="Anna Rasburn" w:date="2019-01-29T18:21:00Z"/>
          <w:rFonts w:ascii="Calibri" w:hAnsi="Calibri"/>
          <w:kern w:val="0"/>
          <w:szCs w:val="22"/>
        </w:rPr>
      </w:pPr>
      <w:del w:id="442" w:author="Anna Rasburn" w:date="2019-01-29T18:21:00Z">
        <w:r w:rsidRPr="001765A6" w:rsidDel="008834EE">
          <w:delText>4</w:delText>
        </w:r>
        <w:r w:rsidDel="008834EE">
          <w:rPr>
            <w:rFonts w:ascii="Calibri" w:hAnsi="Calibri"/>
            <w:kern w:val="0"/>
            <w:szCs w:val="22"/>
          </w:rPr>
          <w:tab/>
        </w:r>
        <w:r w:rsidRPr="001765A6" w:rsidDel="008834EE">
          <w:delText>Conclusion</w:delText>
        </w:r>
        <w:r w:rsidRPr="001765A6" w:rsidDel="008834EE">
          <w:tab/>
          <w:delText>5</w:delText>
        </w:r>
      </w:del>
    </w:p>
    <w:p w14:paraId="13EC7362" w14:textId="56FBABEA" w:rsidR="00875FD8" w:rsidDel="008834EE" w:rsidRDefault="00946A62">
      <w:pPr>
        <w:pStyle w:val="TOC2"/>
        <w:rPr>
          <w:del w:id="443" w:author="Anna Rasburn" w:date="2019-01-29T18:21:00Z"/>
          <w:rFonts w:ascii="Calibri" w:hAnsi="Calibri"/>
          <w:kern w:val="0"/>
          <w:szCs w:val="22"/>
        </w:rPr>
      </w:pPr>
      <w:del w:id="444" w:author="Anna Rasburn" w:date="2019-01-29T18:21:00Z">
        <w:r w:rsidRPr="007055FA" w:rsidDel="008834EE">
          <w:delText>4.1</w:delText>
        </w:r>
        <w:r w:rsidDel="008834EE">
          <w:rPr>
            <w:rFonts w:ascii="Calibri" w:hAnsi="Calibri"/>
            <w:kern w:val="0"/>
            <w:szCs w:val="22"/>
          </w:rPr>
          <w:tab/>
        </w:r>
        <w:r w:rsidRPr="001765A6" w:rsidDel="008834EE">
          <w:delText>Summary</w:delText>
        </w:r>
        <w:r w:rsidRPr="001765A6" w:rsidDel="008834EE">
          <w:tab/>
          <w:delText>5</w:delText>
        </w:r>
      </w:del>
    </w:p>
    <w:p w14:paraId="711344C0" w14:textId="5AFF7176" w:rsidR="00875FD8" w:rsidDel="008834EE" w:rsidRDefault="00946A62">
      <w:pPr>
        <w:pStyle w:val="TOC2"/>
        <w:rPr>
          <w:del w:id="445" w:author="Anna Rasburn" w:date="2019-01-29T18:21:00Z"/>
          <w:rFonts w:ascii="Calibri" w:hAnsi="Calibri"/>
          <w:kern w:val="0"/>
          <w:szCs w:val="22"/>
        </w:rPr>
      </w:pPr>
      <w:del w:id="446" w:author="Anna Rasburn" w:date="2019-01-29T18:21:00Z">
        <w:r w:rsidRPr="007055FA" w:rsidDel="008834EE">
          <w:delText>4.2</w:delText>
        </w:r>
        <w:r w:rsidDel="008834EE">
          <w:rPr>
            <w:rFonts w:ascii="Calibri" w:hAnsi="Calibri"/>
            <w:kern w:val="0"/>
            <w:szCs w:val="22"/>
          </w:rPr>
          <w:tab/>
        </w:r>
        <w:r w:rsidRPr="001765A6" w:rsidDel="008834EE">
          <w:delText>Evaluation</w:delText>
        </w:r>
        <w:r w:rsidRPr="001765A6" w:rsidDel="008834EE">
          <w:tab/>
          <w:delText>5</w:delText>
        </w:r>
      </w:del>
    </w:p>
    <w:p w14:paraId="0B4164E7" w14:textId="4F90C8AF" w:rsidR="00875FD8" w:rsidDel="008834EE" w:rsidRDefault="00946A62">
      <w:pPr>
        <w:pStyle w:val="TOC2"/>
        <w:rPr>
          <w:del w:id="447" w:author="Anna Rasburn" w:date="2019-01-29T18:21:00Z"/>
          <w:rFonts w:ascii="Calibri" w:hAnsi="Calibri"/>
          <w:kern w:val="0"/>
          <w:szCs w:val="22"/>
        </w:rPr>
      </w:pPr>
      <w:del w:id="448" w:author="Anna Rasburn" w:date="2019-01-29T18:21:00Z">
        <w:r w:rsidRPr="007055FA" w:rsidDel="008834EE">
          <w:delText>4.3</w:delText>
        </w:r>
        <w:r w:rsidDel="008834EE">
          <w:rPr>
            <w:rFonts w:ascii="Calibri" w:hAnsi="Calibri"/>
            <w:kern w:val="0"/>
            <w:szCs w:val="22"/>
          </w:rPr>
          <w:tab/>
        </w:r>
        <w:r w:rsidRPr="001765A6" w:rsidDel="008834EE">
          <w:delText>Future Work</w:delText>
        </w:r>
        <w:r w:rsidRPr="001765A6" w:rsidDel="008834EE">
          <w:tab/>
          <w:delText>5</w:delText>
        </w:r>
      </w:del>
    </w:p>
    <w:p w14:paraId="66C89BCD" w14:textId="5EAE73B3" w:rsidR="00875FD8" w:rsidDel="008834EE" w:rsidRDefault="00946A62">
      <w:pPr>
        <w:pStyle w:val="TOC1"/>
        <w:rPr>
          <w:del w:id="449" w:author="Anna Rasburn" w:date="2019-01-29T18:21:00Z"/>
          <w:rFonts w:ascii="Calibri" w:hAnsi="Calibri"/>
          <w:kern w:val="0"/>
          <w:szCs w:val="22"/>
        </w:rPr>
      </w:pPr>
      <w:del w:id="450" w:author="Anna Rasburn" w:date="2019-01-29T18:21:00Z">
        <w:r w:rsidRPr="001765A6" w:rsidDel="008834EE">
          <w:delText>References</w:delText>
        </w:r>
        <w:r w:rsidRPr="001765A6" w:rsidDel="008834EE">
          <w:tab/>
          <w:delText>6</w:delText>
        </w:r>
      </w:del>
    </w:p>
    <w:p w14:paraId="390DF5EB" w14:textId="6D993A5C" w:rsidR="00875FD8" w:rsidDel="008834EE" w:rsidRDefault="00946A62">
      <w:pPr>
        <w:pStyle w:val="TOC1"/>
        <w:rPr>
          <w:del w:id="451" w:author="Anna Rasburn" w:date="2019-01-29T18:21:00Z"/>
          <w:rFonts w:ascii="Calibri" w:hAnsi="Calibri"/>
          <w:kern w:val="0"/>
          <w:szCs w:val="22"/>
        </w:rPr>
      </w:pPr>
      <w:del w:id="452" w:author="Anna Rasburn" w:date="2019-01-29T18:21:00Z">
        <w:r w:rsidRPr="001765A6" w:rsidDel="008834EE">
          <w:delText>Appendix 1</w:delText>
        </w:r>
        <w:r w:rsidRPr="001765A6" w:rsidDel="008834EE">
          <w:tab/>
          <w:delText>7</w:delText>
        </w:r>
      </w:del>
    </w:p>
    <w:p w14:paraId="67A0082B" w14:textId="36D03C88" w:rsidR="00875FD8" w:rsidDel="008834EE" w:rsidRDefault="00946A62">
      <w:pPr>
        <w:pStyle w:val="TOC1"/>
        <w:rPr>
          <w:del w:id="453" w:author="Anna Rasburn" w:date="2019-01-29T18:21:00Z"/>
          <w:rFonts w:ascii="Calibri" w:hAnsi="Calibri"/>
          <w:kern w:val="0"/>
          <w:szCs w:val="22"/>
        </w:rPr>
      </w:pPr>
      <w:del w:id="454" w:author="Anna Rasburn" w:date="2019-01-29T18:21:00Z">
        <w:r w:rsidRPr="001765A6" w:rsidDel="008834EE">
          <w:delText>Appendix 2 – User guide</w:delText>
        </w:r>
        <w:r w:rsidRPr="001765A6" w:rsidDel="008834EE">
          <w:tab/>
          <w:delText>8</w:delText>
        </w:r>
      </w:del>
    </w:p>
    <w:p w14:paraId="0166449F" w14:textId="21BBD846" w:rsidR="00875FD8" w:rsidDel="008834EE" w:rsidRDefault="00946A62">
      <w:pPr>
        <w:pStyle w:val="TOC1"/>
        <w:rPr>
          <w:del w:id="455" w:author="Anna Rasburn" w:date="2019-01-29T18:21:00Z"/>
          <w:rFonts w:ascii="Calibri" w:hAnsi="Calibri"/>
          <w:kern w:val="0"/>
          <w:szCs w:val="22"/>
        </w:rPr>
      </w:pPr>
      <w:del w:id="456" w:author="Anna Rasburn" w:date="2019-01-29T18:21:00Z">
        <w:r w:rsidRPr="001765A6" w:rsidDel="008834EE">
          <w:delText>Appendix 3 – Installation guide</w:delText>
        </w:r>
        <w:r w:rsidRPr="001765A6" w:rsidDel="008834EE">
          <w:tab/>
          <w:delText>9</w:delText>
        </w:r>
      </w:del>
    </w:p>
    <w:p w14:paraId="4B6349EC" w14:textId="77777777" w:rsidR="00CB76FF" w:rsidRPr="001765A6" w:rsidRDefault="00946A62">
      <w:r w:rsidRPr="001765A6">
        <w:fldChar w:fldCharType="end"/>
      </w:r>
    </w:p>
    <w:p w14:paraId="3B17CB7C" w14:textId="77777777" w:rsidR="00CB76FF" w:rsidRPr="00554B20" w:rsidRDefault="00946A62">
      <w:pPr>
        <w:pStyle w:val="Unnumbered1"/>
        <w:rPr>
          <w:color w:val="0070C0"/>
        </w:rPr>
      </w:pPr>
      <w:bookmarkStart w:id="457" w:name="_Toc536543205"/>
      <w:bookmarkStart w:id="458" w:name="_Toc536543434"/>
      <w:bookmarkStart w:id="459" w:name="_Toc15893760"/>
      <w:bookmarkStart w:id="460" w:name="_Toc536549406"/>
      <w:r w:rsidRPr="00554B20">
        <w:rPr>
          <w:color w:val="0070C0"/>
        </w:rPr>
        <w:lastRenderedPageBreak/>
        <w:t>List of Figures</w:t>
      </w:r>
      <w:bookmarkEnd w:id="457"/>
      <w:bookmarkEnd w:id="458"/>
      <w:bookmarkEnd w:id="459"/>
      <w:bookmarkEnd w:id="460"/>
    </w:p>
    <w:p w14:paraId="3A0DA77C" w14:textId="4D4DE8E2" w:rsidR="00554B20" w:rsidRPr="00554B20" w:rsidRDefault="00E11A5C">
      <w:pPr>
        <w:pStyle w:val="TableofFigures"/>
        <w:tabs>
          <w:tab w:val="right" w:leader="dot" w:pos="8212"/>
        </w:tabs>
        <w:rPr>
          <w:rFonts w:asciiTheme="minorHAnsi" w:eastAsiaTheme="minorEastAsia" w:hAnsiTheme="minorHAnsi" w:cstheme="minorBidi"/>
          <w:noProof/>
          <w:color w:val="0070C0"/>
          <w:kern w:val="0"/>
          <w:sz w:val="24"/>
          <w:szCs w:val="24"/>
          <w:lang w:eastAsia="en-US"/>
        </w:rPr>
      </w:pPr>
      <w:r w:rsidRPr="00554B20">
        <w:rPr>
          <w:color w:val="0070C0"/>
          <w:rPrChange w:id="461" w:author="Anna Rasburn" w:date="2019-01-10T16:20:00Z">
            <w:rPr/>
          </w:rPrChange>
        </w:rPr>
        <w:fldChar w:fldCharType="begin"/>
      </w:r>
      <w:r w:rsidRPr="00554B20">
        <w:rPr>
          <w:color w:val="0070C0"/>
          <w:rPrChange w:id="462" w:author="Anna Rasburn" w:date="2019-01-10T16:20:00Z">
            <w:rPr/>
          </w:rPrChange>
        </w:rPr>
        <w:instrText xml:space="preserve"> TOC \h \z \c "Figure" </w:instrText>
      </w:r>
      <w:r w:rsidRPr="00554B20">
        <w:rPr>
          <w:color w:val="0070C0"/>
          <w:rPrChange w:id="463" w:author="Anna Rasburn" w:date="2019-01-10T16:20:00Z">
            <w:rPr/>
          </w:rPrChange>
        </w:rPr>
        <w:fldChar w:fldCharType="separate"/>
      </w:r>
      <w:hyperlink w:anchor="_Toc535058232" w:history="1">
        <w:r w:rsidR="00554B20" w:rsidRPr="00554B20">
          <w:rPr>
            <w:rStyle w:val="Hyperlink"/>
            <w:b/>
            <w:noProof/>
            <w:color w:val="0070C0"/>
          </w:rPr>
          <w:t>Figure 1</w:t>
        </w:r>
        <w:r w:rsidR="00554B20" w:rsidRPr="00554B20">
          <w:rPr>
            <w:rStyle w:val="Hyperlink"/>
            <w:noProof/>
            <w:color w:val="0070C0"/>
          </w:rPr>
          <w:t xml:space="preserve"> Flow Diagram of a Genetic Algorithm</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_Toc535058232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2</w:t>
        </w:r>
        <w:r w:rsidR="00554B20" w:rsidRPr="00554B20">
          <w:rPr>
            <w:noProof/>
            <w:webHidden/>
            <w:color w:val="0070C0"/>
          </w:rPr>
          <w:fldChar w:fldCharType="end"/>
        </w:r>
      </w:hyperlink>
    </w:p>
    <w:p w14:paraId="38DF00C9" w14:textId="7D985AD7" w:rsidR="00554B20" w:rsidRPr="00554B20" w:rsidRDefault="00F534A4">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3" w:history="1">
        <w:r w:rsidR="00554B20" w:rsidRPr="00554B20">
          <w:rPr>
            <w:rStyle w:val="Hyperlink"/>
            <w:b/>
            <w:noProof/>
            <w:color w:val="0070C0"/>
          </w:rPr>
          <w:t>Figure 2</w:t>
        </w:r>
        <w:r w:rsidR="00554B20" w:rsidRPr="00554B20">
          <w:rPr>
            <w:rStyle w:val="Hyperlink"/>
            <w:noProof/>
            <w:color w:val="0070C0"/>
          </w:rPr>
          <w:t xml:space="preserve"> Diagram of changing code lifecycle with Genetic Improvement</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_Toc535058233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7</w:t>
        </w:r>
        <w:r w:rsidR="00554B20" w:rsidRPr="00554B20">
          <w:rPr>
            <w:noProof/>
            <w:webHidden/>
            <w:color w:val="0070C0"/>
          </w:rPr>
          <w:fldChar w:fldCharType="end"/>
        </w:r>
      </w:hyperlink>
    </w:p>
    <w:p w14:paraId="5E2DF676" w14:textId="467CA889" w:rsidR="00554B20" w:rsidRPr="00554B20" w:rsidRDefault="00F534A4">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4" w:history="1">
        <w:r w:rsidR="00554B20" w:rsidRPr="00554B20">
          <w:rPr>
            <w:rStyle w:val="Hyperlink"/>
            <w:b/>
            <w:noProof/>
            <w:color w:val="0070C0"/>
          </w:rPr>
          <w:t>Figure 3</w:t>
        </w:r>
        <w:r w:rsidR="00554B20" w:rsidRPr="00554B20">
          <w:rPr>
            <w:rStyle w:val="Hyperlink"/>
            <w:noProof/>
            <w:color w:val="0070C0"/>
          </w:rPr>
          <w:t xml:space="preserve"> Example of GIN output</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_Toc535058234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8</w:t>
        </w:r>
        <w:r w:rsidR="00554B20" w:rsidRPr="00554B20">
          <w:rPr>
            <w:noProof/>
            <w:webHidden/>
            <w:color w:val="0070C0"/>
          </w:rPr>
          <w:fldChar w:fldCharType="end"/>
        </w:r>
      </w:hyperlink>
    </w:p>
    <w:p w14:paraId="2454E5BC" w14:textId="231D2EE4" w:rsidR="00554B20" w:rsidRPr="00554B20" w:rsidRDefault="00F534A4">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5" w:history="1">
        <w:r w:rsidR="00554B20" w:rsidRPr="00554B20">
          <w:rPr>
            <w:rStyle w:val="Hyperlink"/>
            <w:b/>
            <w:noProof/>
            <w:color w:val="0070C0"/>
          </w:rPr>
          <w:t>Figure 4</w:t>
        </w:r>
        <w:r w:rsidR="00554B20" w:rsidRPr="00554B20">
          <w:rPr>
            <w:rStyle w:val="Hyperlink"/>
            <w:noProof/>
            <w:color w:val="0070C0"/>
          </w:rPr>
          <w:t xml:space="preserve"> UML diagram of how GIN works</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_Toc535058235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8</w:t>
        </w:r>
        <w:r w:rsidR="00554B20" w:rsidRPr="00554B20">
          <w:rPr>
            <w:noProof/>
            <w:webHidden/>
            <w:color w:val="0070C0"/>
          </w:rPr>
          <w:fldChar w:fldCharType="end"/>
        </w:r>
      </w:hyperlink>
    </w:p>
    <w:p w14:paraId="67FE211B" w14:textId="2CC66F21" w:rsidR="00554B20" w:rsidRPr="00554B20" w:rsidRDefault="00F534A4">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6" w:history="1">
        <w:r w:rsidR="00554B20" w:rsidRPr="00554B20">
          <w:rPr>
            <w:rStyle w:val="Hyperlink"/>
            <w:b/>
            <w:noProof/>
            <w:color w:val="0070C0"/>
          </w:rPr>
          <w:t>Figure 5</w:t>
        </w:r>
        <w:r w:rsidR="00554B20" w:rsidRPr="00554B20">
          <w:rPr>
            <w:rStyle w:val="Hyperlink"/>
            <w:noProof/>
            <w:color w:val="0070C0"/>
          </w:rPr>
          <w:t xml:space="preserve"> Architecture of Jalen</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_Toc535058236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12</w:t>
        </w:r>
        <w:r w:rsidR="00554B20" w:rsidRPr="00554B20">
          <w:rPr>
            <w:noProof/>
            <w:webHidden/>
            <w:color w:val="0070C0"/>
          </w:rPr>
          <w:fldChar w:fldCharType="end"/>
        </w:r>
      </w:hyperlink>
    </w:p>
    <w:p w14:paraId="1B48F169" w14:textId="4882D4BF" w:rsidR="00554B20" w:rsidRPr="00554B20" w:rsidRDefault="00F534A4">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7" w:history="1">
        <w:r w:rsidR="00554B20" w:rsidRPr="00554B20">
          <w:rPr>
            <w:rStyle w:val="Hyperlink"/>
            <w:b/>
            <w:noProof/>
            <w:color w:val="0070C0"/>
          </w:rPr>
          <w:t>Figure 6</w:t>
        </w:r>
        <w:r w:rsidR="00554B20" w:rsidRPr="00554B20">
          <w:rPr>
            <w:rStyle w:val="Hyperlink"/>
            <w:noProof/>
            <w:color w:val="0070C0"/>
          </w:rPr>
          <w:t xml:space="preserve"> Ratings for Mobile applications</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_Toc535058237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14</w:t>
        </w:r>
        <w:r w:rsidR="00554B20" w:rsidRPr="00554B20">
          <w:rPr>
            <w:noProof/>
            <w:webHidden/>
            <w:color w:val="0070C0"/>
          </w:rPr>
          <w:fldChar w:fldCharType="end"/>
        </w:r>
      </w:hyperlink>
    </w:p>
    <w:p w14:paraId="14EE9118" w14:textId="0F4A8CF1" w:rsidR="000A57A9" w:rsidRPr="00554B20" w:rsidRDefault="00E11A5C" w:rsidP="000A57A9">
      <w:pPr>
        <w:pStyle w:val="BodyText"/>
        <w:rPr>
          <w:b/>
          <w:color w:val="0070C0"/>
          <w:kern w:val="0"/>
        </w:rPr>
      </w:pPr>
      <w:r w:rsidRPr="00554B20">
        <w:rPr>
          <w:color w:val="0070C0"/>
          <w:rPrChange w:id="464" w:author="Anna Rasburn" w:date="2019-01-10T16:20:00Z">
            <w:rPr/>
          </w:rPrChange>
        </w:rPr>
        <w:fldChar w:fldCharType="end"/>
      </w:r>
    </w:p>
    <w:p w14:paraId="1F40F5AD" w14:textId="77777777" w:rsidR="008D6BCE" w:rsidRPr="00554B20" w:rsidRDefault="008D6BCE" w:rsidP="000A57A9">
      <w:pPr>
        <w:pStyle w:val="BodyText"/>
        <w:rPr>
          <w:b/>
          <w:color w:val="0070C0"/>
          <w:kern w:val="0"/>
        </w:rPr>
      </w:pPr>
    </w:p>
    <w:p w14:paraId="1A1DAAEB" w14:textId="77777777" w:rsidR="008D6BCE" w:rsidRPr="00554B20" w:rsidRDefault="008D6BCE" w:rsidP="0051315B">
      <w:pPr>
        <w:pStyle w:val="BodyText"/>
        <w:ind w:firstLine="0"/>
        <w:rPr>
          <w:b/>
          <w:color w:val="0070C0"/>
          <w:kern w:val="0"/>
          <w:sz w:val="32"/>
        </w:rPr>
      </w:pPr>
    </w:p>
    <w:p w14:paraId="280438E9" w14:textId="77777777" w:rsidR="000A3BFF" w:rsidRDefault="000A3BFF">
      <w:pPr>
        <w:rPr>
          <w:ins w:id="465" w:author="Anna Rasburn [2]" w:date="2019-01-19T17:13:00Z"/>
          <w:b/>
          <w:color w:val="0070C0"/>
          <w:sz w:val="32"/>
          <w:szCs w:val="20"/>
          <w:lang w:eastAsia="en-GB"/>
        </w:rPr>
      </w:pPr>
      <w:ins w:id="466" w:author="Anna Rasburn [2]" w:date="2019-01-19T17:13:00Z">
        <w:r>
          <w:rPr>
            <w:b/>
            <w:color w:val="0070C0"/>
            <w:sz w:val="32"/>
          </w:rPr>
          <w:br w:type="page"/>
        </w:r>
      </w:ins>
    </w:p>
    <w:p w14:paraId="7F32AE44" w14:textId="6A5DB561" w:rsidR="0051315B" w:rsidRPr="000A3BFF" w:rsidRDefault="0051315B">
      <w:pPr>
        <w:pStyle w:val="Heading1"/>
        <w:numPr>
          <w:ilvl w:val="0"/>
          <w:numId w:val="0"/>
        </w:numPr>
        <w:ind w:left="432" w:hanging="432"/>
        <w:rPr>
          <w:b w:val="0"/>
          <w:color w:val="0070C0"/>
          <w:rPrChange w:id="467" w:author="Anna Rasburn [2]" w:date="2019-01-19T17:14:00Z">
            <w:rPr>
              <w:b/>
            </w:rPr>
          </w:rPrChange>
        </w:rPr>
        <w:pPrChange w:id="468" w:author="Anna Rasburn [2]" w:date="2019-01-19T17:14:00Z">
          <w:pPr>
            <w:pStyle w:val="BodyText"/>
            <w:ind w:firstLine="0"/>
          </w:pPr>
        </w:pPrChange>
      </w:pPr>
      <w:bookmarkStart w:id="469" w:name="_Toc536549407"/>
      <w:r w:rsidRPr="000A3BFF">
        <w:rPr>
          <w:color w:val="0070C0"/>
          <w:rPrChange w:id="470" w:author="Anna Rasburn [2]" w:date="2019-01-19T17:14:00Z">
            <w:rPr>
              <w:b/>
            </w:rPr>
          </w:rPrChange>
        </w:rPr>
        <w:lastRenderedPageBreak/>
        <w:t>List of Tables</w:t>
      </w:r>
      <w:bookmarkEnd w:id="469"/>
    </w:p>
    <w:p w14:paraId="5654700C" w14:textId="77777777" w:rsidR="0051315B" w:rsidRPr="00554B20" w:rsidRDefault="0051315B" w:rsidP="0051315B">
      <w:pPr>
        <w:pStyle w:val="BodyText"/>
        <w:ind w:firstLine="0"/>
        <w:rPr>
          <w:b/>
          <w:color w:val="0070C0"/>
          <w:kern w:val="0"/>
        </w:rPr>
      </w:pPr>
    </w:p>
    <w:p w14:paraId="005B5441" w14:textId="77777777" w:rsidR="0051315B" w:rsidRPr="00554B20" w:rsidRDefault="0051315B">
      <w:pPr>
        <w:pStyle w:val="TableofFigures"/>
        <w:tabs>
          <w:tab w:val="right" w:leader="dot" w:pos="8212"/>
        </w:tabs>
        <w:rPr>
          <w:rFonts w:asciiTheme="minorHAnsi" w:eastAsiaTheme="minorEastAsia" w:hAnsiTheme="minorHAnsi" w:cstheme="minorBidi"/>
          <w:noProof/>
          <w:color w:val="0070C0"/>
          <w:kern w:val="0"/>
          <w:sz w:val="24"/>
          <w:szCs w:val="24"/>
          <w:lang w:eastAsia="en-US"/>
        </w:rPr>
      </w:pPr>
      <w:r w:rsidRPr="00554B20">
        <w:rPr>
          <w:b/>
          <w:color w:val="0070C0"/>
          <w:kern w:val="0"/>
        </w:rPr>
        <w:fldChar w:fldCharType="begin"/>
      </w:r>
      <w:r w:rsidRPr="00554B20">
        <w:rPr>
          <w:b/>
          <w:color w:val="0070C0"/>
          <w:kern w:val="0"/>
        </w:rPr>
        <w:instrText xml:space="preserve"> TOC \h \z \c "Table" </w:instrText>
      </w:r>
      <w:r w:rsidRPr="00554B20">
        <w:rPr>
          <w:b/>
          <w:color w:val="0070C0"/>
          <w:kern w:val="0"/>
        </w:rPr>
        <w:fldChar w:fldCharType="separate"/>
      </w:r>
      <w:hyperlink w:anchor="_Toc534297458" w:history="1">
        <w:r w:rsidRPr="00554B20">
          <w:rPr>
            <w:rStyle w:val="Hyperlink"/>
            <w:b/>
            <w:noProof/>
            <w:color w:val="0070C0"/>
          </w:rPr>
          <w:t>Table 1</w:t>
        </w:r>
        <w:r w:rsidRPr="00554B20">
          <w:rPr>
            <w:rStyle w:val="Hyperlink"/>
            <w:noProof/>
            <w:color w:val="0070C0"/>
          </w:rPr>
          <w:t xml:space="preserve"> Example to Demonstrate the levels of Fitness</w:t>
        </w:r>
        <w:r w:rsidRPr="00554B20">
          <w:rPr>
            <w:noProof/>
            <w:webHidden/>
            <w:color w:val="0070C0"/>
          </w:rPr>
          <w:tab/>
        </w:r>
        <w:r w:rsidRPr="00554B20">
          <w:rPr>
            <w:noProof/>
            <w:webHidden/>
            <w:color w:val="0070C0"/>
          </w:rPr>
          <w:fldChar w:fldCharType="begin"/>
        </w:r>
        <w:r w:rsidRPr="00554B20">
          <w:rPr>
            <w:noProof/>
            <w:webHidden/>
            <w:color w:val="0070C0"/>
          </w:rPr>
          <w:instrText xml:space="preserve"> PAGEREF _Toc534297458 \h </w:instrText>
        </w:r>
        <w:r w:rsidRPr="00554B20">
          <w:rPr>
            <w:noProof/>
            <w:webHidden/>
            <w:color w:val="0070C0"/>
          </w:rPr>
        </w:r>
        <w:r w:rsidRPr="00554B20">
          <w:rPr>
            <w:noProof/>
            <w:webHidden/>
            <w:color w:val="0070C0"/>
          </w:rPr>
          <w:fldChar w:fldCharType="separate"/>
        </w:r>
        <w:r w:rsidRPr="00554B20">
          <w:rPr>
            <w:noProof/>
            <w:webHidden/>
            <w:color w:val="0070C0"/>
          </w:rPr>
          <w:t>3</w:t>
        </w:r>
        <w:r w:rsidRPr="00554B20">
          <w:rPr>
            <w:noProof/>
            <w:webHidden/>
            <w:color w:val="0070C0"/>
          </w:rPr>
          <w:fldChar w:fldCharType="end"/>
        </w:r>
      </w:hyperlink>
    </w:p>
    <w:p w14:paraId="4ABBF790" w14:textId="77777777" w:rsidR="0051315B" w:rsidRPr="001765A6" w:rsidRDefault="0051315B" w:rsidP="00555C9E">
      <w:pPr>
        <w:pStyle w:val="BodyText"/>
        <w:ind w:firstLine="0"/>
        <w:rPr>
          <w:b/>
          <w:kern w:val="0"/>
        </w:rPr>
        <w:sectPr w:rsidR="0051315B" w:rsidRPr="001765A6" w:rsidSect="009E2B48">
          <w:footerReference w:type="default" r:id="rId10"/>
          <w:type w:val="continuous"/>
          <w:pgSz w:w="11906" w:h="16838" w:code="9"/>
          <w:pgMar w:top="1440" w:right="1841" w:bottom="1440" w:left="1843" w:header="720" w:footer="720" w:gutter="0"/>
          <w:pgNumType w:fmt="lowerRoman" w:start="1"/>
          <w:cols w:space="720"/>
        </w:sectPr>
      </w:pPr>
      <w:r w:rsidRPr="00554B20">
        <w:rPr>
          <w:b/>
          <w:color w:val="0070C0"/>
          <w:kern w:val="0"/>
        </w:rPr>
        <w:fldChar w:fldCharType="end"/>
      </w:r>
    </w:p>
    <w:p w14:paraId="281520C3" w14:textId="77777777" w:rsidR="00CB76FF" w:rsidRPr="001765A6" w:rsidRDefault="00946A62" w:rsidP="000A57A9">
      <w:pPr>
        <w:pStyle w:val="Heading1"/>
      </w:pPr>
      <w:bookmarkStart w:id="474" w:name="_Toc536543206"/>
      <w:bookmarkStart w:id="475" w:name="_Toc536543435"/>
      <w:bookmarkStart w:id="476" w:name="_Toc15893761"/>
      <w:bookmarkStart w:id="477" w:name="_Toc536549408"/>
      <w:r w:rsidRPr="001765A6">
        <w:lastRenderedPageBreak/>
        <w:t>Introduction</w:t>
      </w:r>
      <w:bookmarkEnd w:id="474"/>
      <w:bookmarkEnd w:id="475"/>
      <w:bookmarkEnd w:id="476"/>
      <w:bookmarkEnd w:id="477"/>
    </w:p>
    <w:p w14:paraId="4D96ABB6" w14:textId="77777777" w:rsidR="007066B6" w:rsidRPr="00C457E2" w:rsidRDefault="00946A62" w:rsidP="007066B6">
      <w:pPr>
        <w:pStyle w:val="BodyFirst"/>
        <w:rPr>
          <w:color w:val="FF0000"/>
        </w:rPr>
      </w:pPr>
      <w:r w:rsidRPr="00C457E2">
        <w:rPr>
          <w:color w:val="FF0000"/>
        </w:rPr>
        <w:t xml:space="preserve">For editorial consistency, it is important to use Word styles properly. Word 2003 onwards has so-called quick styles. If the styles referred to below are not visible on the </w:t>
      </w:r>
      <w:r w:rsidRPr="00C457E2">
        <w:rPr>
          <w:i/>
          <w:color w:val="FF0000"/>
        </w:rPr>
        <w:t>Home</w:t>
      </w:r>
      <w:r w:rsidRPr="00C457E2">
        <w:rPr>
          <w:color w:val="FF0000"/>
        </w:rPr>
        <w:t xml:space="preserve"> ribbon in the </w:t>
      </w:r>
      <w:r w:rsidRPr="00C457E2">
        <w:rPr>
          <w:i/>
          <w:color w:val="FF0000"/>
        </w:rPr>
        <w:t>Styles</w:t>
      </w:r>
      <w:r w:rsidRPr="00C457E2">
        <w:rPr>
          <w:color w:val="FF0000"/>
        </w:rPr>
        <w:t xml:space="preserve"> category, choose </w:t>
      </w:r>
      <w:r w:rsidRPr="00C457E2">
        <w:rPr>
          <w:i/>
          <w:color w:val="FF0000"/>
        </w:rPr>
        <w:t>Apply Styles</w:t>
      </w:r>
      <w:r w:rsidRPr="00C457E2">
        <w:rPr>
          <w:color w:val="FF0000"/>
        </w:rPr>
        <w:t xml:space="preserve"> from the down arrow at the bottom right of the </w:t>
      </w:r>
      <w:r w:rsidRPr="00C457E2">
        <w:rPr>
          <w:i/>
          <w:color w:val="FF0000"/>
        </w:rPr>
        <w:t>Styles</w:t>
      </w:r>
      <w:r w:rsidRPr="00C457E2">
        <w:rPr>
          <w:color w:val="FF0000"/>
        </w:rPr>
        <w:t xml:space="preserve"> category. Styles can then be applied from the drop-down box. To make a style visible as a quick style, choose </w:t>
      </w:r>
      <w:r w:rsidRPr="00C457E2">
        <w:rPr>
          <w:i/>
          <w:color w:val="FF0000"/>
        </w:rPr>
        <w:t>Apply Styles</w:t>
      </w:r>
      <w:r w:rsidRPr="00C457E2">
        <w:rPr>
          <w:color w:val="FF0000"/>
        </w:rPr>
        <w:t xml:space="preserve">, then click </w:t>
      </w:r>
      <w:r w:rsidRPr="00C457E2">
        <w:rPr>
          <w:i/>
          <w:color w:val="FF0000"/>
        </w:rPr>
        <w:t>Styles</w:t>
      </w:r>
      <w:r w:rsidRPr="00C457E2">
        <w:rPr>
          <w:color w:val="FF0000"/>
        </w:rPr>
        <w:t xml:space="preserve"> (the </w:t>
      </w:r>
      <w:r w:rsidRPr="00C457E2">
        <w:rPr>
          <w:i/>
          <w:color w:val="FF0000"/>
        </w:rPr>
        <w:t>AA</w:t>
      </w:r>
      <w:r w:rsidRPr="00C457E2">
        <w:rPr>
          <w:color w:val="FF0000"/>
        </w:rPr>
        <w:t xml:space="preserve"> icon), then click on the drop-down list for a style, and then </w:t>
      </w:r>
      <w:r w:rsidRPr="00C457E2">
        <w:rPr>
          <w:i/>
          <w:color w:val="FF0000"/>
        </w:rPr>
        <w:t>Add to Quick Style Gallery</w:t>
      </w:r>
      <w:r w:rsidRPr="00C457E2">
        <w:rPr>
          <w:color w:val="FF0000"/>
        </w:rPr>
        <w:t>.</w:t>
      </w:r>
    </w:p>
    <w:p w14:paraId="28463AE9" w14:textId="77777777" w:rsidR="00CB76FF" w:rsidRPr="00C457E2" w:rsidRDefault="00946A62" w:rsidP="007066B6">
      <w:pPr>
        <w:pStyle w:val="BodyText"/>
        <w:rPr>
          <w:color w:val="FF0000"/>
        </w:rPr>
      </w:pPr>
      <w:r w:rsidRPr="00C457E2">
        <w:rPr>
          <w:color w:val="FF0000"/>
        </w:rPr>
        <w:t xml:space="preserve">Chapters are entered using the Heading 1 paragraph style. The Heading 1 style automatically moves to the start of a new page and supplies the next chapter number. The new paragraph when you press Return after a heading automatically uses the </w:t>
      </w:r>
      <w:r w:rsidRPr="00C457E2">
        <w:rPr>
          <w:i/>
          <w:color w:val="FF0000"/>
        </w:rPr>
        <w:t>Body First</w:t>
      </w:r>
      <w:r w:rsidRPr="00C457E2">
        <w:rPr>
          <w:color w:val="FF0000"/>
        </w:rPr>
        <w:t xml:space="preserve"> paragraph style (like this one, with no indent on the first line).</w:t>
      </w:r>
    </w:p>
    <w:p w14:paraId="294ED5A9" w14:textId="77777777" w:rsidR="00CB76FF" w:rsidRPr="00C457E2" w:rsidRDefault="00946A62" w:rsidP="007066B6">
      <w:pPr>
        <w:pStyle w:val="BodyText"/>
        <w:rPr>
          <w:color w:val="FF0000"/>
        </w:rPr>
      </w:pPr>
      <w:r w:rsidRPr="00C457E2">
        <w:rPr>
          <w:color w:val="FF0000"/>
        </w:rPr>
        <w:t>However, the most text uses the Body Text paragraph style (like this one, with 11 point Times New Roman, 1.5 line spacing, single-sided pages). Enter most text using the Body Text paragraph style. The new paragraph when you press Return after a Body First paragraph automatically uses the Body Text paragraph style.</w:t>
      </w:r>
    </w:p>
    <w:p w14:paraId="50678624" w14:textId="77777777" w:rsidR="00CB76FF" w:rsidRPr="00C457E2" w:rsidRDefault="00946A62">
      <w:pPr>
        <w:pStyle w:val="BodyText"/>
        <w:rPr>
          <w:color w:val="FF0000"/>
        </w:rPr>
      </w:pPr>
      <w:r w:rsidRPr="00C457E2">
        <w:rPr>
          <w:color w:val="FF0000"/>
        </w:rPr>
        <w:t>In general, use the default spacing that headings and paragraphs give you. Avoid using new-lines or spaces to format text. If you need to use quotes, preferably use single curly quotes ‘…’.</w:t>
      </w:r>
      <w:r w:rsidR="006E15B2" w:rsidRPr="00C457E2">
        <w:rPr>
          <w:color w:val="FF0000"/>
        </w:rPr>
        <w:t xml:space="preserve"> If you wish to emphasise something, usually use </w:t>
      </w:r>
      <w:r w:rsidR="006E15B2" w:rsidRPr="00C457E2">
        <w:rPr>
          <w:i/>
          <w:color w:val="FF0000"/>
        </w:rPr>
        <w:t>italic font</w:t>
      </w:r>
      <w:r w:rsidR="006E15B2" w:rsidRPr="00C457E2">
        <w:rPr>
          <w:color w:val="FF0000"/>
        </w:rPr>
        <w:t>.</w:t>
      </w:r>
    </w:p>
    <w:p w14:paraId="2E91F370" w14:textId="77777777" w:rsidR="00CB76FF" w:rsidRPr="00C457E2" w:rsidRDefault="00946A62">
      <w:pPr>
        <w:pStyle w:val="BodyText"/>
        <w:rPr>
          <w:b/>
          <w:color w:val="FF0000"/>
        </w:rPr>
      </w:pPr>
      <w:r w:rsidRPr="00C457E2">
        <w:rPr>
          <w:b/>
          <w:color w:val="FF0000"/>
        </w:rPr>
        <w:t>Remember to Save frequently while you are working!</w:t>
      </w:r>
    </w:p>
    <w:p w14:paraId="3034D9CB" w14:textId="77777777" w:rsidR="00CB76FF" w:rsidRPr="001765A6" w:rsidRDefault="00946A62">
      <w:pPr>
        <w:pStyle w:val="Heading2"/>
      </w:pPr>
      <w:bookmarkStart w:id="478" w:name="_Toc536543207"/>
      <w:bookmarkStart w:id="479" w:name="_Toc536543436"/>
      <w:bookmarkStart w:id="480" w:name="_Toc15893762"/>
      <w:bookmarkStart w:id="481" w:name="_Toc536549409"/>
      <w:r w:rsidRPr="001765A6">
        <w:t>Background and Context</w:t>
      </w:r>
      <w:bookmarkEnd w:id="478"/>
      <w:bookmarkEnd w:id="479"/>
      <w:bookmarkEnd w:id="480"/>
      <w:bookmarkEnd w:id="481"/>
    </w:p>
    <w:p w14:paraId="76940CDF" w14:textId="77777777" w:rsidR="00CB76FF" w:rsidRPr="00C457E2" w:rsidRDefault="00946A62">
      <w:pPr>
        <w:pStyle w:val="BodyFirst"/>
        <w:rPr>
          <w:color w:val="FF0000"/>
        </w:rPr>
      </w:pPr>
      <w:r w:rsidRPr="00C457E2">
        <w:rPr>
          <w:color w:val="FF0000"/>
        </w:rPr>
        <w:t xml:space="preserve">Give the background to your project and context of what you have done. Sections are entered using the </w:t>
      </w:r>
      <w:r w:rsidRPr="00C457E2">
        <w:rPr>
          <w:i/>
          <w:color w:val="FF0000"/>
        </w:rPr>
        <w:t>Heading 2</w:t>
      </w:r>
      <w:r w:rsidRPr="00C457E2">
        <w:rPr>
          <w:color w:val="FF0000"/>
        </w:rPr>
        <w:t xml:space="preserve"> paragraph style – th</w:t>
      </w:r>
      <w:r w:rsidRPr="00C457E2">
        <w:rPr>
          <w:i/>
          <w:color w:val="FF0000"/>
        </w:rPr>
        <w:t>e Heading 2</w:t>
      </w:r>
      <w:r w:rsidRPr="00C457E2">
        <w:rPr>
          <w:color w:val="FF0000"/>
        </w:rPr>
        <w:t xml:space="preserve"> style automatically supplies the next section number.</w:t>
      </w:r>
    </w:p>
    <w:p w14:paraId="28BEB5D5" w14:textId="354D5AEC" w:rsidR="00D24CDC" w:rsidRPr="00555C9E" w:rsidRDefault="00946A62">
      <w:pPr>
        <w:pStyle w:val="BodyText"/>
        <w:ind w:firstLine="0"/>
        <w:jc w:val="both"/>
        <w:rPr>
          <w:color w:val="0070C0"/>
        </w:rPr>
        <w:pPrChange w:id="482" w:author="Anna Rasburn" w:date="2019-01-03T16:47:00Z">
          <w:pPr>
            <w:pStyle w:val="BodyText"/>
            <w:spacing w:line="240" w:lineRule="auto"/>
            <w:ind w:firstLine="0"/>
          </w:pPr>
        </w:pPrChange>
      </w:pPr>
      <w:r w:rsidRPr="00555C9E">
        <w:rPr>
          <w:color w:val="0070C0"/>
        </w:rPr>
        <w:t>A large proportion of this research is building on research previously cond</w:t>
      </w:r>
      <w:r w:rsidR="003D2B04">
        <w:rPr>
          <w:color w:val="0070C0"/>
        </w:rPr>
        <w:t>ucted by Dr Alexander Brownlee</w:t>
      </w:r>
      <w:sdt>
        <w:sdtPr>
          <w:rPr>
            <w:color w:val="0070C0"/>
          </w:rPr>
          <w:id w:val="562603619"/>
          <w:citation/>
        </w:sdtPr>
        <w:sdtContent>
          <w:r w:rsidR="00905B36">
            <w:rPr>
              <w:color w:val="0070C0"/>
            </w:rPr>
            <w:fldChar w:fldCharType="begin"/>
          </w:r>
          <w:r w:rsidR="00905B36">
            <w:rPr>
              <w:color w:val="0070C0"/>
            </w:rPr>
            <w:instrText xml:space="preserve"> CITATION ABr17 \l 2057 </w:instrText>
          </w:r>
          <w:r w:rsidR="00905B36">
            <w:rPr>
              <w:color w:val="0070C0"/>
            </w:rPr>
            <w:fldChar w:fldCharType="separate"/>
          </w:r>
          <w:r w:rsidR="00CD617E">
            <w:rPr>
              <w:noProof/>
              <w:color w:val="0070C0"/>
            </w:rPr>
            <w:t xml:space="preserve"> </w:t>
          </w:r>
          <w:r w:rsidR="00CD617E" w:rsidRPr="00CD617E">
            <w:rPr>
              <w:noProof/>
              <w:color w:val="0070C0"/>
            </w:rPr>
            <w:t>[1]</w:t>
          </w:r>
          <w:r w:rsidR="00905B36">
            <w:rPr>
              <w:color w:val="0070C0"/>
            </w:rPr>
            <w:fldChar w:fldCharType="end"/>
          </w:r>
        </w:sdtContent>
      </w:sdt>
      <w:r w:rsidR="00905B36">
        <w:rPr>
          <w:color w:val="0070C0"/>
        </w:rPr>
        <w:t xml:space="preserve"> and Dr David White</w:t>
      </w:r>
      <w:sdt>
        <w:sdtPr>
          <w:rPr>
            <w:color w:val="0070C0"/>
          </w:rPr>
          <w:id w:val="1631430182"/>
          <w:citation/>
        </w:sdtPr>
        <w:sdtContent>
          <w:r w:rsidR="00905B36">
            <w:rPr>
              <w:color w:val="0070C0"/>
            </w:rPr>
            <w:fldChar w:fldCharType="begin"/>
          </w:r>
          <w:r w:rsidR="00905B36">
            <w:rPr>
              <w:color w:val="0070C0"/>
            </w:rPr>
            <w:instrText xml:space="preserve"> CITATION DWh17 \l 2057 </w:instrText>
          </w:r>
          <w:r w:rsidR="00905B36">
            <w:rPr>
              <w:color w:val="0070C0"/>
            </w:rPr>
            <w:fldChar w:fldCharType="separate"/>
          </w:r>
          <w:r w:rsidR="00CD617E">
            <w:rPr>
              <w:noProof/>
              <w:color w:val="0070C0"/>
            </w:rPr>
            <w:t xml:space="preserve"> </w:t>
          </w:r>
          <w:r w:rsidR="00CD617E" w:rsidRPr="00CD617E">
            <w:rPr>
              <w:noProof/>
              <w:color w:val="0070C0"/>
            </w:rPr>
            <w:t>[2]</w:t>
          </w:r>
          <w:r w:rsidR="00905B36">
            <w:rPr>
              <w:color w:val="0070C0"/>
            </w:rPr>
            <w:fldChar w:fldCharType="end"/>
          </w:r>
        </w:sdtContent>
      </w:sdt>
      <w:r w:rsidR="000F28AF" w:rsidRPr="00555C9E">
        <w:rPr>
          <w:color w:val="0070C0"/>
        </w:rPr>
        <w:t xml:space="preserve">which focuses on methods used to </w:t>
      </w:r>
      <w:r w:rsidRPr="00555C9E">
        <w:rPr>
          <w:color w:val="0070C0"/>
        </w:rPr>
        <w:t xml:space="preserve">optimise source code without losing any functionality through Genetic </w:t>
      </w:r>
      <w:r w:rsidR="00E11A5C" w:rsidRPr="00555C9E">
        <w:rPr>
          <w:color w:val="0070C0"/>
        </w:rPr>
        <w:t>I</w:t>
      </w:r>
      <w:r w:rsidRPr="00555C9E">
        <w:rPr>
          <w:color w:val="0070C0"/>
        </w:rPr>
        <w:t xml:space="preserve">mprovement. This research also requires the use of previously undertaken research by Bruce et al </w:t>
      </w:r>
      <w:customXmlInsRangeStart w:id="483" w:author="Anna Rasburn [2]" w:date="2019-01-24T14:19:00Z"/>
      <w:sdt>
        <w:sdtPr>
          <w:rPr>
            <w:color w:val="0070C0"/>
          </w:rPr>
          <w:id w:val="239527230"/>
          <w:citation/>
        </w:sdtPr>
        <w:sdtContent>
          <w:customXmlInsRangeEnd w:id="483"/>
          <w:ins w:id="484" w:author="Anna Rasburn [2]" w:date="2019-01-24T14:19:00Z">
            <w:r w:rsidR="001F5944">
              <w:rPr>
                <w:color w:val="0070C0"/>
              </w:rPr>
              <w:fldChar w:fldCharType="begin"/>
            </w:r>
            <w:r w:rsidR="001F5944">
              <w:rPr>
                <w:color w:val="0070C0"/>
              </w:rPr>
              <w:instrText xml:space="preserve"> CITATION BBr15 \l 2057 </w:instrText>
            </w:r>
          </w:ins>
          <w:r w:rsidR="001F5944">
            <w:rPr>
              <w:color w:val="0070C0"/>
            </w:rPr>
            <w:fldChar w:fldCharType="separate"/>
          </w:r>
          <w:r w:rsidR="00CD617E" w:rsidRPr="00CD617E">
            <w:rPr>
              <w:noProof/>
              <w:color w:val="0070C0"/>
            </w:rPr>
            <w:t>[3]</w:t>
          </w:r>
          <w:ins w:id="485" w:author="Anna Rasburn [2]" w:date="2019-01-24T14:19:00Z">
            <w:r w:rsidR="001F5944">
              <w:rPr>
                <w:color w:val="0070C0"/>
              </w:rPr>
              <w:fldChar w:fldCharType="end"/>
            </w:r>
          </w:ins>
          <w:customXmlInsRangeStart w:id="486" w:author="Anna Rasburn [2]" w:date="2019-01-24T14:19:00Z"/>
        </w:sdtContent>
      </w:sdt>
      <w:customXmlInsRangeEnd w:id="486"/>
      <w:del w:id="487" w:author="Anna Rasburn [2]" w:date="2019-01-24T14:19:00Z">
        <w:r w:rsidRPr="00555C9E" w:rsidDel="001F5944">
          <w:rPr>
            <w:color w:val="0070C0"/>
          </w:rPr>
          <w:delText>[REFERENCE]</w:delText>
        </w:r>
      </w:del>
      <w:r w:rsidRPr="00555C9E">
        <w:rPr>
          <w:color w:val="0070C0"/>
        </w:rPr>
        <w:t xml:space="preserve">, which </w:t>
      </w:r>
      <w:r w:rsidR="000F28AF" w:rsidRPr="00555C9E">
        <w:rPr>
          <w:color w:val="0070C0"/>
        </w:rPr>
        <w:t xml:space="preserve">considered methods to automatically change source code </w:t>
      </w:r>
      <w:del w:id="488" w:author="Anna Rasburn [2]" w:date="2019-01-24T14:19:00Z">
        <w:r w:rsidR="000F28AF" w:rsidRPr="00555C9E" w:rsidDel="001F5944">
          <w:rPr>
            <w:color w:val="0070C0"/>
          </w:rPr>
          <w:delText>in order to</w:delText>
        </w:r>
      </w:del>
      <w:ins w:id="489" w:author="Anna Rasburn [2]" w:date="2019-01-24T14:19:00Z">
        <w:r w:rsidR="001F5944" w:rsidRPr="00555C9E">
          <w:rPr>
            <w:color w:val="0070C0"/>
          </w:rPr>
          <w:t>to</w:t>
        </w:r>
      </w:ins>
      <w:r w:rsidR="000F28AF" w:rsidRPr="00555C9E">
        <w:rPr>
          <w:color w:val="0070C0"/>
        </w:rPr>
        <w:t xml:space="preserve"> reduce energy usage. </w:t>
      </w:r>
    </w:p>
    <w:p w14:paraId="375278BB" w14:textId="77777777" w:rsidR="00C457E2" w:rsidRPr="000C333D" w:rsidRDefault="00946A62" w:rsidP="000C333D">
      <w:pPr>
        <w:pStyle w:val="Heading3"/>
        <w:rPr>
          <w:color w:val="0070C0"/>
        </w:rPr>
      </w:pPr>
      <w:bookmarkStart w:id="490" w:name="_Toc536549410"/>
      <w:r w:rsidRPr="000C333D">
        <w:rPr>
          <w:color w:val="0070C0"/>
        </w:rPr>
        <w:t>Optimisation</w:t>
      </w:r>
      <w:r w:rsidR="00F30306" w:rsidRPr="000C333D">
        <w:rPr>
          <w:color w:val="0070C0"/>
        </w:rPr>
        <w:t xml:space="preserve"> regarding Java</w:t>
      </w:r>
      <w:bookmarkEnd w:id="490"/>
    </w:p>
    <w:p w14:paraId="71EE7B4B" w14:textId="6AD380EE" w:rsidR="00F30306" w:rsidRPr="00D03914" w:rsidRDefault="00946A62">
      <w:pPr>
        <w:pStyle w:val="BodyText"/>
        <w:ind w:firstLine="0"/>
        <w:jc w:val="both"/>
        <w:rPr>
          <w:color w:val="0070C0"/>
          <w:rPrChange w:id="491" w:author="Anna Rasburn" w:date="2019-01-28T23:41:00Z">
            <w:rPr>
              <w:color w:val="0070C0"/>
              <w:sz w:val="24"/>
            </w:rPr>
          </w:rPrChange>
        </w:rPr>
        <w:pPrChange w:id="492" w:author="Anna Rasburn" w:date="2019-01-28T23:41:00Z">
          <w:pPr>
            <w:pStyle w:val="BodyText"/>
            <w:spacing w:line="240" w:lineRule="auto"/>
            <w:ind w:firstLine="0"/>
          </w:pPr>
        </w:pPrChange>
      </w:pPr>
      <w:r w:rsidRPr="00D03914">
        <w:rPr>
          <w:color w:val="0070C0"/>
          <w:rPrChange w:id="493" w:author="Anna Rasburn" w:date="2019-01-28T23:41:00Z">
            <w:rPr>
              <w:color w:val="0070C0"/>
              <w:sz w:val="24"/>
            </w:rPr>
          </w:rPrChange>
        </w:rPr>
        <w:t xml:space="preserve">Optimisation is ‘the act of making the best or most effective use of a situation or resource'. Optimisation in Java focuses on goals within the source code that we can optimise [REFERENCE]. This research focuses on changing Java code and </w:t>
      </w:r>
      <w:r w:rsidR="00194116" w:rsidRPr="00D03914">
        <w:rPr>
          <w:color w:val="0070C0"/>
          <w:rPrChange w:id="494" w:author="Anna Rasburn" w:date="2019-01-28T23:41:00Z">
            <w:rPr>
              <w:color w:val="0070C0"/>
              <w:sz w:val="24"/>
            </w:rPr>
          </w:rPrChange>
        </w:rPr>
        <w:t xml:space="preserve">Java </w:t>
      </w:r>
      <w:r w:rsidRPr="00D03914">
        <w:rPr>
          <w:color w:val="0070C0"/>
          <w:rPrChange w:id="495" w:author="Anna Rasburn" w:date="2019-01-28T23:41:00Z">
            <w:rPr>
              <w:color w:val="0070C0"/>
              <w:sz w:val="24"/>
            </w:rPr>
          </w:rPrChange>
        </w:rPr>
        <w:t xml:space="preserve">Projects that can be used </w:t>
      </w:r>
      <w:r w:rsidRPr="00D03914">
        <w:rPr>
          <w:color w:val="0070C0"/>
          <w:rPrChange w:id="496" w:author="Anna Rasburn" w:date="2019-01-28T23:41:00Z">
            <w:rPr>
              <w:color w:val="0070C0"/>
              <w:sz w:val="24"/>
            </w:rPr>
          </w:rPrChange>
        </w:rPr>
        <w:lastRenderedPageBreak/>
        <w:t>to improve an application</w:t>
      </w:r>
      <w:r w:rsidR="00194116" w:rsidRPr="00D03914">
        <w:rPr>
          <w:color w:val="0070C0"/>
          <w:rPrChange w:id="497" w:author="Anna Rasburn" w:date="2019-01-28T23:41:00Z">
            <w:rPr>
              <w:color w:val="0070C0"/>
              <w:sz w:val="24"/>
            </w:rPr>
          </w:rPrChange>
        </w:rPr>
        <w:t>’</w:t>
      </w:r>
      <w:r w:rsidRPr="00D03914">
        <w:rPr>
          <w:color w:val="0070C0"/>
          <w:rPrChange w:id="498" w:author="Anna Rasburn" w:date="2019-01-28T23:41:00Z">
            <w:rPr>
              <w:color w:val="0070C0"/>
              <w:sz w:val="24"/>
            </w:rPr>
          </w:rPrChange>
        </w:rPr>
        <w:t xml:space="preserve">s execution time and reduce an application’s requirement </w:t>
      </w:r>
      <w:r w:rsidR="00194116" w:rsidRPr="00D03914">
        <w:rPr>
          <w:color w:val="0070C0"/>
          <w:rPrChange w:id="499" w:author="Anna Rasburn" w:date="2019-01-28T23:41:00Z">
            <w:rPr>
              <w:color w:val="0070C0"/>
              <w:sz w:val="24"/>
            </w:rPr>
          </w:rPrChange>
        </w:rPr>
        <w:t xml:space="preserve">for the </w:t>
      </w:r>
      <w:r w:rsidRPr="00D03914">
        <w:rPr>
          <w:color w:val="0070C0"/>
          <w:rPrChange w:id="500" w:author="Anna Rasburn" w:date="2019-01-28T23:41:00Z">
            <w:rPr>
              <w:color w:val="0070C0"/>
              <w:sz w:val="24"/>
            </w:rPr>
          </w:rPrChange>
        </w:rPr>
        <w:t xml:space="preserve">energy </w:t>
      </w:r>
      <w:r w:rsidR="00194116" w:rsidRPr="00D03914">
        <w:rPr>
          <w:color w:val="0070C0"/>
          <w:rPrChange w:id="501" w:author="Anna Rasburn" w:date="2019-01-28T23:41:00Z">
            <w:rPr>
              <w:color w:val="0070C0"/>
              <w:sz w:val="24"/>
            </w:rPr>
          </w:rPrChange>
        </w:rPr>
        <w:t xml:space="preserve">it </w:t>
      </w:r>
      <w:r w:rsidRPr="00D03914">
        <w:rPr>
          <w:color w:val="0070C0"/>
          <w:rPrChange w:id="502" w:author="Anna Rasburn" w:date="2019-01-28T23:41:00Z">
            <w:rPr>
              <w:color w:val="0070C0"/>
              <w:sz w:val="24"/>
            </w:rPr>
          </w:rPrChange>
        </w:rPr>
        <w:t>need</w:t>
      </w:r>
      <w:r w:rsidR="00194116" w:rsidRPr="00D03914">
        <w:rPr>
          <w:color w:val="0070C0"/>
          <w:rPrChange w:id="503" w:author="Anna Rasburn" w:date="2019-01-28T23:41:00Z">
            <w:rPr>
              <w:color w:val="0070C0"/>
              <w:sz w:val="24"/>
            </w:rPr>
          </w:rPrChange>
        </w:rPr>
        <w:t>s</w:t>
      </w:r>
      <w:r w:rsidRPr="00D03914">
        <w:rPr>
          <w:color w:val="0070C0"/>
          <w:rPrChange w:id="504" w:author="Anna Rasburn" w:date="2019-01-28T23:41:00Z">
            <w:rPr>
              <w:color w:val="0070C0"/>
              <w:sz w:val="24"/>
            </w:rPr>
          </w:rPrChange>
        </w:rPr>
        <w:t xml:space="preserve"> to run. </w:t>
      </w:r>
    </w:p>
    <w:p w14:paraId="64FCD285" w14:textId="6A4405A2" w:rsidR="00F30306" w:rsidRPr="00D03914" w:rsidRDefault="00946A62">
      <w:pPr>
        <w:pStyle w:val="BodyText"/>
        <w:ind w:firstLine="0"/>
        <w:jc w:val="both"/>
        <w:rPr>
          <w:color w:val="0070C0"/>
          <w:rPrChange w:id="505" w:author="Anna Rasburn" w:date="2019-01-28T23:41:00Z">
            <w:rPr>
              <w:color w:val="0070C0"/>
              <w:sz w:val="24"/>
            </w:rPr>
          </w:rPrChange>
        </w:rPr>
        <w:pPrChange w:id="506" w:author="Anna Rasburn" w:date="2019-01-28T23:41:00Z">
          <w:pPr>
            <w:pStyle w:val="BodyText"/>
            <w:spacing w:line="240" w:lineRule="auto"/>
            <w:ind w:firstLine="0"/>
          </w:pPr>
        </w:pPrChange>
      </w:pPr>
      <w:del w:id="507" w:author="Anna Rasburn [2]" w:date="2019-01-24T14:19:00Z">
        <w:r w:rsidRPr="00D03914" w:rsidDel="001F5944">
          <w:rPr>
            <w:color w:val="0070C0"/>
            <w:rPrChange w:id="508" w:author="Anna Rasburn" w:date="2019-01-28T23:41:00Z">
              <w:rPr>
                <w:color w:val="0070C0"/>
                <w:sz w:val="24"/>
              </w:rPr>
            </w:rPrChange>
          </w:rPr>
          <w:delText>In order to</w:delText>
        </w:r>
      </w:del>
      <w:ins w:id="509" w:author="Anna Rasburn [2]" w:date="2019-01-24T14:19:00Z">
        <w:r w:rsidR="001F5944" w:rsidRPr="00D03914">
          <w:rPr>
            <w:color w:val="0070C0"/>
            <w:rPrChange w:id="510" w:author="Anna Rasburn" w:date="2019-01-28T23:41:00Z">
              <w:rPr>
                <w:color w:val="0070C0"/>
                <w:sz w:val="24"/>
              </w:rPr>
            </w:rPrChange>
          </w:rPr>
          <w:t>To</w:t>
        </w:r>
      </w:ins>
      <w:r w:rsidRPr="00D03914">
        <w:rPr>
          <w:color w:val="0070C0"/>
          <w:rPrChange w:id="511" w:author="Anna Rasburn" w:date="2019-01-28T23:41:00Z">
            <w:rPr>
              <w:color w:val="0070C0"/>
              <w:sz w:val="24"/>
            </w:rPr>
          </w:rPrChange>
        </w:rPr>
        <w:t xml:space="preserve"> </w:t>
      </w:r>
      <w:r w:rsidR="00425538" w:rsidRPr="00D03914">
        <w:rPr>
          <w:color w:val="0070C0"/>
          <w:rPrChange w:id="512" w:author="Anna Rasburn" w:date="2019-01-28T23:41:00Z">
            <w:rPr>
              <w:color w:val="0070C0"/>
              <w:sz w:val="24"/>
            </w:rPr>
          </w:rPrChange>
        </w:rPr>
        <w:t xml:space="preserve">find solutions to optimisation problems, </w:t>
      </w:r>
      <w:r w:rsidR="00194116" w:rsidRPr="00D03914">
        <w:rPr>
          <w:color w:val="0070C0"/>
          <w:rPrChange w:id="513" w:author="Anna Rasburn" w:date="2019-01-28T23:41:00Z">
            <w:rPr>
              <w:color w:val="0070C0"/>
              <w:sz w:val="24"/>
            </w:rPr>
          </w:rPrChange>
        </w:rPr>
        <w:t xml:space="preserve">the </w:t>
      </w:r>
      <w:r w:rsidR="00425538" w:rsidRPr="00D03914">
        <w:rPr>
          <w:color w:val="0070C0"/>
          <w:rPrChange w:id="514" w:author="Anna Rasburn" w:date="2019-01-28T23:41:00Z">
            <w:rPr>
              <w:color w:val="0070C0"/>
              <w:sz w:val="24"/>
            </w:rPr>
          </w:rPrChange>
        </w:rPr>
        <w:t xml:space="preserve">technique </w:t>
      </w:r>
      <w:r w:rsidR="00194116" w:rsidRPr="00D03914">
        <w:rPr>
          <w:color w:val="0070C0"/>
          <w:rPrChange w:id="515" w:author="Anna Rasburn" w:date="2019-01-28T23:41:00Z">
            <w:rPr>
              <w:color w:val="0070C0"/>
              <w:sz w:val="24"/>
            </w:rPr>
          </w:rPrChange>
        </w:rPr>
        <w:t xml:space="preserve">chosen for the current work </w:t>
      </w:r>
      <w:r w:rsidR="00425538" w:rsidRPr="00D03914">
        <w:rPr>
          <w:color w:val="0070C0"/>
          <w:rPrChange w:id="516" w:author="Anna Rasburn" w:date="2019-01-28T23:41:00Z">
            <w:rPr>
              <w:color w:val="0070C0"/>
              <w:sz w:val="24"/>
            </w:rPr>
          </w:rPrChange>
        </w:rPr>
        <w:t xml:space="preserve">is </w:t>
      </w:r>
      <w:r w:rsidR="00194116" w:rsidRPr="00D03914">
        <w:rPr>
          <w:color w:val="0070C0"/>
          <w:rPrChange w:id="517" w:author="Anna Rasburn" w:date="2019-01-28T23:41:00Z">
            <w:rPr>
              <w:color w:val="0070C0"/>
              <w:sz w:val="24"/>
            </w:rPr>
          </w:rPrChange>
        </w:rPr>
        <w:t xml:space="preserve">based on </w:t>
      </w:r>
      <w:r w:rsidR="00425538" w:rsidRPr="00D03914">
        <w:rPr>
          <w:color w:val="0070C0"/>
          <w:rPrChange w:id="518" w:author="Anna Rasburn" w:date="2019-01-28T23:41:00Z">
            <w:rPr>
              <w:color w:val="0070C0"/>
              <w:sz w:val="24"/>
            </w:rPr>
          </w:rPrChange>
        </w:rPr>
        <w:t xml:space="preserve">Genetic Algorithms </w:t>
      </w:r>
      <w:del w:id="519" w:author="Anna Rasburn [2]" w:date="2019-01-24T14:19:00Z">
        <w:r w:rsidR="00425538" w:rsidRPr="00D03914" w:rsidDel="001F5944">
          <w:rPr>
            <w:color w:val="0070C0"/>
            <w:rPrChange w:id="520" w:author="Anna Rasburn" w:date="2019-01-28T23:41:00Z">
              <w:rPr>
                <w:color w:val="0070C0"/>
                <w:sz w:val="24"/>
              </w:rPr>
            </w:rPrChange>
          </w:rPr>
          <w:delText xml:space="preserve">SEE </w:delText>
        </w:r>
        <w:r w:rsidR="00194116" w:rsidRPr="00D03914" w:rsidDel="001F5944">
          <w:rPr>
            <w:color w:val="0070C0"/>
            <w:rPrChange w:id="521" w:author="Anna Rasburn" w:date="2019-01-28T23:41:00Z">
              <w:rPr>
                <w:color w:val="0070C0"/>
                <w:sz w:val="24"/>
              </w:rPr>
            </w:rPrChange>
          </w:rPr>
          <w:delText xml:space="preserve">(internal refs) </w:delText>
        </w:r>
        <w:r w:rsidR="00425538" w:rsidRPr="00D03914" w:rsidDel="001F5944">
          <w:rPr>
            <w:color w:val="0070C0"/>
            <w:rPrChange w:id="522" w:author="Anna Rasburn" w:date="2019-01-28T23:41:00Z">
              <w:rPr>
                <w:color w:val="0070C0"/>
                <w:sz w:val="24"/>
              </w:rPr>
            </w:rPrChange>
          </w:rPr>
          <w:delText>BELOW</w:delText>
        </w:r>
      </w:del>
      <w:ins w:id="523" w:author="Anna Rasburn [2]" w:date="2019-01-24T14:19:00Z">
        <w:r w:rsidR="001F5944" w:rsidRPr="00D03914">
          <w:rPr>
            <w:color w:val="0070C0"/>
            <w:rPrChange w:id="524" w:author="Anna Rasburn" w:date="2019-01-28T23:41:00Z">
              <w:rPr>
                <w:color w:val="0070C0"/>
                <w:sz w:val="24"/>
              </w:rPr>
            </w:rPrChange>
          </w:rPr>
          <w:t xml:space="preserve">seen </w:t>
        </w:r>
      </w:ins>
      <w:ins w:id="525" w:author="Anna Rasburn [2]" w:date="2019-01-24T14:20:00Z">
        <w:r w:rsidR="001F5944" w:rsidRPr="00D03914">
          <w:rPr>
            <w:color w:val="0070C0"/>
            <w:rPrChange w:id="526" w:author="Anna Rasburn" w:date="2019-01-28T23:41:00Z">
              <w:rPr>
                <w:color w:val="0070C0"/>
                <w:sz w:val="24"/>
              </w:rPr>
            </w:rPrChange>
          </w:rPr>
          <w:t xml:space="preserve">in </w:t>
        </w:r>
        <w:r w:rsidR="001F5944" w:rsidRPr="00D03914">
          <w:rPr>
            <w:i/>
            <w:color w:val="0070C0"/>
            <w:rPrChange w:id="527" w:author="Anna Rasburn" w:date="2019-01-28T23:41:00Z">
              <w:rPr>
                <w:i/>
                <w:color w:val="0070C0"/>
                <w:sz w:val="24"/>
              </w:rPr>
            </w:rPrChange>
          </w:rPr>
          <w:t>S</w:t>
        </w:r>
        <w:r w:rsidR="001F5944" w:rsidRPr="00D03914">
          <w:rPr>
            <w:i/>
            <w:color w:val="0070C0"/>
            <w:rPrChange w:id="528" w:author="Anna Rasburn" w:date="2019-01-28T23:41:00Z">
              <w:rPr>
                <w:color w:val="0070C0"/>
                <w:sz w:val="24"/>
              </w:rPr>
            </w:rPrChange>
          </w:rPr>
          <w:t>ection 1.1.3</w:t>
        </w:r>
      </w:ins>
      <w:r w:rsidR="00194116" w:rsidRPr="00D03914">
        <w:rPr>
          <w:color w:val="0070C0"/>
          <w:rPrChange w:id="529" w:author="Anna Rasburn" w:date="2019-01-28T23:41:00Z">
            <w:rPr>
              <w:color w:val="0070C0"/>
              <w:sz w:val="24"/>
            </w:rPr>
          </w:rPrChange>
        </w:rPr>
        <w:t>,</w:t>
      </w:r>
      <w:r w:rsidR="00425538" w:rsidRPr="00D03914">
        <w:rPr>
          <w:color w:val="0070C0"/>
          <w:rPrChange w:id="530" w:author="Anna Rasburn" w:date="2019-01-28T23:41:00Z">
            <w:rPr>
              <w:color w:val="0070C0"/>
              <w:sz w:val="24"/>
            </w:rPr>
          </w:rPrChange>
        </w:rPr>
        <w:t xml:space="preserve"> which find solutions using the notion of fitness SEE BELOW. </w:t>
      </w:r>
    </w:p>
    <w:p w14:paraId="52253645" w14:textId="77777777" w:rsidR="00F30306" w:rsidRDefault="00F30306" w:rsidP="00C457E2">
      <w:pPr>
        <w:pStyle w:val="BodyText"/>
        <w:ind w:firstLine="0"/>
        <w:rPr>
          <w:color w:val="0070C0"/>
        </w:rPr>
      </w:pPr>
    </w:p>
    <w:p w14:paraId="789FDBDD" w14:textId="77777777" w:rsidR="00C457E2" w:rsidRPr="000C333D" w:rsidRDefault="00946A62" w:rsidP="000C333D">
      <w:pPr>
        <w:pStyle w:val="Heading3"/>
        <w:rPr>
          <w:color w:val="0070C0"/>
        </w:rPr>
      </w:pPr>
      <w:bookmarkStart w:id="531" w:name="_Toc536549411"/>
      <w:r w:rsidRPr="000C333D">
        <w:rPr>
          <w:color w:val="0070C0"/>
        </w:rPr>
        <w:t>Genetic Improvement</w:t>
      </w:r>
      <w:bookmarkEnd w:id="531"/>
      <w:r w:rsidRPr="000C333D">
        <w:rPr>
          <w:color w:val="0070C0"/>
        </w:rPr>
        <w:t xml:space="preserve"> </w:t>
      </w:r>
    </w:p>
    <w:p w14:paraId="27C2B595" w14:textId="6A323A8D" w:rsidR="00C457E2" w:rsidRPr="00D03914" w:rsidRDefault="00946A62">
      <w:pPr>
        <w:pStyle w:val="BodyText"/>
        <w:ind w:firstLine="0"/>
        <w:jc w:val="both"/>
        <w:rPr>
          <w:color w:val="0070C0"/>
          <w:rPrChange w:id="532" w:author="Anna Rasburn" w:date="2019-01-28T23:41:00Z">
            <w:rPr>
              <w:color w:val="0070C0"/>
              <w:sz w:val="24"/>
            </w:rPr>
          </w:rPrChange>
        </w:rPr>
        <w:pPrChange w:id="533" w:author="Anna Rasburn" w:date="2019-01-28T23:41:00Z">
          <w:pPr>
            <w:pStyle w:val="BodyText"/>
            <w:spacing w:line="240" w:lineRule="auto"/>
            <w:ind w:firstLine="0"/>
          </w:pPr>
        </w:pPrChange>
      </w:pPr>
      <w:r w:rsidRPr="00D03914">
        <w:rPr>
          <w:color w:val="0070C0"/>
          <w:rPrChange w:id="534" w:author="Anna Rasburn" w:date="2019-01-28T23:41:00Z">
            <w:rPr>
              <w:color w:val="0070C0"/>
              <w:sz w:val="24"/>
            </w:rPr>
          </w:rPrChange>
        </w:rPr>
        <w:t xml:space="preserve">Genetic Improvement(GI) </w:t>
      </w:r>
      <w:r w:rsidR="00D24CDC" w:rsidRPr="00D03914">
        <w:rPr>
          <w:color w:val="0070C0"/>
          <w:rPrChange w:id="535" w:author="Anna Rasburn" w:date="2019-01-28T23:41:00Z">
            <w:rPr>
              <w:color w:val="0070C0"/>
              <w:sz w:val="24"/>
            </w:rPr>
          </w:rPrChange>
        </w:rPr>
        <w:t xml:space="preserve">improves software by using machine learning and optimisation techniques. These techniques include Evolutionary Algorithms </w:t>
      </w:r>
      <w:r w:rsidR="00194116" w:rsidRPr="00D03914">
        <w:rPr>
          <w:color w:val="0070C0"/>
          <w:rPrChange w:id="536" w:author="Anna Rasburn" w:date="2019-01-28T23:41:00Z">
            <w:rPr>
              <w:color w:val="0070C0"/>
              <w:sz w:val="24"/>
            </w:rPr>
          </w:rPrChange>
        </w:rPr>
        <w:t xml:space="preserve">of which </w:t>
      </w:r>
      <w:r w:rsidR="00D24CDC" w:rsidRPr="00D03914">
        <w:rPr>
          <w:color w:val="0070C0"/>
          <w:rPrChange w:id="537" w:author="Anna Rasburn" w:date="2019-01-28T23:41:00Z">
            <w:rPr>
              <w:color w:val="0070C0"/>
              <w:sz w:val="24"/>
            </w:rPr>
          </w:rPrChange>
        </w:rPr>
        <w:t>Genetic Algorithms</w:t>
      </w:r>
      <w:r w:rsidR="00194116" w:rsidRPr="00D03914">
        <w:rPr>
          <w:color w:val="0070C0"/>
          <w:rPrChange w:id="538" w:author="Anna Rasburn" w:date="2019-01-28T23:41:00Z">
            <w:rPr>
              <w:color w:val="0070C0"/>
              <w:sz w:val="24"/>
            </w:rPr>
          </w:rPrChange>
        </w:rPr>
        <w:t xml:space="preserve"> are a sub-category</w:t>
      </w:r>
      <w:r w:rsidR="00D24CDC" w:rsidRPr="00D03914">
        <w:rPr>
          <w:color w:val="0070C0"/>
          <w:rPrChange w:id="539" w:author="Anna Rasburn" w:date="2019-01-28T23:41:00Z">
            <w:rPr>
              <w:color w:val="0070C0"/>
              <w:sz w:val="24"/>
            </w:rPr>
          </w:rPrChange>
        </w:rPr>
        <w:t xml:space="preserve">. </w:t>
      </w:r>
      <w:r w:rsidR="000B4183" w:rsidRPr="00D03914">
        <w:rPr>
          <w:color w:val="0070C0"/>
          <w:rPrChange w:id="540" w:author="Anna Rasburn" w:date="2019-01-28T23:41:00Z">
            <w:rPr>
              <w:color w:val="0070C0"/>
              <w:sz w:val="24"/>
            </w:rPr>
          </w:rPrChange>
        </w:rPr>
        <w:t>Genetic Improvement can be used to improve pre-existing software w</w:t>
      </w:r>
      <w:r w:rsidR="00194116" w:rsidRPr="00D03914">
        <w:rPr>
          <w:color w:val="0070C0"/>
          <w:rPrChange w:id="541" w:author="Anna Rasburn" w:date="2019-01-28T23:41:00Z">
            <w:rPr>
              <w:color w:val="0070C0"/>
              <w:sz w:val="24"/>
            </w:rPr>
          </w:rPrChange>
        </w:rPr>
        <w:t>ith</w:t>
      </w:r>
      <w:r w:rsidR="000B4183" w:rsidRPr="00D03914">
        <w:rPr>
          <w:color w:val="0070C0"/>
          <w:rPrChange w:id="542" w:author="Anna Rasburn" w:date="2019-01-28T23:41:00Z">
            <w:rPr>
              <w:color w:val="0070C0"/>
              <w:sz w:val="24"/>
            </w:rPr>
          </w:rPrChange>
        </w:rPr>
        <w:t xml:space="preserve"> improvements such as reducing energy consumption, execution time and memory consumption. </w:t>
      </w:r>
    </w:p>
    <w:p w14:paraId="73BCD830" w14:textId="77777777" w:rsidR="00D24CDC" w:rsidRDefault="00D24CDC" w:rsidP="00C457E2">
      <w:pPr>
        <w:pStyle w:val="BodyText"/>
        <w:ind w:firstLine="0"/>
        <w:rPr>
          <w:color w:val="0070C0"/>
        </w:rPr>
      </w:pPr>
    </w:p>
    <w:p w14:paraId="2EBE9915" w14:textId="77777777" w:rsidR="00C457E2" w:rsidRPr="000C333D" w:rsidRDefault="00946A62" w:rsidP="000C333D">
      <w:pPr>
        <w:pStyle w:val="Heading3"/>
        <w:rPr>
          <w:color w:val="0070C0"/>
        </w:rPr>
      </w:pPr>
      <w:bookmarkStart w:id="543" w:name="_Toc536549412"/>
      <w:r w:rsidRPr="000C333D">
        <w:rPr>
          <w:color w:val="0070C0"/>
        </w:rPr>
        <w:t>Genetic Algorithms</w:t>
      </w:r>
      <w:bookmarkEnd w:id="543"/>
      <w:r w:rsidRPr="000C333D">
        <w:rPr>
          <w:color w:val="0070C0"/>
        </w:rPr>
        <w:t xml:space="preserve"> </w:t>
      </w:r>
    </w:p>
    <w:p w14:paraId="610386FB" w14:textId="77D85F46" w:rsidR="00C457E2" w:rsidRPr="00D03914" w:rsidRDefault="00946A62">
      <w:pPr>
        <w:pStyle w:val="BodyText"/>
        <w:ind w:firstLine="0"/>
        <w:jc w:val="both"/>
        <w:rPr>
          <w:color w:val="0070C0"/>
          <w:rPrChange w:id="544" w:author="Anna Rasburn" w:date="2019-01-28T23:42:00Z">
            <w:rPr>
              <w:color w:val="0070C0"/>
              <w:sz w:val="24"/>
            </w:rPr>
          </w:rPrChange>
        </w:rPr>
        <w:pPrChange w:id="545" w:author="Anna Rasburn" w:date="2019-01-28T23:41:00Z">
          <w:pPr>
            <w:pStyle w:val="BodyText"/>
            <w:spacing w:line="240" w:lineRule="auto"/>
            <w:ind w:firstLine="0"/>
          </w:pPr>
        </w:pPrChange>
      </w:pPr>
      <w:r w:rsidRPr="00D03914">
        <w:rPr>
          <w:color w:val="0070C0"/>
          <w:rPrChange w:id="546" w:author="Anna Rasburn" w:date="2019-01-28T23:42:00Z">
            <w:rPr>
              <w:color w:val="0070C0"/>
              <w:sz w:val="24"/>
            </w:rPr>
          </w:rPrChange>
        </w:rPr>
        <w:t xml:space="preserve">Genetic Algorithms(GA) are algorithms based on the biological notion of evolution and natural selection as </w:t>
      </w:r>
      <w:r w:rsidR="00194116" w:rsidRPr="00D03914">
        <w:rPr>
          <w:color w:val="0070C0"/>
          <w:rPrChange w:id="547" w:author="Anna Rasburn" w:date="2019-01-28T23:42:00Z">
            <w:rPr>
              <w:color w:val="0070C0"/>
              <w:sz w:val="24"/>
            </w:rPr>
          </w:rPrChange>
        </w:rPr>
        <w:t xml:space="preserve">conceived </w:t>
      </w:r>
      <w:r w:rsidRPr="00D03914">
        <w:rPr>
          <w:color w:val="0070C0"/>
          <w:rPrChange w:id="548" w:author="Anna Rasburn" w:date="2019-01-28T23:42:00Z">
            <w:rPr>
              <w:color w:val="0070C0"/>
              <w:sz w:val="24"/>
            </w:rPr>
          </w:rPrChange>
        </w:rPr>
        <w:t xml:space="preserve">by Charles Darwin. Genetic algorithms use the </w:t>
      </w:r>
      <w:r w:rsidR="00194116" w:rsidRPr="00D03914">
        <w:rPr>
          <w:color w:val="0070C0"/>
          <w:rPrChange w:id="549" w:author="Anna Rasburn" w:date="2019-01-28T23:42:00Z">
            <w:rPr>
              <w:color w:val="0070C0"/>
              <w:sz w:val="24"/>
            </w:rPr>
          </w:rPrChange>
        </w:rPr>
        <w:t xml:space="preserve">principle of </w:t>
      </w:r>
      <w:r w:rsidRPr="00D03914">
        <w:rPr>
          <w:color w:val="0070C0"/>
          <w:rPrChange w:id="550" w:author="Anna Rasburn" w:date="2019-01-28T23:42:00Z">
            <w:rPr>
              <w:color w:val="0070C0"/>
              <w:sz w:val="24"/>
            </w:rPr>
          </w:rPrChange>
        </w:rPr>
        <w:t>survival of the fittest and inheritance</w:t>
      </w:r>
      <w:r w:rsidR="00194116" w:rsidRPr="00D03914">
        <w:rPr>
          <w:color w:val="0070C0"/>
          <w:rPrChange w:id="551" w:author="Anna Rasburn" w:date="2019-01-28T23:42:00Z">
            <w:rPr>
              <w:color w:val="0070C0"/>
              <w:sz w:val="24"/>
            </w:rPr>
          </w:rPrChange>
        </w:rPr>
        <w:t xml:space="preserve">. The </w:t>
      </w:r>
      <w:r w:rsidRPr="00D03914">
        <w:rPr>
          <w:color w:val="0070C0"/>
          <w:rPrChange w:id="552" w:author="Anna Rasburn" w:date="2019-01-28T23:42:00Z">
            <w:rPr>
              <w:color w:val="0070C0"/>
              <w:sz w:val="24"/>
            </w:rPr>
          </w:rPrChange>
        </w:rPr>
        <w:t>fittest traits of the parent are passed onto the children</w:t>
      </w:r>
      <w:r w:rsidR="00D90AA4" w:rsidRPr="00D03914">
        <w:rPr>
          <w:color w:val="0070C0"/>
          <w:rPrChange w:id="553" w:author="Anna Rasburn" w:date="2019-01-28T23:42:00Z">
            <w:rPr>
              <w:color w:val="0070C0"/>
              <w:sz w:val="24"/>
            </w:rPr>
          </w:rPrChange>
        </w:rPr>
        <w:t xml:space="preserve"> who prevail</w:t>
      </w:r>
      <w:r w:rsidRPr="00D03914">
        <w:rPr>
          <w:color w:val="0070C0"/>
          <w:rPrChange w:id="554" w:author="Anna Rasburn" w:date="2019-01-28T23:42:00Z">
            <w:rPr>
              <w:color w:val="0070C0"/>
              <w:sz w:val="24"/>
            </w:rPr>
          </w:rPrChange>
        </w:rPr>
        <w:t>. Throughout the duration of the algorithm, many possible solutions to a problem are found</w:t>
      </w:r>
      <w:r w:rsidR="00D90AA4" w:rsidRPr="00D03914">
        <w:rPr>
          <w:color w:val="0070C0"/>
          <w:rPrChange w:id="555" w:author="Anna Rasburn" w:date="2019-01-28T23:42:00Z">
            <w:rPr>
              <w:color w:val="0070C0"/>
              <w:sz w:val="24"/>
            </w:rPr>
          </w:rPrChange>
        </w:rPr>
        <w:t>;</w:t>
      </w:r>
      <w:r w:rsidRPr="00D03914">
        <w:rPr>
          <w:color w:val="0070C0"/>
          <w:rPrChange w:id="556" w:author="Anna Rasburn" w:date="2019-01-28T23:42:00Z">
            <w:rPr>
              <w:color w:val="0070C0"/>
              <w:sz w:val="24"/>
            </w:rPr>
          </w:rPrChange>
        </w:rPr>
        <w:t xml:space="preserve"> these solutions are called ‘individuals'. Every iteration of the algorithm </w:t>
      </w:r>
      <w:r w:rsidR="00D90AA4" w:rsidRPr="00D03914">
        <w:rPr>
          <w:color w:val="0070C0"/>
          <w:rPrChange w:id="557" w:author="Anna Rasburn" w:date="2019-01-28T23:42:00Z">
            <w:rPr>
              <w:color w:val="0070C0"/>
              <w:sz w:val="24"/>
            </w:rPr>
          </w:rPrChange>
        </w:rPr>
        <w:t xml:space="preserve">selects </w:t>
      </w:r>
      <w:r w:rsidRPr="00D03914">
        <w:rPr>
          <w:color w:val="0070C0"/>
          <w:rPrChange w:id="558" w:author="Anna Rasburn" w:date="2019-01-28T23:42:00Z">
            <w:rPr>
              <w:color w:val="0070C0"/>
              <w:sz w:val="24"/>
            </w:rPr>
          </w:rPrChange>
        </w:rPr>
        <w:t xml:space="preserve">a solution with the fittest traits </w:t>
      </w:r>
      <w:r w:rsidR="00D90AA4" w:rsidRPr="00D03914">
        <w:rPr>
          <w:color w:val="0070C0"/>
          <w:rPrChange w:id="559" w:author="Anna Rasburn" w:date="2019-01-28T23:42:00Z">
            <w:rPr>
              <w:color w:val="0070C0"/>
              <w:sz w:val="24"/>
            </w:rPr>
          </w:rPrChange>
        </w:rPr>
        <w:t xml:space="preserve">from a collection of individuals. Subsequent iterations generate further </w:t>
      </w:r>
      <w:r w:rsidRPr="00D03914">
        <w:rPr>
          <w:color w:val="0070C0"/>
          <w:rPrChange w:id="560" w:author="Anna Rasburn" w:date="2019-01-28T23:42:00Z">
            <w:rPr>
              <w:color w:val="0070C0"/>
              <w:sz w:val="24"/>
            </w:rPr>
          </w:rPrChange>
        </w:rPr>
        <w:t xml:space="preserve">improved solutions </w:t>
      </w:r>
      <w:r w:rsidR="00D90AA4" w:rsidRPr="00D03914">
        <w:rPr>
          <w:color w:val="0070C0"/>
          <w:rPrChange w:id="561" w:author="Anna Rasburn" w:date="2019-01-28T23:42:00Z">
            <w:rPr>
              <w:color w:val="0070C0"/>
              <w:sz w:val="24"/>
            </w:rPr>
          </w:rPrChange>
        </w:rPr>
        <w:t xml:space="preserve">via </w:t>
      </w:r>
      <w:r w:rsidRPr="00D03914">
        <w:rPr>
          <w:color w:val="0070C0"/>
          <w:rPrChange w:id="562" w:author="Anna Rasburn" w:date="2019-01-28T23:42:00Z">
            <w:rPr>
              <w:color w:val="0070C0"/>
              <w:sz w:val="24"/>
            </w:rPr>
          </w:rPrChange>
        </w:rPr>
        <w:t xml:space="preserve">each </w:t>
      </w:r>
      <w:r w:rsidR="00D90AA4" w:rsidRPr="00D03914">
        <w:rPr>
          <w:color w:val="0070C0"/>
          <w:rPrChange w:id="563" w:author="Anna Rasburn" w:date="2019-01-28T23:42:00Z">
            <w:rPr>
              <w:color w:val="0070C0"/>
              <w:sz w:val="24"/>
            </w:rPr>
          </w:rPrChange>
        </w:rPr>
        <w:t>iteration. T</w:t>
      </w:r>
      <w:r w:rsidRPr="00D03914">
        <w:rPr>
          <w:color w:val="0070C0"/>
          <w:rPrChange w:id="564" w:author="Anna Rasburn" w:date="2019-01-28T23:42:00Z">
            <w:rPr>
              <w:color w:val="0070C0"/>
              <w:sz w:val="24"/>
            </w:rPr>
          </w:rPrChange>
        </w:rPr>
        <w:t xml:space="preserve">raits that </w:t>
      </w:r>
      <w:r w:rsidR="00D90AA4" w:rsidRPr="00D03914">
        <w:rPr>
          <w:color w:val="0070C0"/>
          <w:rPrChange w:id="565" w:author="Anna Rasburn" w:date="2019-01-28T23:42:00Z">
            <w:rPr>
              <w:color w:val="0070C0"/>
              <w:sz w:val="24"/>
            </w:rPr>
          </w:rPrChange>
        </w:rPr>
        <w:t xml:space="preserve">do not confer improved fitness </w:t>
      </w:r>
      <w:r w:rsidRPr="00D03914">
        <w:rPr>
          <w:color w:val="0070C0"/>
          <w:rPrChange w:id="566" w:author="Anna Rasburn" w:date="2019-01-28T23:42:00Z">
            <w:rPr>
              <w:color w:val="0070C0"/>
              <w:sz w:val="24"/>
            </w:rPr>
          </w:rPrChange>
        </w:rPr>
        <w:t>are disregarded and not passed on</w:t>
      </w:r>
      <w:r w:rsidR="00D90AA4" w:rsidRPr="00D03914">
        <w:rPr>
          <w:color w:val="0070C0"/>
          <w:rPrChange w:id="567" w:author="Anna Rasburn" w:date="2019-01-28T23:42:00Z">
            <w:rPr>
              <w:color w:val="0070C0"/>
              <w:sz w:val="24"/>
            </w:rPr>
          </w:rPrChange>
        </w:rPr>
        <w:t xml:space="preserve"> in the next iteration</w:t>
      </w:r>
      <w:r w:rsidRPr="00D03914">
        <w:rPr>
          <w:color w:val="0070C0"/>
          <w:rPrChange w:id="568" w:author="Anna Rasburn" w:date="2019-01-28T23:42:00Z">
            <w:rPr>
              <w:color w:val="0070C0"/>
              <w:sz w:val="24"/>
            </w:rPr>
          </w:rPrChange>
        </w:rPr>
        <w:t>.</w:t>
      </w:r>
    </w:p>
    <w:p w14:paraId="5F5E288B" w14:textId="64C9D7CA" w:rsidR="00B403A9" w:rsidRPr="00D03914" w:rsidRDefault="00946A62">
      <w:pPr>
        <w:pStyle w:val="BodyText"/>
        <w:ind w:firstLine="0"/>
        <w:jc w:val="both"/>
        <w:rPr>
          <w:color w:val="0070C0"/>
          <w:rPrChange w:id="569" w:author="Anna Rasburn" w:date="2019-01-28T23:42:00Z">
            <w:rPr>
              <w:color w:val="0070C0"/>
              <w:sz w:val="24"/>
            </w:rPr>
          </w:rPrChange>
        </w:rPr>
        <w:pPrChange w:id="570" w:author="Anna Rasburn" w:date="2019-01-28T23:41:00Z">
          <w:pPr>
            <w:pStyle w:val="BodyText"/>
            <w:spacing w:line="240" w:lineRule="auto"/>
            <w:ind w:firstLine="0"/>
          </w:pPr>
        </w:pPrChange>
      </w:pPr>
      <w:r w:rsidRPr="00D03914">
        <w:rPr>
          <w:color w:val="0070C0"/>
          <w:rPrChange w:id="571" w:author="Anna Rasburn" w:date="2019-01-28T23:42:00Z">
            <w:rPr>
              <w:color w:val="0070C0"/>
              <w:sz w:val="24"/>
            </w:rPr>
          </w:rPrChange>
        </w:rPr>
        <w:t xml:space="preserve">In standard Genetic Algorithms, there are five main steps that are </w:t>
      </w:r>
      <w:r w:rsidR="00F30306" w:rsidRPr="00D03914">
        <w:rPr>
          <w:color w:val="0070C0"/>
          <w:rPrChange w:id="572" w:author="Anna Rasburn" w:date="2019-01-28T23:42:00Z">
            <w:rPr>
              <w:color w:val="0070C0"/>
              <w:sz w:val="24"/>
            </w:rPr>
          </w:rPrChange>
        </w:rPr>
        <w:t xml:space="preserve">followed, this is </w:t>
      </w:r>
      <w:r w:rsidR="00D90AA4" w:rsidRPr="00D03914">
        <w:rPr>
          <w:color w:val="0070C0"/>
          <w:rPrChange w:id="573" w:author="Anna Rasburn" w:date="2019-01-28T23:42:00Z">
            <w:rPr>
              <w:color w:val="0070C0"/>
              <w:sz w:val="24"/>
            </w:rPr>
          </w:rPrChange>
        </w:rPr>
        <w:t>depicted</w:t>
      </w:r>
      <w:r w:rsidR="00F30306" w:rsidRPr="00D03914">
        <w:rPr>
          <w:color w:val="0070C0"/>
          <w:rPrChange w:id="574" w:author="Anna Rasburn" w:date="2019-01-28T23:42:00Z">
            <w:rPr>
              <w:color w:val="0070C0"/>
              <w:sz w:val="24"/>
            </w:rPr>
          </w:rPrChange>
        </w:rPr>
        <w:t xml:space="preserve"> in </w:t>
      </w:r>
      <w:r w:rsidR="00F30306" w:rsidRPr="00D03914">
        <w:rPr>
          <w:i/>
          <w:color w:val="0070C0"/>
          <w:rPrChange w:id="575" w:author="Anna Rasburn" w:date="2019-01-28T23:42:00Z">
            <w:rPr>
              <w:color w:val="0070C0"/>
              <w:sz w:val="24"/>
            </w:rPr>
          </w:rPrChange>
        </w:rPr>
        <w:t>F</w:t>
      </w:r>
      <w:ins w:id="576" w:author="Anna Rasburn [2]" w:date="2019-01-24T14:19:00Z">
        <w:r w:rsidR="001F5944" w:rsidRPr="00D03914">
          <w:rPr>
            <w:i/>
            <w:color w:val="0070C0"/>
            <w:rPrChange w:id="577" w:author="Anna Rasburn" w:date="2019-01-28T23:42:00Z">
              <w:rPr>
                <w:color w:val="0070C0"/>
                <w:sz w:val="24"/>
              </w:rPr>
            </w:rPrChange>
          </w:rPr>
          <w:t>igure</w:t>
        </w:r>
      </w:ins>
      <w:del w:id="578" w:author="Anna Rasburn [2]" w:date="2019-01-24T14:19:00Z">
        <w:r w:rsidR="00F30306" w:rsidRPr="00D03914" w:rsidDel="001F5944">
          <w:rPr>
            <w:i/>
            <w:color w:val="0070C0"/>
            <w:rPrChange w:id="579" w:author="Anna Rasburn" w:date="2019-01-28T23:42:00Z">
              <w:rPr>
                <w:color w:val="0070C0"/>
                <w:sz w:val="24"/>
              </w:rPr>
            </w:rPrChange>
          </w:rPr>
          <w:delText>IGURE</w:delText>
        </w:r>
      </w:del>
      <w:r w:rsidR="00F30306" w:rsidRPr="00D03914">
        <w:rPr>
          <w:i/>
          <w:color w:val="0070C0"/>
          <w:rPrChange w:id="580" w:author="Anna Rasburn" w:date="2019-01-28T23:42:00Z">
            <w:rPr>
              <w:color w:val="0070C0"/>
              <w:sz w:val="24"/>
            </w:rPr>
          </w:rPrChange>
        </w:rPr>
        <w:t xml:space="preserve"> </w:t>
      </w:r>
      <w:ins w:id="581" w:author="Anna Rasburn" w:date="2019-01-12T11:52:00Z">
        <w:r w:rsidR="00A728E0" w:rsidRPr="00D03914">
          <w:rPr>
            <w:i/>
            <w:color w:val="0070C0"/>
            <w:rPrChange w:id="582" w:author="Anna Rasburn" w:date="2019-01-28T23:42:00Z">
              <w:rPr>
                <w:color w:val="0070C0"/>
                <w:sz w:val="24"/>
              </w:rPr>
            </w:rPrChange>
          </w:rPr>
          <w:t>1</w:t>
        </w:r>
      </w:ins>
      <w:r w:rsidR="00F30306" w:rsidRPr="00D03914">
        <w:rPr>
          <w:color w:val="0070C0"/>
          <w:rPrChange w:id="583" w:author="Anna Rasburn" w:date="2019-01-28T23:42:00Z">
            <w:rPr>
              <w:color w:val="0070C0"/>
              <w:sz w:val="24"/>
            </w:rPr>
          </w:rPrChange>
        </w:rPr>
        <w:t>. The steps are</w:t>
      </w:r>
      <w:r w:rsidR="00D90AA4" w:rsidRPr="00D03914">
        <w:rPr>
          <w:color w:val="0070C0"/>
          <w:rPrChange w:id="584" w:author="Anna Rasburn" w:date="2019-01-28T23:42:00Z">
            <w:rPr>
              <w:color w:val="0070C0"/>
              <w:sz w:val="24"/>
            </w:rPr>
          </w:rPrChange>
        </w:rPr>
        <w:t>:</w:t>
      </w:r>
      <w:r w:rsidR="00F30306" w:rsidRPr="00D03914">
        <w:rPr>
          <w:color w:val="0070C0"/>
          <w:rPrChange w:id="585" w:author="Anna Rasburn" w:date="2019-01-28T23:42:00Z">
            <w:rPr>
              <w:color w:val="0070C0"/>
              <w:sz w:val="24"/>
            </w:rPr>
          </w:rPrChange>
        </w:rPr>
        <w:t xml:space="preserve"> initialising population, fitness, selection, crossover and mutation. </w:t>
      </w:r>
    </w:p>
    <w:p w14:paraId="3A4642C6" w14:textId="77777777" w:rsidR="000B4183" w:rsidRDefault="00946A62" w:rsidP="000B4183">
      <w:pPr>
        <w:pStyle w:val="BodyText"/>
        <w:keepNext/>
        <w:ind w:firstLine="0"/>
        <w:jc w:val="center"/>
      </w:pPr>
      <w:r>
        <w:rPr>
          <w:noProof/>
          <w:color w:val="0070C0"/>
        </w:rPr>
        <w:lastRenderedPageBreak/>
        <w:drawing>
          <wp:inline distT="0" distB="0" distL="0" distR="0" wp14:anchorId="156302E7" wp14:editId="1273154A">
            <wp:extent cx="2705100" cy="28802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7750" name="GeneticAlgorithmDissertation.png"/>
                    <pic:cNvPicPr/>
                  </pic:nvPicPr>
                  <pic:blipFill>
                    <a:blip r:embed="rId11">
                      <a:extLst>
                        <a:ext uri="{28A0092B-C50C-407E-A947-70E740481C1C}">
                          <a14:useLocalDpi xmlns:a14="http://schemas.microsoft.com/office/drawing/2010/main" val="0"/>
                        </a:ext>
                      </a:extLst>
                    </a:blip>
                    <a:stretch>
                      <a:fillRect/>
                    </a:stretch>
                  </pic:blipFill>
                  <pic:spPr>
                    <a:xfrm>
                      <a:off x="0" y="0"/>
                      <a:ext cx="2714580" cy="2890344"/>
                    </a:xfrm>
                    <a:prstGeom prst="rect">
                      <a:avLst/>
                    </a:prstGeom>
                  </pic:spPr>
                </pic:pic>
              </a:graphicData>
            </a:graphic>
          </wp:inline>
        </w:drawing>
      </w:r>
    </w:p>
    <w:p w14:paraId="347C7D72" w14:textId="77777777" w:rsidR="000C333D" w:rsidRPr="008B36CA" w:rsidRDefault="00946A62" w:rsidP="000B4183">
      <w:pPr>
        <w:pStyle w:val="Caption"/>
        <w:jc w:val="center"/>
        <w:rPr>
          <w:color w:val="000000" w:themeColor="text1"/>
        </w:rPr>
      </w:pPr>
      <w:bookmarkStart w:id="586" w:name="_Toc535058232"/>
      <w:r w:rsidRPr="00820B55">
        <w:rPr>
          <w:b/>
          <w:color w:val="000000" w:themeColor="text1"/>
        </w:rPr>
        <w:t xml:space="preserve">Figure </w:t>
      </w:r>
      <w:r w:rsidRPr="00820B55">
        <w:rPr>
          <w:b/>
          <w:color w:val="000000" w:themeColor="text1"/>
        </w:rPr>
        <w:fldChar w:fldCharType="begin"/>
      </w:r>
      <w:r w:rsidRPr="00820B55">
        <w:rPr>
          <w:b/>
          <w:color w:val="000000" w:themeColor="text1"/>
        </w:rPr>
        <w:instrText xml:space="preserve"> SEQ Figure \* ARABIC </w:instrText>
      </w:r>
      <w:r w:rsidRPr="00820B55">
        <w:rPr>
          <w:b/>
          <w:color w:val="000000" w:themeColor="text1"/>
        </w:rPr>
        <w:fldChar w:fldCharType="separate"/>
      </w:r>
      <w:r w:rsidR="00C476A9" w:rsidRPr="00820B55">
        <w:rPr>
          <w:b/>
          <w:noProof/>
          <w:color w:val="000000" w:themeColor="text1"/>
        </w:rPr>
        <w:t>1</w:t>
      </w:r>
      <w:r w:rsidRPr="00820B55">
        <w:rPr>
          <w:b/>
          <w:color w:val="000000" w:themeColor="text1"/>
        </w:rPr>
        <w:fldChar w:fldCharType="end"/>
      </w:r>
      <w:r w:rsidRPr="008B36CA">
        <w:rPr>
          <w:color w:val="000000" w:themeColor="text1"/>
        </w:rPr>
        <w:t xml:space="preserve"> Flow Diagram of a Genetic Algorithm</w:t>
      </w:r>
      <w:bookmarkEnd w:id="586"/>
    </w:p>
    <w:p w14:paraId="26E55E40" w14:textId="60F4F180" w:rsidR="00C35F4C" w:rsidRPr="00D03914" w:rsidRDefault="00946A62">
      <w:pPr>
        <w:pStyle w:val="BodyText"/>
        <w:ind w:firstLine="0"/>
        <w:jc w:val="both"/>
        <w:rPr>
          <w:color w:val="0070C0"/>
          <w:rPrChange w:id="587" w:author="Anna Rasburn" w:date="2019-01-28T23:42:00Z">
            <w:rPr>
              <w:color w:val="0070C0"/>
              <w:sz w:val="24"/>
            </w:rPr>
          </w:rPrChange>
        </w:rPr>
        <w:pPrChange w:id="588" w:author="Anna Rasburn" w:date="2019-01-28T23:42:00Z">
          <w:pPr>
            <w:pStyle w:val="BodyText"/>
            <w:spacing w:line="240" w:lineRule="auto"/>
            <w:ind w:firstLine="0"/>
            <w:jc w:val="both"/>
          </w:pPr>
        </w:pPrChange>
      </w:pPr>
      <w:r w:rsidRPr="00D03914">
        <w:rPr>
          <w:color w:val="0070C0"/>
          <w:rPrChange w:id="589" w:author="Anna Rasburn" w:date="2019-01-28T23:42:00Z">
            <w:rPr>
              <w:color w:val="0070C0"/>
              <w:sz w:val="24"/>
            </w:rPr>
          </w:rPrChange>
        </w:rPr>
        <w:t>An “Individual” or “chromosome” is a possible solution to the problem. In a classic GA, a chromosome i</w:t>
      </w:r>
      <w:r w:rsidR="008510CA" w:rsidRPr="00D03914">
        <w:rPr>
          <w:color w:val="0070C0"/>
          <w:rPrChange w:id="590" w:author="Anna Rasburn" w:date="2019-01-28T23:42:00Z">
            <w:rPr>
              <w:color w:val="0070C0"/>
              <w:sz w:val="24"/>
            </w:rPr>
          </w:rPrChange>
        </w:rPr>
        <w:t>s</w:t>
      </w:r>
      <w:r w:rsidRPr="00D03914">
        <w:rPr>
          <w:color w:val="0070C0"/>
          <w:rPrChange w:id="591" w:author="Anna Rasburn" w:date="2019-01-28T23:42:00Z">
            <w:rPr>
              <w:color w:val="0070C0"/>
              <w:sz w:val="24"/>
            </w:rPr>
          </w:rPrChange>
        </w:rPr>
        <w:t xml:space="preserve"> a string of bits and each individual bit is a gene. The selection stage ‘selects’ individuals with high fitness that will progress to the next population. In the mutation stage, individual genes of the highly fit parent chromosome are flipped from one to zero or vice vers</w:t>
      </w:r>
      <w:r w:rsidR="008510CA" w:rsidRPr="00D03914">
        <w:rPr>
          <w:color w:val="0070C0"/>
          <w:rPrChange w:id="592" w:author="Anna Rasburn" w:date="2019-01-28T23:42:00Z">
            <w:rPr>
              <w:color w:val="0070C0"/>
              <w:sz w:val="24"/>
            </w:rPr>
          </w:rPrChange>
        </w:rPr>
        <w:t>a</w:t>
      </w:r>
      <w:r w:rsidRPr="00D03914">
        <w:rPr>
          <w:color w:val="0070C0"/>
          <w:rPrChange w:id="593" w:author="Anna Rasburn" w:date="2019-01-28T23:42:00Z">
            <w:rPr>
              <w:color w:val="0070C0"/>
              <w:sz w:val="24"/>
            </w:rPr>
          </w:rPrChange>
        </w:rPr>
        <w:t xml:space="preserve"> </w:t>
      </w:r>
      <w:del w:id="594" w:author="Anna Rasburn [2]" w:date="2019-01-24T14:20:00Z">
        <w:r w:rsidRPr="00D03914" w:rsidDel="001F5944">
          <w:rPr>
            <w:color w:val="0070C0"/>
            <w:rPrChange w:id="595" w:author="Anna Rasburn" w:date="2019-01-28T23:42:00Z">
              <w:rPr>
                <w:color w:val="0070C0"/>
                <w:sz w:val="24"/>
              </w:rPr>
            </w:rPrChange>
          </w:rPr>
          <w:delText>in order to</w:delText>
        </w:r>
      </w:del>
      <w:ins w:id="596" w:author="Anna Rasburn [2]" w:date="2019-01-24T14:20:00Z">
        <w:r w:rsidR="001F5944" w:rsidRPr="00D03914">
          <w:rPr>
            <w:color w:val="0070C0"/>
            <w:rPrChange w:id="597" w:author="Anna Rasburn" w:date="2019-01-28T23:42:00Z">
              <w:rPr>
                <w:color w:val="0070C0"/>
                <w:sz w:val="24"/>
              </w:rPr>
            </w:rPrChange>
          </w:rPr>
          <w:t>to</w:t>
        </w:r>
      </w:ins>
      <w:r w:rsidRPr="00D03914">
        <w:rPr>
          <w:color w:val="0070C0"/>
          <w:rPrChange w:id="598" w:author="Anna Rasburn" w:date="2019-01-28T23:42:00Z">
            <w:rPr>
              <w:color w:val="0070C0"/>
              <w:sz w:val="24"/>
            </w:rPr>
          </w:rPrChange>
        </w:rPr>
        <w:t xml:space="preserve"> create a new mutated chromosome to pass onto further populations. The crossover stage requires taking genes from the two parents and combin</w:t>
      </w:r>
      <w:r w:rsidR="008510CA" w:rsidRPr="00D03914">
        <w:rPr>
          <w:color w:val="0070C0"/>
          <w:rPrChange w:id="599" w:author="Anna Rasburn" w:date="2019-01-28T23:42:00Z">
            <w:rPr>
              <w:color w:val="0070C0"/>
              <w:sz w:val="24"/>
            </w:rPr>
          </w:rPrChange>
        </w:rPr>
        <w:t>ing</w:t>
      </w:r>
      <w:r w:rsidRPr="00D03914">
        <w:rPr>
          <w:color w:val="0070C0"/>
          <w:rPrChange w:id="600" w:author="Anna Rasburn" w:date="2019-01-28T23:42:00Z">
            <w:rPr>
              <w:color w:val="0070C0"/>
              <w:sz w:val="24"/>
            </w:rPr>
          </w:rPrChange>
        </w:rPr>
        <w:t xml:space="preserve"> them to make a new individual who </w:t>
      </w:r>
      <w:r w:rsidR="008510CA" w:rsidRPr="00D03914">
        <w:rPr>
          <w:color w:val="0070C0"/>
          <w:rPrChange w:id="601" w:author="Anna Rasburn" w:date="2019-01-28T23:42:00Z">
            <w:rPr>
              <w:color w:val="0070C0"/>
              <w:sz w:val="24"/>
            </w:rPr>
          </w:rPrChange>
        </w:rPr>
        <w:t xml:space="preserve">may </w:t>
      </w:r>
      <w:r w:rsidRPr="00D03914">
        <w:rPr>
          <w:color w:val="0070C0"/>
          <w:rPrChange w:id="602" w:author="Anna Rasburn" w:date="2019-01-28T23:42:00Z">
            <w:rPr>
              <w:color w:val="0070C0"/>
              <w:sz w:val="24"/>
            </w:rPr>
          </w:rPrChange>
        </w:rPr>
        <w:t xml:space="preserve">be a more optimised solution to the problem than their parents. </w:t>
      </w:r>
    </w:p>
    <w:p w14:paraId="485D7CF0" w14:textId="77777777" w:rsidR="008B36CA" w:rsidRPr="00D03914" w:rsidRDefault="008B36CA">
      <w:pPr>
        <w:pStyle w:val="BodyText"/>
        <w:ind w:firstLine="0"/>
        <w:jc w:val="both"/>
        <w:rPr>
          <w:color w:val="0070C0"/>
          <w:rPrChange w:id="603" w:author="Anna Rasburn" w:date="2019-01-28T23:42:00Z">
            <w:rPr>
              <w:color w:val="0070C0"/>
              <w:sz w:val="24"/>
            </w:rPr>
          </w:rPrChange>
        </w:rPr>
        <w:pPrChange w:id="604" w:author="Anna Rasburn" w:date="2019-01-28T23:42:00Z">
          <w:pPr>
            <w:pStyle w:val="BodyText"/>
            <w:spacing w:line="240" w:lineRule="auto"/>
            <w:ind w:firstLine="0"/>
            <w:jc w:val="both"/>
          </w:pPr>
        </w:pPrChange>
      </w:pPr>
    </w:p>
    <w:p w14:paraId="458EEC29" w14:textId="13410ACC" w:rsidR="00C35F4C" w:rsidRPr="00D03914" w:rsidRDefault="00946A62">
      <w:pPr>
        <w:pStyle w:val="BodyText"/>
        <w:ind w:firstLine="0"/>
        <w:jc w:val="both"/>
        <w:rPr>
          <w:color w:val="0070C0"/>
          <w:rPrChange w:id="605" w:author="Anna Rasburn" w:date="2019-01-28T23:42:00Z">
            <w:rPr>
              <w:color w:val="0070C0"/>
              <w:sz w:val="24"/>
            </w:rPr>
          </w:rPrChange>
        </w:rPr>
        <w:pPrChange w:id="606" w:author="Anna Rasburn" w:date="2019-01-28T23:42:00Z">
          <w:pPr>
            <w:pStyle w:val="BodyText"/>
            <w:spacing w:line="240" w:lineRule="auto"/>
            <w:ind w:firstLine="0"/>
            <w:jc w:val="both"/>
          </w:pPr>
        </w:pPrChange>
      </w:pPr>
      <w:r w:rsidRPr="00D03914">
        <w:rPr>
          <w:color w:val="0070C0"/>
          <w:rPrChange w:id="607" w:author="Anna Rasburn" w:date="2019-01-28T23:42:00Z">
            <w:rPr>
              <w:color w:val="0070C0"/>
              <w:sz w:val="24"/>
            </w:rPr>
          </w:rPrChange>
        </w:rPr>
        <w:t>A “Population” is a set of individuals. The initialise population sta</w:t>
      </w:r>
      <w:r w:rsidR="008510CA" w:rsidRPr="00D03914">
        <w:rPr>
          <w:color w:val="0070C0"/>
          <w:rPrChange w:id="608" w:author="Anna Rasburn" w:date="2019-01-28T23:42:00Z">
            <w:rPr>
              <w:color w:val="0070C0"/>
              <w:sz w:val="24"/>
            </w:rPr>
          </w:rPrChange>
        </w:rPr>
        <w:t>g</w:t>
      </w:r>
      <w:r w:rsidRPr="00D03914">
        <w:rPr>
          <w:color w:val="0070C0"/>
          <w:rPrChange w:id="609" w:author="Anna Rasburn" w:date="2019-01-28T23:42:00Z">
            <w:rPr>
              <w:color w:val="0070C0"/>
              <w:sz w:val="24"/>
            </w:rPr>
          </w:rPrChange>
        </w:rPr>
        <w:t>e i</w:t>
      </w:r>
      <w:r w:rsidR="008510CA" w:rsidRPr="00D03914">
        <w:rPr>
          <w:color w:val="0070C0"/>
          <w:rPrChange w:id="610" w:author="Anna Rasburn" w:date="2019-01-28T23:42:00Z">
            <w:rPr>
              <w:color w:val="0070C0"/>
              <w:sz w:val="24"/>
            </w:rPr>
          </w:rPrChange>
        </w:rPr>
        <w:t xml:space="preserve">nvolves </w:t>
      </w:r>
      <w:r w:rsidRPr="00D03914">
        <w:rPr>
          <w:color w:val="0070C0"/>
          <w:rPrChange w:id="611" w:author="Anna Rasburn" w:date="2019-01-28T23:42:00Z">
            <w:rPr>
              <w:color w:val="0070C0"/>
              <w:sz w:val="24"/>
            </w:rPr>
          </w:rPrChange>
        </w:rPr>
        <w:t>gathering a collection of individuals together to form a population. As individuals increase their fitness</w:t>
      </w:r>
      <w:ins w:id="612" w:author="Anna Rasburn" w:date="2019-01-03T16:39:00Z">
        <w:r w:rsidR="008510CA" w:rsidRPr="00D03914">
          <w:rPr>
            <w:color w:val="0070C0"/>
            <w:rPrChange w:id="613" w:author="Anna Rasburn" w:date="2019-01-28T23:42:00Z">
              <w:rPr>
                <w:color w:val="0070C0"/>
                <w:sz w:val="24"/>
              </w:rPr>
            </w:rPrChange>
          </w:rPr>
          <w:t xml:space="preserve"> </w:t>
        </w:r>
      </w:ins>
      <w:ins w:id="614" w:author="Anna Rasburn" w:date="2019-01-12T11:53:00Z">
        <w:r w:rsidR="00A728E0" w:rsidRPr="00D03914">
          <w:rPr>
            <w:color w:val="0070C0"/>
            <w:rPrChange w:id="615" w:author="Anna Rasburn" w:date="2019-01-28T23:42:00Z">
              <w:rPr>
                <w:color w:val="0070C0"/>
                <w:sz w:val="24"/>
              </w:rPr>
            </w:rPrChange>
          </w:rPr>
          <w:t>throughout the lifetime of the GA</w:t>
        </w:r>
      </w:ins>
      <w:r w:rsidRPr="00D03914">
        <w:rPr>
          <w:color w:val="0070C0"/>
          <w:rPrChange w:id="616" w:author="Anna Rasburn" w:date="2019-01-28T23:42:00Z">
            <w:rPr>
              <w:color w:val="0070C0"/>
              <w:sz w:val="24"/>
            </w:rPr>
          </w:rPrChange>
        </w:rPr>
        <w:t>, the overall population has a higher fitness</w:t>
      </w:r>
      <w:r w:rsidR="008510CA" w:rsidRPr="00D03914">
        <w:rPr>
          <w:color w:val="0070C0"/>
          <w:rPrChange w:id="617" w:author="Anna Rasburn" w:date="2019-01-28T23:42:00Z">
            <w:rPr>
              <w:color w:val="0070C0"/>
              <w:sz w:val="24"/>
            </w:rPr>
          </w:rPrChange>
        </w:rPr>
        <w:t>. It</w:t>
      </w:r>
      <w:r w:rsidRPr="00D03914">
        <w:rPr>
          <w:color w:val="0070C0"/>
          <w:rPrChange w:id="618" w:author="Anna Rasburn" w:date="2019-01-28T23:42:00Z">
            <w:rPr>
              <w:color w:val="0070C0"/>
              <w:sz w:val="24"/>
            </w:rPr>
          </w:rPrChange>
        </w:rPr>
        <w:t xml:space="preserve"> therefore has a higher possibility of finding a solution to the problem. </w:t>
      </w:r>
    </w:p>
    <w:p w14:paraId="1706CD18" w14:textId="77777777" w:rsidR="008B36CA" w:rsidRPr="00D03914" w:rsidRDefault="008B36CA">
      <w:pPr>
        <w:pStyle w:val="BodyText"/>
        <w:ind w:firstLine="0"/>
        <w:jc w:val="both"/>
        <w:rPr>
          <w:color w:val="0070C0"/>
          <w:rPrChange w:id="619" w:author="Anna Rasburn" w:date="2019-01-28T23:42:00Z">
            <w:rPr>
              <w:color w:val="0070C0"/>
              <w:sz w:val="24"/>
            </w:rPr>
          </w:rPrChange>
        </w:rPr>
        <w:pPrChange w:id="620" w:author="Anna Rasburn" w:date="2019-01-28T23:42:00Z">
          <w:pPr>
            <w:pStyle w:val="BodyText"/>
            <w:spacing w:line="240" w:lineRule="auto"/>
            <w:ind w:firstLine="0"/>
            <w:jc w:val="both"/>
          </w:pPr>
        </w:pPrChange>
      </w:pPr>
    </w:p>
    <w:p w14:paraId="7AF6D048" w14:textId="6C898B25" w:rsidR="00393083" w:rsidRPr="00D03914" w:rsidRDefault="00946A62">
      <w:pPr>
        <w:pStyle w:val="BodyText"/>
        <w:ind w:firstLine="0"/>
        <w:jc w:val="both"/>
        <w:rPr>
          <w:color w:val="0070C0"/>
          <w:rPrChange w:id="621" w:author="Anna Rasburn" w:date="2019-01-28T23:42:00Z">
            <w:rPr>
              <w:color w:val="0070C0"/>
              <w:sz w:val="24"/>
            </w:rPr>
          </w:rPrChange>
        </w:rPr>
        <w:pPrChange w:id="622" w:author="Anna Rasburn" w:date="2019-01-28T23:42:00Z">
          <w:pPr>
            <w:pStyle w:val="BodyText"/>
            <w:spacing w:line="240" w:lineRule="auto"/>
            <w:ind w:firstLine="0"/>
            <w:jc w:val="both"/>
          </w:pPr>
        </w:pPrChange>
      </w:pPr>
      <w:r w:rsidRPr="00D03914">
        <w:rPr>
          <w:color w:val="0070C0"/>
          <w:rPrChange w:id="623" w:author="Anna Rasburn" w:date="2019-01-28T23:42:00Z">
            <w:rPr>
              <w:color w:val="0070C0"/>
              <w:sz w:val="24"/>
            </w:rPr>
          </w:rPrChange>
        </w:rPr>
        <w:t xml:space="preserve">In other problems such as Genetic improvement problems, the individuals can be lists of changes in source code or new versions of the source code. In the GI tool Gin </w:t>
      </w:r>
      <w:customXmlInsRangeStart w:id="624" w:author="Anna Rasburn [2]" w:date="2019-01-24T14:20:00Z"/>
      <w:sdt>
        <w:sdtPr>
          <w:rPr>
            <w:color w:val="0070C0"/>
          </w:rPr>
          <w:id w:val="-1841532554"/>
          <w:citation/>
        </w:sdtPr>
        <w:sdtContent>
          <w:customXmlInsRangeEnd w:id="624"/>
          <w:ins w:id="625" w:author="Anna Rasburn [2]" w:date="2019-01-24T14:20:00Z">
            <w:r w:rsidR="001F5944" w:rsidRPr="00D03914">
              <w:rPr>
                <w:color w:val="0070C0"/>
                <w:rPrChange w:id="626" w:author="Anna Rasburn" w:date="2019-01-28T23:42:00Z">
                  <w:rPr>
                    <w:color w:val="0070C0"/>
                    <w:sz w:val="24"/>
                  </w:rPr>
                </w:rPrChange>
              </w:rPr>
              <w:fldChar w:fldCharType="begin"/>
            </w:r>
            <w:r w:rsidR="001F5944" w:rsidRPr="00D03914">
              <w:rPr>
                <w:color w:val="0070C0"/>
                <w:rPrChange w:id="627" w:author="Anna Rasburn" w:date="2019-01-28T23:42:00Z">
                  <w:rPr>
                    <w:color w:val="0070C0"/>
                    <w:sz w:val="24"/>
                  </w:rPr>
                </w:rPrChange>
              </w:rPr>
              <w:instrText xml:space="preserve"> CITATION Whi18 \l 2057 </w:instrText>
            </w:r>
          </w:ins>
          <w:r w:rsidR="001F5944" w:rsidRPr="00D03914">
            <w:rPr>
              <w:color w:val="0070C0"/>
              <w:rPrChange w:id="628" w:author="Anna Rasburn" w:date="2019-01-28T23:42:00Z">
                <w:rPr>
                  <w:color w:val="0070C0"/>
                  <w:sz w:val="24"/>
                </w:rPr>
              </w:rPrChange>
            </w:rPr>
            <w:fldChar w:fldCharType="separate"/>
          </w:r>
          <w:r w:rsidR="00CD617E" w:rsidRPr="00D03914">
            <w:rPr>
              <w:noProof/>
              <w:color w:val="0070C0"/>
              <w:rPrChange w:id="629" w:author="Anna Rasburn" w:date="2019-01-28T23:42:00Z">
                <w:rPr>
                  <w:noProof/>
                  <w:color w:val="0070C0"/>
                  <w:sz w:val="24"/>
                </w:rPr>
              </w:rPrChange>
            </w:rPr>
            <w:t>[4]</w:t>
          </w:r>
          <w:ins w:id="630" w:author="Anna Rasburn [2]" w:date="2019-01-24T14:20:00Z">
            <w:r w:rsidR="001F5944" w:rsidRPr="00D03914">
              <w:rPr>
                <w:color w:val="0070C0"/>
                <w:rPrChange w:id="631" w:author="Anna Rasburn" w:date="2019-01-28T23:42:00Z">
                  <w:rPr>
                    <w:color w:val="0070C0"/>
                    <w:sz w:val="24"/>
                  </w:rPr>
                </w:rPrChange>
              </w:rPr>
              <w:fldChar w:fldCharType="end"/>
            </w:r>
          </w:ins>
          <w:customXmlInsRangeStart w:id="632" w:author="Anna Rasburn [2]" w:date="2019-01-24T14:20:00Z"/>
        </w:sdtContent>
      </w:sdt>
      <w:customXmlInsRangeEnd w:id="632"/>
      <w:customXmlInsRangeStart w:id="633" w:author="Anna Rasburn [2]" w:date="2019-01-24T14:20:00Z"/>
      <w:sdt>
        <w:sdtPr>
          <w:rPr>
            <w:color w:val="0070C0"/>
          </w:rPr>
          <w:id w:val="1166057407"/>
          <w:citation/>
        </w:sdtPr>
        <w:sdtContent>
          <w:customXmlInsRangeEnd w:id="633"/>
          <w:ins w:id="634" w:author="Anna Rasburn [2]" w:date="2019-01-24T14:20:00Z">
            <w:r w:rsidR="001F5944" w:rsidRPr="00D03914">
              <w:rPr>
                <w:color w:val="0070C0"/>
                <w:rPrChange w:id="635" w:author="Anna Rasburn" w:date="2019-01-28T23:42:00Z">
                  <w:rPr>
                    <w:color w:val="0070C0"/>
                    <w:sz w:val="24"/>
                  </w:rPr>
                </w:rPrChange>
              </w:rPr>
              <w:fldChar w:fldCharType="begin"/>
            </w:r>
            <w:r w:rsidR="001F5944" w:rsidRPr="00D03914">
              <w:rPr>
                <w:color w:val="0070C0"/>
                <w:rPrChange w:id="636" w:author="Anna Rasburn" w:date="2019-01-28T23:42:00Z">
                  <w:rPr>
                    <w:color w:val="0070C0"/>
                    <w:sz w:val="24"/>
                  </w:rPr>
                </w:rPrChange>
              </w:rPr>
              <w:instrText xml:space="preserve"> CITATION DWh17 \l 2057 </w:instrText>
            </w:r>
          </w:ins>
          <w:r w:rsidR="001F5944" w:rsidRPr="00D03914">
            <w:rPr>
              <w:color w:val="0070C0"/>
              <w:rPrChange w:id="637" w:author="Anna Rasburn" w:date="2019-01-28T23:42:00Z">
                <w:rPr>
                  <w:color w:val="0070C0"/>
                  <w:sz w:val="24"/>
                </w:rPr>
              </w:rPrChange>
            </w:rPr>
            <w:fldChar w:fldCharType="separate"/>
          </w:r>
          <w:r w:rsidR="00CD617E" w:rsidRPr="00D03914">
            <w:rPr>
              <w:noProof/>
              <w:color w:val="0070C0"/>
              <w:rPrChange w:id="638" w:author="Anna Rasburn" w:date="2019-01-28T23:42:00Z">
                <w:rPr>
                  <w:noProof/>
                  <w:color w:val="0070C0"/>
                  <w:sz w:val="24"/>
                </w:rPr>
              </w:rPrChange>
            </w:rPr>
            <w:t xml:space="preserve"> [2]</w:t>
          </w:r>
          <w:ins w:id="639" w:author="Anna Rasburn [2]" w:date="2019-01-24T14:20:00Z">
            <w:r w:rsidR="001F5944" w:rsidRPr="00D03914">
              <w:rPr>
                <w:color w:val="0070C0"/>
                <w:rPrChange w:id="640" w:author="Anna Rasburn" w:date="2019-01-28T23:42:00Z">
                  <w:rPr>
                    <w:color w:val="0070C0"/>
                    <w:sz w:val="24"/>
                  </w:rPr>
                </w:rPrChange>
              </w:rPr>
              <w:fldChar w:fldCharType="end"/>
            </w:r>
          </w:ins>
          <w:customXmlInsRangeStart w:id="641" w:author="Anna Rasburn [2]" w:date="2019-01-24T14:20:00Z"/>
        </w:sdtContent>
      </w:sdt>
      <w:customXmlInsRangeEnd w:id="641"/>
      <w:del w:id="642" w:author="Anna Rasburn [2]" w:date="2019-01-24T14:20:00Z">
        <w:r w:rsidRPr="00D03914" w:rsidDel="001F5944">
          <w:rPr>
            <w:color w:val="0070C0"/>
            <w:rPrChange w:id="643" w:author="Anna Rasburn" w:date="2019-01-28T23:42:00Z">
              <w:rPr>
                <w:color w:val="0070C0"/>
                <w:sz w:val="24"/>
              </w:rPr>
            </w:rPrChange>
          </w:rPr>
          <w:delText>[REFERENCE]</w:delText>
        </w:r>
      </w:del>
      <w:r w:rsidRPr="00D03914">
        <w:rPr>
          <w:color w:val="0070C0"/>
          <w:rPrChange w:id="644" w:author="Anna Rasburn" w:date="2019-01-28T23:42:00Z">
            <w:rPr>
              <w:color w:val="0070C0"/>
              <w:sz w:val="24"/>
            </w:rPr>
          </w:rPrChange>
        </w:rPr>
        <w:t xml:space="preserve">, an individual is a list of "Edits". Each "Edit" is a single change to the source code such as moving a line from one place to another. The mutation stage adds or removes edits to source code and in the crossover stage, a combination of edits </w:t>
      </w:r>
      <w:del w:id="645" w:author="Anna Rasburn [2]" w:date="2019-01-24T14:20:00Z">
        <w:r w:rsidRPr="00D03914" w:rsidDel="001F5944">
          <w:rPr>
            <w:color w:val="0070C0"/>
            <w:rPrChange w:id="646" w:author="Anna Rasburn" w:date="2019-01-28T23:42:00Z">
              <w:rPr>
                <w:color w:val="0070C0"/>
                <w:sz w:val="24"/>
              </w:rPr>
            </w:rPrChange>
          </w:rPr>
          <w:delText>are</w:delText>
        </w:r>
      </w:del>
      <w:ins w:id="647" w:author="Anna Rasburn [2]" w:date="2019-01-24T14:20:00Z">
        <w:r w:rsidR="001F5944" w:rsidRPr="00D03914">
          <w:rPr>
            <w:color w:val="0070C0"/>
            <w:rPrChange w:id="648" w:author="Anna Rasburn" w:date="2019-01-28T23:42:00Z">
              <w:rPr>
                <w:color w:val="0070C0"/>
                <w:sz w:val="24"/>
              </w:rPr>
            </w:rPrChange>
          </w:rPr>
          <w:t>is</w:t>
        </w:r>
      </w:ins>
      <w:r w:rsidRPr="00D03914">
        <w:rPr>
          <w:color w:val="0070C0"/>
          <w:rPrChange w:id="649" w:author="Anna Rasburn" w:date="2019-01-28T23:42:00Z">
            <w:rPr>
              <w:color w:val="0070C0"/>
              <w:sz w:val="24"/>
            </w:rPr>
          </w:rPrChange>
        </w:rPr>
        <w:t xml:space="preserve"> combined together into a new version of the source code. An edit is similar to a gene but not a direct parallel because an edit is what has changed in the code. A "Patch" is similar to a chromosome but not</w:t>
      </w:r>
      <w:r w:rsidR="008510CA" w:rsidRPr="00D03914">
        <w:rPr>
          <w:color w:val="0070C0"/>
          <w:rPrChange w:id="650" w:author="Anna Rasburn" w:date="2019-01-28T23:42:00Z">
            <w:rPr>
              <w:color w:val="0070C0"/>
              <w:sz w:val="24"/>
            </w:rPr>
          </w:rPrChange>
        </w:rPr>
        <w:t xml:space="preserve"> by</w:t>
      </w:r>
      <w:r w:rsidRPr="00D03914">
        <w:rPr>
          <w:color w:val="0070C0"/>
          <w:rPrChange w:id="651" w:author="Anna Rasburn" w:date="2019-01-28T23:42:00Z">
            <w:rPr>
              <w:color w:val="0070C0"/>
              <w:sz w:val="24"/>
            </w:rPr>
          </w:rPrChange>
        </w:rPr>
        <w:t xml:space="preserve"> the traditional definition </w:t>
      </w:r>
      <w:r w:rsidR="008510CA" w:rsidRPr="00D03914">
        <w:rPr>
          <w:color w:val="0070C0"/>
          <w:rPrChange w:id="652" w:author="Anna Rasburn" w:date="2019-01-28T23:42:00Z">
            <w:rPr>
              <w:color w:val="0070C0"/>
              <w:sz w:val="24"/>
            </w:rPr>
          </w:rPrChange>
        </w:rPr>
        <w:t xml:space="preserve">because </w:t>
      </w:r>
      <w:r w:rsidRPr="00D03914">
        <w:rPr>
          <w:color w:val="0070C0"/>
          <w:rPrChange w:id="653" w:author="Anna Rasburn" w:date="2019-01-28T23:42:00Z">
            <w:rPr>
              <w:color w:val="0070C0"/>
              <w:sz w:val="24"/>
            </w:rPr>
          </w:rPrChange>
        </w:rPr>
        <w:t xml:space="preserve">a "Patch" may comprise of no edits </w:t>
      </w:r>
      <w:r w:rsidR="00704295" w:rsidRPr="00D03914">
        <w:rPr>
          <w:color w:val="0070C0"/>
          <w:rPrChange w:id="654" w:author="Anna Rasburn" w:date="2019-01-28T23:42:00Z">
            <w:rPr>
              <w:color w:val="0070C0"/>
              <w:sz w:val="24"/>
            </w:rPr>
          </w:rPrChange>
        </w:rPr>
        <w:t xml:space="preserve">if it happens that </w:t>
      </w:r>
      <w:r w:rsidRPr="00D03914">
        <w:rPr>
          <w:color w:val="0070C0"/>
          <w:rPrChange w:id="655" w:author="Anna Rasburn" w:date="2019-01-28T23:42:00Z">
            <w:rPr>
              <w:color w:val="0070C0"/>
              <w:sz w:val="24"/>
            </w:rPr>
          </w:rPrChange>
        </w:rPr>
        <w:t xml:space="preserve">in the </w:t>
      </w:r>
      <w:r w:rsidR="00704295" w:rsidRPr="00D03914">
        <w:rPr>
          <w:color w:val="0070C0"/>
          <w:rPrChange w:id="656" w:author="Anna Rasburn" w:date="2019-01-28T23:42:00Z">
            <w:rPr>
              <w:color w:val="0070C0"/>
              <w:sz w:val="24"/>
            </w:rPr>
          </w:rPrChange>
        </w:rPr>
        <w:t xml:space="preserve">current </w:t>
      </w:r>
      <w:r w:rsidRPr="00D03914">
        <w:rPr>
          <w:color w:val="0070C0"/>
          <w:rPrChange w:id="657" w:author="Anna Rasburn" w:date="2019-01-28T23:42:00Z">
            <w:rPr>
              <w:color w:val="0070C0"/>
              <w:sz w:val="24"/>
            </w:rPr>
          </w:rPrChange>
        </w:rPr>
        <w:t xml:space="preserve">version of source code in </w:t>
      </w:r>
      <w:r w:rsidR="00704295" w:rsidRPr="00D03914">
        <w:rPr>
          <w:color w:val="0070C0"/>
          <w:rPrChange w:id="658" w:author="Anna Rasburn" w:date="2019-01-28T23:42:00Z">
            <w:rPr>
              <w:color w:val="0070C0"/>
              <w:sz w:val="24"/>
            </w:rPr>
          </w:rPrChange>
        </w:rPr>
        <w:t xml:space="preserve">also </w:t>
      </w:r>
      <w:r w:rsidRPr="00D03914">
        <w:rPr>
          <w:color w:val="0070C0"/>
          <w:rPrChange w:id="659" w:author="Anna Rasburn" w:date="2019-01-28T23:42:00Z">
            <w:rPr>
              <w:color w:val="0070C0"/>
              <w:sz w:val="24"/>
            </w:rPr>
          </w:rPrChange>
        </w:rPr>
        <w:t>the most optimised source code. A patch could also contain a collection of edits to create th</w:t>
      </w:r>
      <w:r w:rsidR="00704295" w:rsidRPr="00D03914">
        <w:rPr>
          <w:color w:val="0070C0"/>
          <w:rPrChange w:id="660" w:author="Anna Rasburn" w:date="2019-01-28T23:42:00Z">
            <w:rPr>
              <w:color w:val="0070C0"/>
              <w:sz w:val="24"/>
            </w:rPr>
          </w:rPrChange>
        </w:rPr>
        <w:t xml:space="preserve">e </w:t>
      </w:r>
      <w:r w:rsidRPr="00D03914">
        <w:rPr>
          <w:color w:val="0070C0"/>
          <w:rPrChange w:id="661" w:author="Anna Rasburn" w:date="2019-01-28T23:42:00Z">
            <w:rPr>
              <w:color w:val="0070C0"/>
              <w:sz w:val="24"/>
            </w:rPr>
          </w:rPrChange>
        </w:rPr>
        <w:t xml:space="preserve">optimised </w:t>
      </w:r>
      <w:r w:rsidRPr="00D03914">
        <w:rPr>
          <w:color w:val="0070C0"/>
          <w:rPrChange w:id="662" w:author="Anna Rasburn" w:date="2019-01-28T23:42:00Z">
            <w:rPr>
              <w:color w:val="0070C0"/>
              <w:sz w:val="24"/>
            </w:rPr>
          </w:rPrChange>
        </w:rPr>
        <w:lastRenderedPageBreak/>
        <w:t>source code. In the Gin Code</w:t>
      </w:r>
      <w:ins w:id="663" w:author="Anna Rasburn [2]" w:date="2019-01-24T14:20:00Z">
        <w:r w:rsidR="001F5944" w:rsidRPr="00D03914">
          <w:rPr>
            <w:color w:val="0070C0"/>
            <w:rPrChange w:id="664" w:author="Anna Rasburn" w:date="2019-01-28T23:42:00Z">
              <w:rPr>
                <w:color w:val="0070C0"/>
                <w:sz w:val="24"/>
              </w:rPr>
            </w:rPrChange>
          </w:rPr>
          <w:t xml:space="preserve"> </w:t>
        </w:r>
      </w:ins>
      <w:customXmlInsRangeStart w:id="665" w:author="Anna Rasburn [2]" w:date="2019-01-24T14:20:00Z"/>
      <w:sdt>
        <w:sdtPr>
          <w:rPr>
            <w:color w:val="0070C0"/>
          </w:rPr>
          <w:id w:val="694585853"/>
          <w:citation/>
        </w:sdtPr>
        <w:sdtContent>
          <w:customXmlInsRangeEnd w:id="665"/>
          <w:ins w:id="666" w:author="Anna Rasburn [2]" w:date="2019-01-24T14:20:00Z">
            <w:r w:rsidR="001F5944" w:rsidRPr="00D03914">
              <w:rPr>
                <w:color w:val="0070C0"/>
                <w:rPrChange w:id="667" w:author="Anna Rasburn" w:date="2019-01-28T23:42:00Z">
                  <w:rPr>
                    <w:color w:val="0070C0"/>
                    <w:sz w:val="24"/>
                  </w:rPr>
                </w:rPrChange>
              </w:rPr>
              <w:fldChar w:fldCharType="begin"/>
            </w:r>
            <w:r w:rsidR="001F5944" w:rsidRPr="00D03914">
              <w:rPr>
                <w:color w:val="0070C0"/>
                <w:rPrChange w:id="668" w:author="Anna Rasburn" w:date="2019-01-28T23:42:00Z">
                  <w:rPr>
                    <w:color w:val="0070C0"/>
                    <w:sz w:val="24"/>
                  </w:rPr>
                </w:rPrChange>
              </w:rPr>
              <w:instrText xml:space="preserve"> CITATION DWh17 \l 2057 </w:instrText>
            </w:r>
          </w:ins>
          <w:r w:rsidR="001F5944" w:rsidRPr="00D03914">
            <w:rPr>
              <w:color w:val="0070C0"/>
              <w:rPrChange w:id="669" w:author="Anna Rasburn" w:date="2019-01-28T23:42:00Z">
                <w:rPr>
                  <w:color w:val="0070C0"/>
                  <w:sz w:val="24"/>
                </w:rPr>
              </w:rPrChange>
            </w:rPr>
            <w:fldChar w:fldCharType="separate"/>
          </w:r>
          <w:r w:rsidR="00CD617E" w:rsidRPr="00D03914">
            <w:rPr>
              <w:noProof/>
              <w:color w:val="0070C0"/>
              <w:rPrChange w:id="670" w:author="Anna Rasburn" w:date="2019-01-28T23:42:00Z">
                <w:rPr>
                  <w:noProof/>
                  <w:color w:val="0070C0"/>
                  <w:sz w:val="24"/>
                </w:rPr>
              </w:rPrChange>
            </w:rPr>
            <w:t>[2]</w:t>
          </w:r>
          <w:ins w:id="671" w:author="Anna Rasburn [2]" w:date="2019-01-24T14:20:00Z">
            <w:r w:rsidR="001F5944" w:rsidRPr="00D03914">
              <w:rPr>
                <w:color w:val="0070C0"/>
                <w:rPrChange w:id="672" w:author="Anna Rasburn" w:date="2019-01-28T23:42:00Z">
                  <w:rPr>
                    <w:color w:val="0070C0"/>
                    <w:sz w:val="24"/>
                  </w:rPr>
                </w:rPrChange>
              </w:rPr>
              <w:fldChar w:fldCharType="end"/>
            </w:r>
          </w:ins>
          <w:customXmlInsRangeStart w:id="673" w:author="Anna Rasburn [2]" w:date="2019-01-24T14:20:00Z"/>
        </w:sdtContent>
      </w:sdt>
      <w:customXmlInsRangeEnd w:id="673"/>
      <w:customXmlInsRangeStart w:id="674" w:author="Anna Rasburn [2]" w:date="2019-01-24T14:21:00Z"/>
      <w:sdt>
        <w:sdtPr>
          <w:rPr>
            <w:color w:val="0070C0"/>
          </w:rPr>
          <w:id w:val="622592767"/>
          <w:citation/>
        </w:sdtPr>
        <w:sdtContent>
          <w:customXmlInsRangeEnd w:id="674"/>
          <w:ins w:id="675" w:author="Anna Rasburn [2]" w:date="2019-01-24T14:21:00Z">
            <w:r w:rsidR="001F5944" w:rsidRPr="00D03914">
              <w:rPr>
                <w:color w:val="0070C0"/>
                <w:rPrChange w:id="676" w:author="Anna Rasburn" w:date="2019-01-28T23:42:00Z">
                  <w:rPr>
                    <w:color w:val="0070C0"/>
                    <w:sz w:val="24"/>
                  </w:rPr>
                </w:rPrChange>
              </w:rPr>
              <w:fldChar w:fldCharType="begin"/>
            </w:r>
            <w:r w:rsidR="001F5944" w:rsidRPr="00D03914">
              <w:rPr>
                <w:color w:val="0070C0"/>
                <w:rPrChange w:id="677" w:author="Anna Rasburn" w:date="2019-01-28T23:42:00Z">
                  <w:rPr>
                    <w:color w:val="0070C0"/>
                    <w:sz w:val="24"/>
                  </w:rPr>
                </w:rPrChange>
              </w:rPr>
              <w:instrText xml:space="preserve"> CITATION Whi18 \l 2057 </w:instrText>
            </w:r>
          </w:ins>
          <w:r w:rsidR="001F5944" w:rsidRPr="00D03914">
            <w:rPr>
              <w:color w:val="0070C0"/>
              <w:rPrChange w:id="678" w:author="Anna Rasburn" w:date="2019-01-28T23:42:00Z">
                <w:rPr>
                  <w:color w:val="0070C0"/>
                  <w:sz w:val="24"/>
                </w:rPr>
              </w:rPrChange>
            </w:rPr>
            <w:fldChar w:fldCharType="separate"/>
          </w:r>
          <w:r w:rsidR="00CD617E" w:rsidRPr="00D03914">
            <w:rPr>
              <w:noProof/>
              <w:color w:val="0070C0"/>
              <w:rPrChange w:id="679" w:author="Anna Rasburn" w:date="2019-01-28T23:42:00Z">
                <w:rPr>
                  <w:noProof/>
                  <w:color w:val="0070C0"/>
                  <w:sz w:val="24"/>
                </w:rPr>
              </w:rPrChange>
            </w:rPr>
            <w:t xml:space="preserve"> [4]</w:t>
          </w:r>
          <w:ins w:id="680" w:author="Anna Rasburn [2]" w:date="2019-01-24T14:21:00Z">
            <w:r w:rsidR="001F5944" w:rsidRPr="00D03914">
              <w:rPr>
                <w:color w:val="0070C0"/>
                <w:rPrChange w:id="681" w:author="Anna Rasburn" w:date="2019-01-28T23:42:00Z">
                  <w:rPr>
                    <w:color w:val="0070C0"/>
                    <w:sz w:val="24"/>
                  </w:rPr>
                </w:rPrChange>
              </w:rPr>
              <w:fldChar w:fldCharType="end"/>
            </w:r>
          </w:ins>
          <w:customXmlInsRangeStart w:id="682" w:author="Anna Rasburn [2]" w:date="2019-01-24T14:21:00Z"/>
        </w:sdtContent>
      </w:sdt>
      <w:customXmlInsRangeEnd w:id="682"/>
      <w:del w:id="683" w:author="Anna Rasburn [2]" w:date="2019-01-24T14:21:00Z">
        <w:r w:rsidRPr="00D03914" w:rsidDel="001F5944">
          <w:rPr>
            <w:color w:val="0070C0"/>
            <w:rPrChange w:id="684" w:author="Anna Rasburn" w:date="2019-01-28T23:42:00Z">
              <w:rPr>
                <w:color w:val="0070C0"/>
                <w:sz w:val="24"/>
              </w:rPr>
            </w:rPrChange>
          </w:rPr>
          <w:delText>[REFERENCE]</w:delText>
        </w:r>
      </w:del>
      <w:r w:rsidRPr="00D03914">
        <w:rPr>
          <w:color w:val="0070C0"/>
          <w:rPrChange w:id="685" w:author="Anna Rasburn" w:date="2019-01-28T23:42:00Z">
            <w:rPr>
              <w:color w:val="0070C0"/>
              <w:sz w:val="24"/>
            </w:rPr>
          </w:rPrChange>
        </w:rPr>
        <w:t xml:space="preserve">, a collection of patches is similar to a classic Genetic algorithm’s definition of a population. </w:t>
      </w:r>
    </w:p>
    <w:p w14:paraId="69A14DB2" w14:textId="77777777" w:rsidR="00393083" w:rsidRDefault="00946A62" w:rsidP="000B4183">
      <w:pPr>
        <w:pStyle w:val="BodyText"/>
        <w:ind w:firstLine="0"/>
        <w:jc w:val="both"/>
        <w:rPr>
          <w:color w:val="0070C0"/>
        </w:rPr>
      </w:pPr>
      <w:r>
        <w:rPr>
          <w:color w:val="0070C0"/>
        </w:rPr>
        <w:t>[REFERENCE THIS- USE THAT GA BOOK]</w:t>
      </w:r>
    </w:p>
    <w:p w14:paraId="6C2E8319" w14:textId="77777777" w:rsidR="000F28AF" w:rsidRPr="000C333D" w:rsidRDefault="00946A62" w:rsidP="000C333D">
      <w:pPr>
        <w:pStyle w:val="Heading3"/>
        <w:rPr>
          <w:color w:val="0070C0"/>
        </w:rPr>
      </w:pPr>
      <w:bookmarkStart w:id="686" w:name="_Toc536549413"/>
      <w:r w:rsidRPr="000C333D">
        <w:rPr>
          <w:color w:val="0070C0"/>
        </w:rPr>
        <w:t>Fitness</w:t>
      </w:r>
      <w:bookmarkEnd w:id="686"/>
      <w:r w:rsidRPr="000C333D">
        <w:rPr>
          <w:color w:val="0070C0"/>
        </w:rPr>
        <w:t xml:space="preserve"> </w:t>
      </w:r>
    </w:p>
    <w:p w14:paraId="4F684354" w14:textId="55F08141" w:rsidR="000A0340" w:rsidRPr="00D03914" w:rsidRDefault="00946A62">
      <w:pPr>
        <w:spacing w:line="360" w:lineRule="auto"/>
        <w:jc w:val="both"/>
        <w:rPr>
          <w:color w:val="0070C0"/>
          <w:sz w:val="22"/>
          <w:szCs w:val="22"/>
          <w:rPrChange w:id="687" w:author="Anna Rasburn" w:date="2019-01-28T23:42:00Z">
            <w:rPr>
              <w:color w:val="0070C0"/>
            </w:rPr>
          </w:rPrChange>
        </w:rPr>
        <w:pPrChange w:id="688" w:author="Anna Rasburn" w:date="2019-01-28T23:42:00Z">
          <w:pPr/>
        </w:pPrChange>
      </w:pPr>
      <w:r w:rsidRPr="00D03914">
        <w:rPr>
          <w:color w:val="0070C0"/>
          <w:sz w:val="22"/>
          <w:szCs w:val="22"/>
          <w:rPrChange w:id="689" w:author="Anna Rasburn" w:date="2019-01-28T23:42:00Z">
            <w:rPr>
              <w:color w:val="0070C0"/>
            </w:rPr>
          </w:rPrChange>
        </w:rPr>
        <w:t xml:space="preserve">As mentioned previously, the fitness of an </w:t>
      </w:r>
      <w:r w:rsidR="007D0361" w:rsidRPr="00D03914">
        <w:rPr>
          <w:color w:val="0070C0"/>
          <w:sz w:val="22"/>
          <w:szCs w:val="22"/>
          <w:rPrChange w:id="690" w:author="Anna Rasburn" w:date="2019-01-28T23:42:00Z">
            <w:rPr>
              <w:color w:val="0070C0"/>
            </w:rPr>
          </w:rPrChange>
        </w:rPr>
        <w:t>I</w:t>
      </w:r>
      <w:r w:rsidRPr="00D03914">
        <w:rPr>
          <w:color w:val="0070C0"/>
          <w:sz w:val="22"/>
          <w:szCs w:val="22"/>
          <w:rPrChange w:id="691" w:author="Anna Rasburn" w:date="2019-01-28T23:42:00Z">
            <w:rPr>
              <w:color w:val="0070C0"/>
            </w:rPr>
          </w:rPrChange>
        </w:rPr>
        <w:t xml:space="preserve">ndividual is how well that particular </w:t>
      </w:r>
      <w:r w:rsidR="007D0361" w:rsidRPr="00D03914">
        <w:rPr>
          <w:color w:val="0070C0"/>
          <w:sz w:val="22"/>
          <w:szCs w:val="22"/>
          <w:rPrChange w:id="692" w:author="Anna Rasburn" w:date="2019-01-28T23:42:00Z">
            <w:rPr>
              <w:color w:val="0070C0"/>
            </w:rPr>
          </w:rPrChange>
        </w:rPr>
        <w:t>I</w:t>
      </w:r>
      <w:r w:rsidRPr="00D03914">
        <w:rPr>
          <w:color w:val="0070C0"/>
          <w:sz w:val="22"/>
          <w:szCs w:val="22"/>
          <w:rPrChange w:id="693" w:author="Anna Rasburn" w:date="2019-01-28T23:42:00Z">
            <w:rPr>
              <w:color w:val="0070C0"/>
            </w:rPr>
          </w:rPrChange>
        </w:rPr>
        <w:t>ndividual performs the task. In this instance, there are several potential measure</w:t>
      </w:r>
      <w:r w:rsidR="000E3A9D" w:rsidRPr="00D03914">
        <w:rPr>
          <w:color w:val="0070C0"/>
          <w:sz w:val="22"/>
          <w:szCs w:val="22"/>
          <w:rPrChange w:id="694" w:author="Anna Rasburn" w:date="2019-01-28T23:42:00Z">
            <w:rPr>
              <w:color w:val="0070C0"/>
            </w:rPr>
          </w:rPrChange>
        </w:rPr>
        <w:t>s</w:t>
      </w:r>
      <w:r w:rsidRPr="00D03914">
        <w:rPr>
          <w:color w:val="0070C0"/>
          <w:sz w:val="22"/>
          <w:szCs w:val="22"/>
          <w:rPrChange w:id="695" w:author="Anna Rasburn" w:date="2019-01-28T23:42:00Z">
            <w:rPr>
              <w:color w:val="0070C0"/>
            </w:rPr>
          </w:rPrChange>
        </w:rPr>
        <w:t xml:space="preserve"> of fitness</w:t>
      </w:r>
      <w:r w:rsidR="000E3A9D" w:rsidRPr="00D03914">
        <w:rPr>
          <w:color w:val="0070C0"/>
          <w:sz w:val="22"/>
          <w:szCs w:val="22"/>
          <w:rPrChange w:id="696" w:author="Anna Rasburn" w:date="2019-01-28T23:42:00Z">
            <w:rPr>
              <w:color w:val="0070C0"/>
            </w:rPr>
          </w:rPrChange>
        </w:rPr>
        <w:t xml:space="preserve">, </w:t>
      </w:r>
      <w:del w:id="697" w:author="Anna Rasburn [2]" w:date="2019-01-24T14:21:00Z">
        <w:r w:rsidR="000E3A9D" w:rsidRPr="00D03914" w:rsidDel="001F5944">
          <w:rPr>
            <w:color w:val="0070C0"/>
            <w:sz w:val="22"/>
            <w:szCs w:val="22"/>
            <w:rPrChange w:id="698" w:author="Anna Rasburn" w:date="2019-01-28T23:42:00Z">
              <w:rPr>
                <w:color w:val="0070C0"/>
              </w:rPr>
            </w:rPrChange>
          </w:rPr>
          <w:delText>For</w:delText>
        </w:r>
      </w:del>
      <w:ins w:id="699" w:author="Anna Rasburn [2]" w:date="2019-01-24T14:21:00Z">
        <w:r w:rsidR="001F5944" w:rsidRPr="00D03914">
          <w:rPr>
            <w:color w:val="0070C0"/>
            <w:sz w:val="22"/>
            <w:szCs w:val="22"/>
            <w:rPrChange w:id="700" w:author="Anna Rasburn" w:date="2019-01-28T23:42:00Z">
              <w:rPr>
                <w:color w:val="0070C0"/>
              </w:rPr>
            </w:rPrChange>
          </w:rPr>
          <w:t>for</w:t>
        </w:r>
      </w:ins>
      <w:r w:rsidR="000E3A9D" w:rsidRPr="00D03914">
        <w:rPr>
          <w:color w:val="0070C0"/>
          <w:sz w:val="22"/>
          <w:szCs w:val="22"/>
          <w:rPrChange w:id="701" w:author="Anna Rasburn" w:date="2019-01-28T23:42:00Z">
            <w:rPr>
              <w:color w:val="0070C0"/>
            </w:rPr>
          </w:rPrChange>
        </w:rPr>
        <w:t xml:space="preserve"> example, one can ask</w:t>
      </w:r>
      <w:r w:rsidRPr="00D03914">
        <w:rPr>
          <w:color w:val="0070C0"/>
          <w:sz w:val="22"/>
          <w:szCs w:val="22"/>
          <w:rPrChange w:id="702" w:author="Anna Rasburn" w:date="2019-01-28T23:42:00Z">
            <w:rPr>
              <w:color w:val="0070C0"/>
            </w:rPr>
          </w:rPrChange>
        </w:rPr>
        <w:t xml:space="preserve">: </w:t>
      </w:r>
      <w:r w:rsidR="000E3A9D" w:rsidRPr="00D03914">
        <w:rPr>
          <w:color w:val="0070C0"/>
          <w:sz w:val="22"/>
          <w:szCs w:val="22"/>
          <w:rPrChange w:id="703" w:author="Anna Rasburn" w:date="2019-01-28T23:42:00Z">
            <w:rPr>
              <w:color w:val="0070C0"/>
            </w:rPr>
          </w:rPrChange>
        </w:rPr>
        <w:t>D</w:t>
      </w:r>
      <w:r w:rsidRPr="00D03914">
        <w:rPr>
          <w:color w:val="0070C0"/>
          <w:sz w:val="22"/>
          <w:szCs w:val="22"/>
          <w:rPrChange w:id="704" w:author="Anna Rasburn" w:date="2019-01-28T23:42:00Z">
            <w:rPr>
              <w:color w:val="0070C0"/>
            </w:rPr>
          </w:rPrChange>
        </w:rPr>
        <w:t xml:space="preserve">oes the new source code compile? </w:t>
      </w:r>
      <w:r w:rsidR="000E3A9D" w:rsidRPr="00D03914">
        <w:rPr>
          <w:color w:val="0070C0"/>
          <w:sz w:val="22"/>
          <w:szCs w:val="22"/>
          <w:rPrChange w:id="705" w:author="Anna Rasburn" w:date="2019-01-28T23:42:00Z">
            <w:rPr>
              <w:color w:val="0070C0"/>
            </w:rPr>
          </w:rPrChange>
        </w:rPr>
        <w:t>D</w:t>
      </w:r>
      <w:r w:rsidRPr="00D03914">
        <w:rPr>
          <w:color w:val="0070C0"/>
          <w:sz w:val="22"/>
          <w:szCs w:val="22"/>
          <w:rPrChange w:id="706" w:author="Anna Rasburn" w:date="2019-01-28T23:42:00Z">
            <w:rPr>
              <w:color w:val="0070C0"/>
            </w:rPr>
          </w:rPrChange>
        </w:rPr>
        <w:t xml:space="preserve">oes the new source code pass the unit tests? </w:t>
      </w:r>
      <w:r w:rsidR="000E3A9D" w:rsidRPr="00D03914">
        <w:rPr>
          <w:color w:val="0070C0"/>
          <w:sz w:val="22"/>
          <w:szCs w:val="22"/>
          <w:rPrChange w:id="707" w:author="Anna Rasburn" w:date="2019-01-28T23:42:00Z">
            <w:rPr>
              <w:color w:val="0070C0"/>
            </w:rPr>
          </w:rPrChange>
        </w:rPr>
        <w:t xml:space="preserve">What is </w:t>
      </w:r>
      <w:r w:rsidRPr="00D03914">
        <w:rPr>
          <w:color w:val="0070C0"/>
          <w:sz w:val="22"/>
          <w:szCs w:val="22"/>
          <w:rPrChange w:id="708" w:author="Anna Rasburn" w:date="2019-01-28T23:42:00Z">
            <w:rPr>
              <w:color w:val="0070C0"/>
            </w:rPr>
          </w:rPrChange>
        </w:rPr>
        <w:t xml:space="preserve">the energy consumption of the </w:t>
      </w:r>
      <w:del w:id="709" w:author="Anna Rasburn [2]" w:date="2019-01-24T14:21:00Z">
        <w:r w:rsidRPr="00D03914" w:rsidDel="001F5944">
          <w:rPr>
            <w:color w:val="0070C0"/>
            <w:sz w:val="22"/>
            <w:szCs w:val="22"/>
            <w:rPrChange w:id="710" w:author="Anna Rasburn" w:date="2019-01-28T23:42:00Z">
              <w:rPr>
                <w:color w:val="0070C0"/>
              </w:rPr>
            </w:rPrChange>
          </w:rPr>
          <w:delText>application.</w:delText>
        </w:r>
      </w:del>
      <w:ins w:id="711" w:author="Anna Rasburn [2]" w:date="2019-01-24T14:21:00Z">
        <w:r w:rsidR="001F5944" w:rsidRPr="00D03914">
          <w:rPr>
            <w:color w:val="0070C0"/>
            <w:sz w:val="22"/>
            <w:szCs w:val="22"/>
            <w:rPrChange w:id="712" w:author="Anna Rasburn" w:date="2019-01-28T23:42:00Z">
              <w:rPr>
                <w:color w:val="0070C0"/>
              </w:rPr>
            </w:rPrChange>
          </w:rPr>
          <w:t>application?</w:t>
        </w:r>
      </w:ins>
      <w:r w:rsidRPr="00D03914">
        <w:rPr>
          <w:color w:val="0070C0"/>
          <w:sz w:val="22"/>
          <w:szCs w:val="22"/>
          <w:rPrChange w:id="713" w:author="Anna Rasburn" w:date="2019-01-28T23:42:00Z">
            <w:rPr>
              <w:color w:val="0070C0"/>
            </w:rPr>
          </w:rPrChange>
        </w:rPr>
        <w:t xml:space="preserve"> This has meant that each element of fitness needs a weight which is how important that element is in the fitness function. For example, whether the source code can compile has a larger weight than the unit tests because if a program does not compile then the unit tests are </w:t>
      </w:r>
      <w:r w:rsidR="000E3A9D" w:rsidRPr="00D03914">
        <w:rPr>
          <w:color w:val="0070C0"/>
          <w:sz w:val="22"/>
          <w:szCs w:val="22"/>
          <w:rPrChange w:id="714" w:author="Anna Rasburn" w:date="2019-01-28T23:42:00Z">
            <w:rPr>
              <w:color w:val="0070C0"/>
            </w:rPr>
          </w:rPrChange>
        </w:rPr>
        <w:t>irrelevant</w:t>
      </w:r>
      <w:r w:rsidRPr="00D03914">
        <w:rPr>
          <w:color w:val="0070C0"/>
          <w:sz w:val="22"/>
          <w:szCs w:val="22"/>
          <w:rPrChange w:id="715" w:author="Anna Rasburn" w:date="2019-01-28T23:42:00Z">
            <w:rPr>
              <w:color w:val="0070C0"/>
            </w:rPr>
          </w:rPrChange>
        </w:rPr>
        <w:t xml:space="preserve"> as the program has lost all functionality.  </w:t>
      </w:r>
      <w:r w:rsidR="00E64DD9" w:rsidRPr="00D03914">
        <w:rPr>
          <w:color w:val="0070C0"/>
          <w:sz w:val="22"/>
          <w:szCs w:val="22"/>
          <w:rPrChange w:id="716" w:author="Anna Rasburn" w:date="2019-01-28T23:42:00Z">
            <w:rPr>
              <w:color w:val="0070C0"/>
            </w:rPr>
          </w:rPrChange>
        </w:rPr>
        <w:t xml:space="preserve">Table 1 presents </w:t>
      </w:r>
      <w:r w:rsidRPr="00D03914">
        <w:rPr>
          <w:color w:val="0070C0"/>
          <w:sz w:val="22"/>
          <w:szCs w:val="22"/>
          <w:rPrChange w:id="717" w:author="Anna Rasburn" w:date="2019-01-28T23:42:00Z">
            <w:rPr>
              <w:color w:val="0070C0"/>
            </w:rPr>
          </w:rPrChange>
        </w:rPr>
        <w:t xml:space="preserve">the different elements of the fitness and a way that the different weights can be used </w:t>
      </w:r>
      <w:commentRangeStart w:id="718"/>
      <w:r w:rsidRPr="00D03914">
        <w:rPr>
          <w:color w:val="0070C0"/>
          <w:sz w:val="22"/>
          <w:szCs w:val="22"/>
          <w:rPrChange w:id="719" w:author="Anna Rasburn" w:date="2019-01-28T23:42:00Z">
            <w:rPr>
              <w:color w:val="0070C0"/>
            </w:rPr>
          </w:rPrChange>
        </w:rPr>
        <w:t>together</w:t>
      </w:r>
      <w:commentRangeEnd w:id="718"/>
      <w:r w:rsidR="005F33F8" w:rsidRPr="00D03914">
        <w:rPr>
          <w:rStyle w:val="CommentReference"/>
          <w:kern w:val="22"/>
          <w:sz w:val="22"/>
          <w:szCs w:val="22"/>
          <w:lang w:eastAsia="en-GB"/>
          <w:rPrChange w:id="720" w:author="Anna Rasburn" w:date="2019-01-28T23:42:00Z">
            <w:rPr>
              <w:rStyle w:val="CommentReference"/>
              <w:kern w:val="22"/>
              <w:lang w:eastAsia="en-GB"/>
            </w:rPr>
          </w:rPrChange>
        </w:rPr>
        <w:commentReference w:id="718"/>
      </w:r>
      <w:r w:rsidR="000E3A9D" w:rsidRPr="00D03914">
        <w:rPr>
          <w:color w:val="0070C0"/>
          <w:sz w:val="22"/>
          <w:szCs w:val="22"/>
          <w:rPrChange w:id="721" w:author="Anna Rasburn" w:date="2019-01-28T23:42:00Z">
            <w:rPr>
              <w:color w:val="0070C0"/>
            </w:rPr>
          </w:rPrChange>
        </w:rPr>
        <w:t>. I</w:t>
      </w:r>
      <w:r w:rsidRPr="00D03914">
        <w:rPr>
          <w:color w:val="0070C0"/>
          <w:sz w:val="22"/>
          <w:szCs w:val="22"/>
          <w:rPrChange w:id="722" w:author="Anna Rasburn" w:date="2019-01-28T23:42:00Z">
            <w:rPr>
              <w:color w:val="0070C0"/>
            </w:rPr>
          </w:rPrChange>
        </w:rPr>
        <w:t xml:space="preserve">n the example </w:t>
      </w:r>
      <w:r w:rsidR="000E3A9D" w:rsidRPr="00D03914">
        <w:rPr>
          <w:color w:val="0070C0"/>
          <w:sz w:val="22"/>
          <w:szCs w:val="22"/>
          <w:rPrChange w:id="723" w:author="Anna Rasburn" w:date="2019-01-28T23:42:00Z">
            <w:rPr>
              <w:color w:val="0070C0"/>
            </w:rPr>
          </w:rPrChange>
        </w:rPr>
        <w:t xml:space="preserve">below, </w:t>
      </w:r>
      <w:r w:rsidR="00295DAB" w:rsidRPr="00D03914">
        <w:rPr>
          <w:color w:val="0070C0"/>
          <w:sz w:val="22"/>
          <w:szCs w:val="22"/>
          <w:rPrChange w:id="724" w:author="Anna Rasburn" w:date="2019-01-28T23:42:00Z">
            <w:rPr>
              <w:color w:val="0070C0"/>
            </w:rPr>
          </w:rPrChange>
        </w:rPr>
        <w:t>I</w:t>
      </w:r>
      <w:r w:rsidRPr="00D03914">
        <w:rPr>
          <w:color w:val="0070C0"/>
          <w:sz w:val="22"/>
          <w:szCs w:val="22"/>
          <w:rPrChange w:id="725" w:author="Anna Rasburn" w:date="2019-01-28T23:42:00Z">
            <w:rPr>
              <w:color w:val="0070C0"/>
            </w:rPr>
          </w:rPrChange>
        </w:rPr>
        <w:t xml:space="preserve">ndividual 3 would be the most optimised because it has passed the most weighted elements such as it can compile and energy consumption although it failed </w:t>
      </w:r>
      <w:del w:id="726" w:author="Anna Rasburn [2]" w:date="2019-01-24T14:21:00Z">
        <w:r w:rsidR="00B403A9" w:rsidRPr="00D03914" w:rsidDel="001F5944">
          <w:rPr>
            <w:color w:val="0070C0"/>
            <w:sz w:val="22"/>
            <w:szCs w:val="22"/>
            <w:rPrChange w:id="727" w:author="Anna Rasburn" w:date="2019-01-28T23:42:00Z">
              <w:rPr>
                <w:color w:val="0070C0"/>
              </w:rPr>
            </w:rPrChange>
          </w:rPr>
          <w:delText>two</w:delText>
        </w:r>
        <w:r w:rsidRPr="00D03914" w:rsidDel="001F5944">
          <w:rPr>
            <w:color w:val="0070C0"/>
            <w:sz w:val="22"/>
            <w:szCs w:val="22"/>
            <w:rPrChange w:id="728" w:author="Anna Rasburn" w:date="2019-01-28T23:42:00Z">
              <w:rPr>
                <w:color w:val="0070C0"/>
              </w:rPr>
            </w:rPrChange>
          </w:rPr>
          <w:delText xml:space="preserve"> unit</w:delText>
        </w:r>
      </w:del>
      <w:ins w:id="729" w:author="Anna Rasburn [2]" w:date="2019-01-24T14:21:00Z">
        <w:r w:rsidR="001F5944" w:rsidRPr="00D03914">
          <w:rPr>
            <w:color w:val="0070C0"/>
            <w:sz w:val="22"/>
            <w:szCs w:val="22"/>
            <w:rPrChange w:id="730" w:author="Anna Rasburn" w:date="2019-01-28T23:42:00Z">
              <w:rPr>
                <w:color w:val="0070C0"/>
              </w:rPr>
            </w:rPrChange>
          </w:rPr>
          <w:t>two-unit</w:t>
        </w:r>
      </w:ins>
      <w:r w:rsidRPr="00D03914">
        <w:rPr>
          <w:color w:val="0070C0"/>
          <w:sz w:val="22"/>
          <w:szCs w:val="22"/>
          <w:rPrChange w:id="731" w:author="Anna Rasburn" w:date="2019-01-28T23:42:00Z">
            <w:rPr>
              <w:color w:val="0070C0"/>
            </w:rPr>
          </w:rPrChange>
        </w:rPr>
        <w:t xml:space="preserve"> tests. </w:t>
      </w:r>
    </w:p>
    <w:p w14:paraId="6DEBC10F" w14:textId="77777777" w:rsidR="00E64DD9" w:rsidRDefault="00946A62" w:rsidP="00E64DD9">
      <w:pPr>
        <w:pStyle w:val="Caption"/>
        <w:keepNext/>
        <w:jc w:val="center"/>
      </w:pPr>
      <w:bookmarkStart w:id="732" w:name="_Toc534297458"/>
      <w:r w:rsidRPr="00820B55">
        <w:rPr>
          <w:b/>
        </w:rPr>
        <w:t xml:space="preserve">Table </w:t>
      </w:r>
      <w:r w:rsidR="00BD5935" w:rsidRPr="00820B55">
        <w:rPr>
          <w:b/>
          <w:noProof/>
        </w:rPr>
        <w:fldChar w:fldCharType="begin"/>
      </w:r>
      <w:r w:rsidR="00BD5935" w:rsidRPr="00820B55">
        <w:rPr>
          <w:b/>
          <w:noProof/>
        </w:rPr>
        <w:instrText xml:space="preserve"> SEQ Table \* ARABIC </w:instrText>
      </w:r>
      <w:r w:rsidR="00BD5935" w:rsidRPr="00820B55">
        <w:rPr>
          <w:b/>
          <w:noProof/>
        </w:rPr>
        <w:fldChar w:fldCharType="separate"/>
      </w:r>
      <w:r w:rsidRPr="00820B55">
        <w:rPr>
          <w:b/>
          <w:noProof/>
        </w:rPr>
        <w:t>1</w:t>
      </w:r>
      <w:r w:rsidR="00BD5935" w:rsidRPr="00820B55">
        <w:rPr>
          <w:b/>
          <w:noProof/>
        </w:rPr>
        <w:fldChar w:fldCharType="end"/>
      </w:r>
      <w:r>
        <w:t xml:space="preserve"> Example to Demonstrate the levels of Fitness</w:t>
      </w:r>
      <w:bookmarkEnd w:id="732"/>
      <w:r w:rsidR="007D0361">
        <w:t>. P denotes a pass, F a failure.</w:t>
      </w:r>
    </w:p>
    <w:tbl>
      <w:tblPr>
        <w:tblStyle w:val="TableGrid"/>
        <w:tblW w:w="0" w:type="auto"/>
        <w:tblLook w:val="04A0" w:firstRow="1" w:lastRow="0" w:firstColumn="1" w:lastColumn="0" w:noHBand="0" w:noVBand="1"/>
      </w:tblPr>
      <w:tblGrid>
        <w:gridCol w:w="1234"/>
        <w:gridCol w:w="1313"/>
        <w:gridCol w:w="992"/>
        <w:gridCol w:w="992"/>
        <w:gridCol w:w="993"/>
        <w:gridCol w:w="1417"/>
        <w:gridCol w:w="1413"/>
      </w:tblGrid>
      <w:tr w:rsidR="00EB4EAF" w14:paraId="4AD905F2" w14:textId="77777777" w:rsidTr="007B052B">
        <w:tc>
          <w:tcPr>
            <w:tcW w:w="1234" w:type="dxa"/>
            <w:vMerge w:val="restart"/>
            <w:vAlign w:val="center"/>
          </w:tcPr>
          <w:p w14:paraId="085A4A99" w14:textId="77777777" w:rsidR="000A0340" w:rsidRPr="00B403A9" w:rsidRDefault="000A0340" w:rsidP="00E64DD9">
            <w:pPr>
              <w:jc w:val="center"/>
              <w:rPr>
                <w:i/>
                <w:color w:val="0070C0"/>
                <w:sz w:val="20"/>
              </w:rPr>
            </w:pPr>
          </w:p>
        </w:tc>
        <w:tc>
          <w:tcPr>
            <w:tcW w:w="1313" w:type="dxa"/>
            <w:vMerge w:val="restart"/>
            <w:vAlign w:val="center"/>
          </w:tcPr>
          <w:p w14:paraId="0AEC83A9" w14:textId="77777777" w:rsidR="000A0340" w:rsidRPr="00B403A9" w:rsidRDefault="00946A62" w:rsidP="00E64DD9">
            <w:pPr>
              <w:jc w:val="center"/>
              <w:rPr>
                <w:b/>
                <w:color w:val="0070C0"/>
                <w:sz w:val="20"/>
              </w:rPr>
            </w:pPr>
            <w:r w:rsidRPr="00B403A9">
              <w:rPr>
                <w:b/>
                <w:color w:val="0070C0"/>
                <w:sz w:val="20"/>
              </w:rPr>
              <w:t>Did the source code compile?</w:t>
            </w:r>
          </w:p>
        </w:tc>
        <w:tc>
          <w:tcPr>
            <w:tcW w:w="2977" w:type="dxa"/>
            <w:gridSpan w:val="3"/>
            <w:vAlign w:val="center"/>
          </w:tcPr>
          <w:p w14:paraId="2E83A716" w14:textId="77777777" w:rsidR="000A0340" w:rsidRPr="00B403A9" w:rsidRDefault="00946A62" w:rsidP="00E64DD9">
            <w:pPr>
              <w:jc w:val="center"/>
              <w:rPr>
                <w:b/>
                <w:color w:val="0070C0"/>
                <w:sz w:val="20"/>
              </w:rPr>
            </w:pPr>
            <w:r w:rsidRPr="00B403A9">
              <w:rPr>
                <w:b/>
                <w:color w:val="0070C0"/>
                <w:sz w:val="20"/>
              </w:rPr>
              <w:t>Unit tests</w:t>
            </w:r>
          </w:p>
        </w:tc>
        <w:tc>
          <w:tcPr>
            <w:tcW w:w="1417" w:type="dxa"/>
            <w:vMerge w:val="restart"/>
            <w:vAlign w:val="center"/>
          </w:tcPr>
          <w:p w14:paraId="0BADD5C8" w14:textId="77777777" w:rsidR="00B403A9" w:rsidRPr="00B403A9" w:rsidRDefault="00946A62" w:rsidP="00E64DD9">
            <w:pPr>
              <w:jc w:val="center"/>
              <w:rPr>
                <w:b/>
                <w:color w:val="0070C0"/>
                <w:sz w:val="20"/>
              </w:rPr>
            </w:pPr>
            <w:r w:rsidRPr="00B403A9">
              <w:rPr>
                <w:b/>
                <w:color w:val="0070C0"/>
                <w:sz w:val="20"/>
              </w:rPr>
              <w:t>Energy</w:t>
            </w:r>
          </w:p>
          <w:p w14:paraId="26EF0484" w14:textId="77777777" w:rsidR="000A0340" w:rsidRPr="00B403A9" w:rsidRDefault="00946A62" w:rsidP="00E64DD9">
            <w:pPr>
              <w:jc w:val="center"/>
              <w:rPr>
                <w:b/>
                <w:color w:val="0070C0"/>
                <w:sz w:val="20"/>
              </w:rPr>
            </w:pPr>
            <w:r w:rsidRPr="00B403A9">
              <w:rPr>
                <w:b/>
                <w:color w:val="0070C0"/>
                <w:sz w:val="20"/>
              </w:rPr>
              <w:t>Consum</w:t>
            </w:r>
            <w:r w:rsidR="00B403A9" w:rsidRPr="00B403A9">
              <w:rPr>
                <w:b/>
                <w:color w:val="0070C0"/>
                <w:sz w:val="20"/>
              </w:rPr>
              <w:t>p</w:t>
            </w:r>
            <w:r w:rsidRPr="00B403A9">
              <w:rPr>
                <w:b/>
                <w:color w:val="0070C0"/>
                <w:sz w:val="20"/>
              </w:rPr>
              <w:t>tion</w:t>
            </w:r>
          </w:p>
        </w:tc>
        <w:tc>
          <w:tcPr>
            <w:tcW w:w="1413" w:type="dxa"/>
            <w:vMerge w:val="restart"/>
            <w:vAlign w:val="center"/>
          </w:tcPr>
          <w:p w14:paraId="3A8D11E6" w14:textId="77777777" w:rsidR="007B052B" w:rsidRDefault="00946A62" w:rsidP="00E64DD9">
            <w:pPr>
              <w:jc w:val="center"/>
              <w:rPr>
                <w:b/>
                <w:color w:val="0070C0"/>
                <w:sz w:val="20"/>
              </w:rPr>
            </w:pPr>
            <w:r w:rsidRPr="00B403A9">
              <w:rPr>
                <w:b/>
                <w:color w:val="0070C0"/>
                <w:sz w:val="20"/>
              </w:rPr>
              <w:t>Use th</w:t>
            </w:r>
            <w:r>
              <w:rPr>
                <w:b/>
                <w:color w:val="0070C0"/>
                <w:sz w:val="20"/>
              </w:rPr>
              <w:t>is</w:t>
            </w:r>
          </w:p>
          <w:p w14:paraId="50F46524" w14:textId="77777777" w:rsidR="000A0340" w:rsidRPr="00B403A9" w:rsidRDefault="00946A62" w:rsidP="00E64DD9">
            <w:pPr>
              <w:jc w:val="center"/>
              <w:rPr>
                <w:b/>
                <w:color w:val="0070C0"/>
                <w:sz w:val="20"/>
              </w:rPr>
            </w:pPr>
            <w:r w:rsidRPr="00B403A9">
              <w:rPr>
                <w:b/>
                <w:color w:val="0070C0"/>
                <w:sz w:val="20"/>
              </w:rPr>
              <w:t xml:space="preserve"> individual?</w:t>
            </w:r>
          </w:p>
        </w:tc>
      </w:tr>
      <w:tr w:rsidR="00EB4EAF" w14:paraId="5CCDF56E" w14:textId="77777777" w:rsidTr="007B052B">
        <w:tc>
          <w:tcPr>
            <w:tcW w:w="1234" w:type="dxa"/>
            <w:vMerge/>
          </w:tcPr>
          <w:p w14:paraId="02C5F606" w14:textId="77777777" w:rsidR="000A0340" w:rsidRPr="00B403A9" w:rsidRDefault="000A0340" w:rsidP="000F28AF">
            <w:pPr>
              <w:rPr>
                <w:i/>
                <w:color w:val="0070C0"/>
                <w:sz w:val="20"/>
              </w:rPr>
            </w:pPr>
          </w:p>
        </w:tc>
        <w:tc>
          <w:tcPr>
            <w:tcW w:w="1313" w:type="dxa"/>
            <w:vMerge/>
          </w:tcPr>
          <w:p w14:paraId="7F7C073D" w14:textId="77777777" w:rsidR="000A0340" w:rsidRPr="00B403A9" w:rsidRDefault="000A0340" w:rsidP="000F28AF">
            <w:pPr>
              <w:rPr>
                <w:color w:val="0070C0"/>
                <w:sz w:val="20"/>
              </w:rPr>
            </w:pPr>
          </w:p>
        </w:tc>
        <w:tc>
          <w:tcPr>
            <w:tcW w:w="992" w:type="dxa"/>
            <w:vAlign w:val="center"/>
          </w:tcPr>
          <w:p w14:paraId="542E9ECE" w14:textId="77777777" w:rsidR="000A0340" w:rsidRPr="00B403A9" w:rsidRDefault="00946A62" w:rsidP="00E64DD9">
            <w:pPr>
              <w:jc w:val="center"/>
              <w:rPr>
                <w:b/>
                <w:color w:val="0070C0"/>
                <w:sz w:val="20"/>
              </w:rPr>
            </w:pPr>
            <w:r w:rsidRPr="00B403A9">
              <w:rPr>
                <w:b/>
                <w:color w:val="0070C0"/>
                <w:sz w:val="20"/>
              </w:rPr>
              <w:t>Unit test 1</w:t>
            </w:r>
          </w:p>
        </w:tc>
        <w:tc>
          <w:tcPr>
            <w:tcW w:w="992" w:type="dxa"/>
            <w:vAlign w:val="center"/>
          </w:tcPr>
          <w:p w14:paraId="1B8F281E" w14:textId="77777777" w:rsidR="000A0340" w:rsidRPr="00B403A9" w:rsidRDefault="00946A62" w:rsidP="00E64DD9">
            <w:pPr>
              <w:jc w:val="center"/>
              <w:rPr>
                <w:b/>
                <w:color w:val="0070C0"/>
                <w:sz w:val="20"/>
              </w:rPr>
            </w:pPr>
            <w:r w:rsidRPr="00B403A9">
              <w:rPr>
                <w:b/>
                <w:color w:val="0070C0"/>
                <w:sz w:val="20"/>
              </w:rPr>
              <w:t>Unit test 2</w:t>
            </w:r>
          </w:p>
        </w:tc>
        <w:tc>
          <w:tcPr>
            <w:tcW w:w="993" w:type="dxa"/>
            <w:vAlign w:val="center"/>
          </w:tcPr>
          <w:p w14:paraId="5E02D439" w14:textId="77777777" w:rsidR="000A0340" w:rsidRPr="00B403A9" w:rsidRDefault="00946A62" w:rsidP="00E64DD9">
            <w:pPr>
              <w:jc w:val="center"/>
              <w:rPr>
                <w:b/>
                <w:color w:val="0070C0"/>
                <w:sz w:val="20"/>
              </w:rPr>
            </w:pPr>
            <w:r w:rsidRPr="00B403A9">
              <w:rPr>
                <w:b/>
                <w:color w:val="0070C0"/>
                <w:sz w:val="20"/>
              </w:rPr>
              <w:t>Unit test 3</w:t>
            </w:r>
          </w:p>
        </w:tc>
        <w:tc>
          <w:tcPr>
            <w:tcW w:w="1417" w:type="dxa"/>
            <w:vMerge/>
          </w:tcPr>
          <w:p w14:paraId="2D9479EE" w14:textId="77777777" w:rsidR="000A0340" w:rsidRPr="00B403A9" w:rsidRDefault="000A0340" w:rsidP="000F28AF">
            <w:pPr>
              <w:rPr>
                <w:b/>
                <w:color w:val="0070C0"/>
                <w:sz w:val="20"/>
              </w:rPr>
            </w:pPr>
          </w:p>
        </w:tc>
        <w:tc>
          <w:tcPr>
            <w:tcW w:w="1413" w:type="dxa"/>
            <w:vMerge/>
          </w:tcPr>
          <w:p w14:paraId="34167687" w14:textId="77777777" w:rsidR="000A0340" w:rsidRPr="00B403A9" w:rsidRDefault="000A0340" w:rsidP="000F28AF">
            <w:pPr>
              <w:rPr>
                <w:b/>
                <w:color w:val="0070C0"/>
                <w:sz w:val="20"/>
              </w:rPr>
            </w:pPr>
          </w:p>
        </w:tc>
      </w:tr>
      <w:tr w:rsidR="00EB4EAF" w14:paraId="1B67B9B0" w14:textId="77777777" w:rsidTr="007B052B">
        <w:tc>
          <w:tcPr>
            <w:tcW w:w="1234" w:type="dxa"/>
          </w:tcPr>
          <w:p w14:paraId="644D5560" w14:textId="77777777" w:rsidR="000A0340" w:rsidRPr="00B403A9" w:rsidRDefault="00946A62" w:rsidP="000F28AF">
            <w:pPr>
              <w:rPr>
                <w:i/>
                <w:color w:val="0070C0"/>
                <w:sz w:val="20"/>
              </w:rPr>
            </w:pPr>
            <w:r w:rsidRPr="00B403A9">
              <w:rPr>
                <w:i/>
                <w:color w:val="0070C0"/>
                <w:sz w:val="20"/>
              </w:rPr>
              <w:t>Individual 1</w:t>
            </w:r>
          </w:p>
        </w:tc>
        <w:tc>
          <w:tcPr>
            <w:tcW w:w="1313" w:type="dxa"/>
          </w:tcPr>
          <w:p w14:paraId="05D12A9B" w14:textId="77777777" w:rsidR="000A0340" w:rsidRPr="00B403A9" w:rsidRDefault="00946A62" w:rsidP="00E64DD9">
            <w:pPr>
              <w:jc w:val="center"/>
              <w:rPr>
                <w:color w:val="0070C0"/>
                <w:sz w:val="20"/>
              </w:rPr>
            </w:pPr>
            <w:r w:rsidRPr="00B403A9">
              <w:rPr>
                <w:color w:val="0070C0"/>
                <w:sz w:val="20"/>
              </w:rPr>
              <w:t>Yes</w:t>
            </w:r>
          </w:p>
        </w:tc>
        <w:tc>
          <w:tcPr>
            <w:tcW w:w="992" w:type="dxa"/>
          </w:tcPr>
          <w:p w14:paraId="445C30E9" w14:textId="77777777" w:rsidR="000A0340" w:rsidRPr="00B403A9" w:rsidRDefault="00946A62" w:rsidP="00E64DD9">
            <w:pPr>
              <w:jc w:val="center"/>
              <w:rPr>
                <w:color w:val="0070C0"/>
                <w:sz w:val="20"/>
              </w:rPr>
            </w:pPr>
            <w:r w:rsidRPr="00B403A9">
              <w:rPr>
                <w:color w:val="0070C0"/>
                <w:sz w:val="20"/>
              </w:rPr>
              <w:t>P</w:t>
            </w:r>
          </w:p>
        </w:tc>
        <w:tc>
          <w:tcPr>
            <w:tcW w:w="992" w:type="dxa"/>
          </w:tcPr>
          <w:p w14:paraId="1FCD21C1" w14:textId="77777777" w:rsidR="000A0340" w:rsidRPr="00B403A9" w:rsidRDefault="00946A62" w:rsidP="00E64DD9">
            <w:pPr>
              <w:jc w:val="center"/>
              <w:rPr>
                <w:color w:val="0070C0"/>
                <w:sz w:val="20"/>
              </w:rPr>
            </w:pPr>
            <w:r w:rsidRPr="00B403A9">
              <w:rPr>
                <w:color w:val="0070C0"/>
                <w:sz w:val="20"/>
              </w:rPr>
              <w:t>P</w:t>
            </w:r>
          </w:p>
        </w:tc>
        <w:tc>
          <w:tcPr>
            <w:tcW w:w="993" w:type="dxa"/>
          </w:tcPr>
          <w:p w14:paraId="1B94AB0D" w14:textId="77777777" w:rsidR="000A0340" w:rsidRPr="00B403A9" w:rsidRDefault="00946A62" w:rsidP="00E64DD9">
            <w:pPr>
              <w:jc w:val="center"/>
              <w:rPr>
                <w:color w:val="0070C0"/>
                <w:sz w:val="20"/>
              </w:rPr>
            </w:pPr>
            <w:r w:rsidRPr="00B403A9">
              <w:rPr>
                <w:color w:val="0070C0"/>
                <w:sz w:val="20"/>
              </w:rPr>
              <w:t>P</w:t>
            </w:r>
          </w:p>
        </w:tc>
        <w:tc>
          <w:tcPr>
            <w:tcW w:w="1417" w:type="dxa"/>
          </w:tcPr>
          <w:p w14:paraId="3172E592" w14:textId="77777777" w:rsidR="000A0340" w:rsidRPr="00B403A9" w:rsidRDefault="00946A62" w:rsidP="00E64DD9">
            <w:pPr>
              <w:jc w:val="center"/>
              <w:rPr>
                <w:color w:val="0070C0"/>
                <w:sz w:val="20"/>
              </w:rPr>
            </w:pPr>
            <w:r w:rsidRPr="00B403A9">
              <w:rPr>
                <w:color w:val="0070C0"/>
                <w:sz w:val="20"/>
              </w:rPr>
              <w:t>3000J</w:t>
            </w:r>
          </w:p>
        </w:tc>
        <w:tc>
          <w:tcPr>
            <w:tcW w:w="1413" w:type="dxa"/>
          </w:tcPr>
          <w:p w14:paraId="1FDDCF55"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r>
      <w:tr w:rsidR="00EB4EAF" w14:paraId="103A0B51" w14:textId="77777777" w:rsidTr="007B052B">
        <w:tc>
          <w:tcPr>
            <w:tcW w:w="1234" w:type="dxa"/>
          </w:tcPr>
          <w:p w14:paraId="754B4530" w14:textId="77777777" w:rsidR="000A0340" w:rsidRPr="00B403A9" w:rsidRDefault="00946A62" w:rsidP="000F28AF">
            <w:pPr>
              <w:rPr>
                <w:i/>
                <w:color w:val="0070C0"/>
                <w:sz w:val="20"/>
              </w:rPr>
            </w:pPr>
            <w:r w:rsidRPr="00B403A9">
              <w:rPr>
                <w:i/>
                <w:color w:val="0070C0"/>
                <w:sz w:val="20"/>
              </w:rPr>
              <w:t>Individual 2</w:t>
            </w:r>
          </w:p>
        </w:tc>
        <w:tc>
          <w:tcPr>
            <w:tcW w:w="1313" w:type="dxa"/>
          </w:tcPr>
          <w:p w14:paraId="63AA41BD" w14:textId="77777777" w:rsidR="000A0340" w:rsidRPr="00B403A9" w:rsidRDefault="00946A62" w:rsidP="00E64DD9">
            <w:pPr>
              <w:jc w:val="center"/>
              <w:rPr>
                <w:color w:val="0070C0"/>
                <w:sz w:val="20"/>
              </w:rPr>
            </w:pPr>
            <w:r w:rsidRPr="00B403A9">
              <w:rPr>
                <w:color w:val="0070C0"/>
                <w:sz w:val="20"/>
              </w:rPr>
              <w:t>N</w:t>
            </w:r>
            <w:r w:rsidR="007D0361">
              <w:rPr>
                <w:color w:val="0070C0"/>
                <w:sz w:val="20"/>
              </w:rPr>
              <w:t>o</w:t>
            </w:r>
          </w:p>
        </w:tc>
        <w:tc>
          <w:tcPr>
            <w:tcW w:w="992" w:type="dxa"/>
          </w:tcPr>
          <w:p w14:paraId="15A8E0E1" w14:textId="77777777" w:rsidR="000A0340" w:rsidRPr="00B403A9" w:rsidRDefault="00946A62" w:rsidP="00E64DD9">
            <w:pPr>
              <w:jc w:val="center"/>
              <w:rPr>
                <w:color w:val="0070C0"/>
                <w:sz w:val="20"/>
              </w:rPr>
            </w:pPr>
            <w:r>
              <w:rPr>
                <w:color w:val="0070C0"/>
                <w:sz w:val="20"/>
              </w:rPr>
              <w:t>P</w:t>
            </w:r>
          </w:p>
        </w:tc>
        <w:tc>
          <w:tcPr>
            <w:tcW w:w="992" w:type="dxa"/>
          </w:tcPr>
          <w:p w14:paraId="0AC7DCD3" w14:textId="77777777" w:rsidR="000A0340" w:rsidRPr="00B403A9" w:rsidRDefault="00946A62" w:rsidP="00E64DD9">
            <w:pPr>
              <w:jc w:val="center"/>
              <w:rPr>
                <w:color w:val="0070C0"/>
                <w:sz w:val="20"/>
              </w:rPr>
            </w:pPr>
            <w:r>
              <w:rPr>
                <w:color w:val="0070C0"/>
                <w:sz w:val="20"/>
              </w:rPr>
              <w:t>P</w:t>
            </w:r>
          </w:p>
        </w:tc>
        <w:tc>
          <w:tcPr>
            <w:tcW w:w="993" w:type="dxa"/>
          </w:tcPr>
          <w:p w14:paraId="306F5043" w14:textId="77777777" w:rsidR="000A0340" w:rsidRPr="00B403A9" w:rsidRDefault="00946A62" w:rsidP="00E64DD9">
            <w:pPr>
              <w:jc w:val="center"/>
              <w:rPr>
                <w:color w:val="0070C0"/>
                <w:sz w:val="20"/>
              </w:rPr>
            </w:pPr>
            <w:r>
              <w:rPr>
                <w:color w:val="0070C0"/>
                <w:sz w:val="20"/>
              </w:rPr>
              <w:t>F</w:t>
            </w:r>
          </w:p>
        </w:tc>
        <w:tc>
          <w:tcPr>
            <w:tcW w:w="1417" w:type="dxa"/>
          </w:tcPr>
          <w:p w14:paraId="3966EA5D" w14:textId="77777777" w:rsidR="000A0340" w:rsidRPr="00B403A9" w:rsidRDefault="00946A62" w:rsidP="00E64DD9">
            <w:pPr>
              <w:jc w:val="center"/>
              <w:rPr>
                <w:color w:val="0070C0"/>
                <w:sz w:val="20"/>
              </w:rPr>
            </w:pPr>
            <w:r>
              <w:rPr>
                <w:color w:val="0070C0"/>
                <w:sz w:val="20"/>
              </w:rPr>
              <w:t>N/A</w:t>
            </w:r>
          </w:p>
        </w:tc>
        <w:tc>
          <w:tcPr>
            <w:tcW w:w="1413" w:type="dxa"/>
          </w:tcPr>
          <w:p w14:paraId="3C39CB53" w14:textId="77777777" w:rsidR="000A0340" w:rsidRPr="00B403A9" w:rsidRDefault="00946A62" w:rsidP="00E64DD9">
            <w:pPr>
              <w:jc w:val="center"/>
              <w:rPr>
                <w:color w:val="0070C0"/>
                <w:sz w:val="20"/>
              </w:rPr>
            </w:pPr>
            <w:r w:rsidRPr="00B403A9">
              <w:rPr>
                <w:color w:val="0070C0"/>
                <w:sz w:val="20"/>
              </w:rPr>
              <w:t>N</w:t>
            </w:r>
            <w:r w:rsidR="007D0361">
              <w:rPr>
                <w:color w:val="0070C0"/>
                <w:sz w:val="20"/>
              </w:rPr>
              <w:t>o</w:t>
            </w:r>
          </w:p>
        </w:tc>
      </w:tr>
      <w:tr w:rsidR="00EB4EAF" w14:paraId="52DC3B0C" w14:textId="77777777" w:rsidTr="007B052B">
        <w:tc>
          <w:tcPr>
            <w:tcW w:w="1234" w:type="dxa"/>
          </w:tcPr>
          <w:p w14:paraId="1DD0E5F0" w14:textId="77777777" w:rsidR="000A0340" w:rsidRPr="00B403A9" w:rsidRDefault="00946A62" w:rsidP="000F28AF">
            <w:pPr>
              <w:rPr>
                <w:i/>
                <w:color w:val="0070C0"/>
                <w:sz w:val="20"/>
              </w:rPr>
            </w:pPr>
            <w:r w:rsidRPr="00B403A9">
              <w:rPr>
                <w:i/>
                <w:color w:val="0070C0"/>
                <w:sz w:val="20"/>
              </w:rPr>
              <w:t>Individual 3</w:t>
            </w:r>
          </w:p>
        </w:tc>
        <w:tc>
          <w:tcPr>
            <w:tcW w:w="1313" w:type="dxa"/>
          </w:tcPr>
          <w:p w14:paraId="7211F4E9"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c>
          <w:tcPr>
            <w:tcW w:w="992" w:type="dxa"/>
          </w:tcPr>
          <w:p w14:paraId="35ED8ED9" w14:textId="77777777" w:rsidR="000A0340" w:rsidRPr="00B403A9" w:rsidRDefault="00946A62" w:rsidP="00E64DD9">
            <w:pPr>
              <w:jc w:val="center"/>
              <w:rPr>
                <w:color w:val="0070C0"/>
                <w:sz w:val="20"/>
              </w:rPr>
            </w:pPr>
            <w:r w:rsidRPr="00B403A9">
              <w:rPr>
                <w:color w:val="0070C0"/>
                <w:sz w:val="20"/>
              </w:rPr>
              <w:t>P</w:t>
            </w:r>
          </w:p>
        </w:tc>
        <w:tc>
          <w:tcPr>
            <w:tcW w:w="992" w:type="dxa"/>
          </w:tcPr>
          <w:p w14:paraId="758DEC93" w14:textId="77777777" w:rsidR="000A0340" w:rsidRPr="00B403A9" w:rsidRDefault="00946A62" w:rsidP="00E64DD9">
            <w:pPr>
              <w:jc w:val="center"/>
              <w:rPr>
                <w:color w:val="0070C0"/>
                <w:sz w:val="20"/>
              </w:rPr>
            </w:pPr>
            <w:r w:rsidRPr="00B403A9">
              <w:rPr>
                <w:color w:val="0070C0"/>
                <w:sz w:val="20"/>
              </w:rPr>
              <w:t>F</w:t>
            </w:r>
          </w:p>
        </w:tc>
        <w:tc>
          <w:tcPr>
            <w:tcW w:w="993" w:type="dxa"/>
          </w:tcPr>
          <w:p w14:paraId="60B9CA1F" w14:textId="77777777" w:rsidR="000A0340" w:rsidRPr="00B403A9" w:rsidRDefault="00946A62" w:rsidP="00E64DD9">
            <w:pPr>
              <w:jc w:val="center"/>
              <w:rPr>
                <w:color w:val="0070C0"/>
                <w:sz w:val="20"/>
              </w:rPr>
            </w:pPr>
            <w:r w:rsidRPr="00B403A9">
              <w:rPr>
                <w:color w:val="0070C0"/>
                <w:sz w:val="20"/>
              </w:rPr>
              <w:t>F</w:t>
            </w:r>
          </w:p>
        </w:tc>
        <w:tc>
          <w:tcPr>
            <w:tcW w:w="1417" w:type="dxa"/>
          </w:tcPr>
          <w:p w14:paraId="528BF7E1" w14:textId="77777777" w:rsidR="000A0340" w:rsidRPr="00B403A9" w:rsidRDefault="00946A62" w:rsidP="00E64DD9">
            <w:pPr>
              <w:jc w:val="center"/>
              <w:rPr>
                <w:color w:val="0070C0"/>
                <w:sz w:val="20"/>
              </w:rPr>
            </w:pPr>
            <w:r w:rsidRPr="00B403A9">
              <w:rPr>
                <w:color w:val="0070C0"/>
                <w:sz w:val="20"/>
              </w:rPr>
              <w:t>2100J</w:t>
            </w:r>
          </w:p>
        </w:tc>
        <w:tc>
          <w:tcPr>
            <w:tcW w:w="1413" w:type="dxa"/>
          </w:tcPr>
          <w:p w14:paraId="5EB14CCD"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r>
      <w:tr w:rsidR="00EB4EAF" w14:paraId="4917FE5E" w14:textId="77777777" w:rsidTr="007B052B">
        <w:tc>
          <w:tcPr>
            <w:tcW w:w="1234" w:type="dxa"/>
          </w:tcPr>
          <w:p w14:paraId="65D22EBF" w14:textId="77777777" w:rsidR="000A0340" w:rsidRPr="00B403A9" w:rsidRDefault="00946A62" w:rsidP="000F28AF">
            <w:pPr>
              <w:rPr>
                <w:i/>
                <w:color w:val="0070C0"/>
                <w:sz w:val="20"/>
              </w:rPr>
            </w:pPr>
            <w:r w:rsidRPr="00B403A9">
              <w:rPr>
                <w:i/>
                <w:color w:val="0070C0"/>
                <w:sz w:val="20"/>
              </w:rPr>
              <w:t>Individual 4</w:t>
            </w:r>
          </w:p>
        </w:tc>
        <w:tc>
          <w:tcPr>
            <w:tcW w:w="1313" w:type="dxa"/>
          </w:tcPr>
          <w:p w14:paraId="4B584B19"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c>
          <w:tcPr>
            <w:tcW w:w="992" w:type="dxa"/>
          </w:tcPr>
          <w:p w14:paraId="1545E5A3" w14:textId="77777777" w:rsidR="000A0340" w:rsidRPr="00B403A9" w:rsidRDefault="00946A62" w:rsidP="00E64DD9">
            <w:pPr>
              <w:jc w:val="center"/>
              <w:rPr>
                <w:color w:val="0070C0"/>
                <w:sz w:val="20"/>
              </w:rPr>
            </w:pPr>
            <w:r w:rsidRPr="00B403A9">
              <w:rPr>
                <w:color w:val="0070C0"/>
                <w:sz w:val="20"/>
              </w:rPr>
              <w:t>F</w:t>
            </w:r>
          </w:p>
        </w:tc>
        <w:tc>
          <w:tcPr>
            <w:tcW w:w="992" w:type="dxa"/>
          </w:tcPr>
          <w:p w14:paraId="358752BE" w14:textId="77777777" w:rsidR="000A0340" w:rsidRPr="00B403A9" w:rsidRDefault="00946A62" w:rsidP="00E64DD9">
            <w:pPr>
              <w:jc w:val="center"/>
              <w:rPr>
                <w:color w:val="0070C0"/>
                <w:sz w:val="20"/>
              </w:rPr>
            </w:pPr>
            <w:r w:rsidRPr="00B403A9">
              <w:rPr>
                <w:color w:val="0070C0"/>
                <w:sz w:val="20"/>
              </w:rPr>
              <w:t>P</w:t>
            </w:r>
          </w:p>
        </w:tc>
        <w:tc>
          <w:tcPr>
            <w:tcW w:w="993" w:type="dxa"/>
          </w:tcPr>
          <w:p w14:paraId="237E032A" w14:textId="77777777" w:rsidR="000A0340" w:rsidRPr="00B403A9" w:rsidRDefault="00946A62" w:rsidP="00E64DD9">
            <w:pPr>
              <w:jc w:val="center"/>
              <w:rPr>
                <w:color w:val="0070C0"/>
                <w:sz w:val="20"/>
              </w:rPr>
            </w:pPr>
            <w:r w:rsidRPr="00B403A9">
              <w:rPr>
                <w:color w:val="0070C0"/>
                <w:sz w:val="20"/>
              </w:rPr>
              <w:t>P</w:t>
            </w:r>
          </w:p>
        </w:tc>
        <w:tc>
          <w:tcPr>
            <w:tcW w:w="1417" w:type="dxa"/>
          </w:tcPr>
          <w:p w14:paraId="344C2851" w14:textId="77777777" w:rsidR="000A0340" w:rsidRPr="00B403A9" w:rsidRDefault="00946A62" w:rsidP="00E64DD9">
            <w:pPr>
              <w:jc w:val="center"/>
              <w:rPr>
                <w:color w:val="0070C0"/>
                <w:sz w:val="20"/>
              </w:rPr>
            </w:pPr>
            <w:r w:rsidRPr="00B403A9">
              <w:rPr>
                <w:color w:val="0070C0"/>
                <w:sz w:val="20"/>
              </w:rPr>
              <w:t>4000J</w:t>
            </w:r>
          </w:p>
        </w:tc>
        <w:tc>
          <w:tcPr>
            <w:tcW w:w="1413" w:type="dxa"/>
          </w:tcPr>
          <w:p w14:paraId="68B37EE5"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r>
    </w:tbl>
    <w:p w14:paraId="38863A8F" w14:textId="77777777" w:rsidR="000F28AF" w:rsidRPr="000F28AF" w:rsidRDefault="00946A62" w:rsidP="000F28AF">
      <w:pPr>
        <w:rPr>
          <w:sz w:val="17"/>
          <w:szCs w:val="17"/>
        </w:rPr>
      </w:pPr>
      <w:r>
        <w:rPr>
          <w:color w:val="0070C0"/>
        </w:rPr>
        <w:t xml:space="preserve"> </w:t>
      </w:r>
    </w:p>
    <w:p w14:paraId="108154B2" w14:textId="6F5E011D" w:rsidR="000F28AF" w:rsidRPr="00D03914" w:rsidRDefault="00946A62">
      <w:pPr>
        <w:pStyle w:val="BodyText"/>
        <w:ind w:firstLine="0"/>
        <w:jc w:val="both"/>
        <w:rPr>
          <w:color w:val="0070C0"/>
          <w:rPrChange w:id="733" w:author="Anna Rasburn" w:date="2019-01-28T23:42:00Z">
            <w:rPr>
              <w:color w:val="0070C0"/>
              <w:sz w:val="24"/>
            </w:rPr>
          </w:rPrChange>
        </w:rPr>
        <w:pPrChange w:id="734" w:author="Anna Rasburn" w:date="2019-01-28T23:42:00Z">
          <w:pPr>
            <w:pStyle w:val="BodyText"/>
            <w:spacing w:line="240" w:lineRule="auto"/>
            <w:ind w:firstLine="0"/>
          </w:pPr>
        </w:pPrChange>
      </w:pPr>
      <w:r w:rsidRPr="00D03914">
        <w:rPr>
          <w:color w:val="0070C0"/>
          <w:rPrChange w:id="735" w:author="Anna Rasburn" w:date="2019-01-28T23:42:00Z">
            <w:rPr>
              <w:color w:val="0070C0"/>
              <w:sz w:val="24"/>
            </w:rPr>
          </w:rPrChange>
        </w:rPr>
        <w:t xml:space="preserve">For any optimisation problem, the fitness function needs to be defined before a solution is executed. </w:t>
      </w:r>
      <w:r w:rsidR="005F33F8" w:rsidRPr="00D03914">
        <w:rPr>
          <w:color w:val="0070C0"/>
          <w:rPrChange w:id="736" w:author="Anna Rasburn" w:date="2019-01-28T23:42:00Z">
            <w:rPr>
              <w:color w:val="0070C0"/>
              <w:sz w:val="24"/>
            </w:rPr>
          </w:rPrChange>
        </w:rPr>
        <w:t xml:space="preserve">Changing the </w:t>
      </w:r>
      <w:r w:rsidRPr="00D03914">
        <w:rPr>
          <w:color w:val="0070C0"/>
          <w:rPrChange w:id="737" w:author="Anna Rasburn" w:date="2019-01-28T23:42:00Z">
            <w:rPr>
              <w:color w:val="0070C0"/>
              <w:sz w:val="24"/>
            </w:rPr>
          </w:rPrChange>
        </w:rPr>
        <w:t>fitness function</w:t>
      </w:r>
      <w:r w:rsidR="005F33F8" w:rsidRPr="00D03914">
        <w:rPr>
          <w:color w:val="0070C0"/>
          <w:rPrChange w:id="738" w:author="Anna Rasburn" w:date="2019-01-28T23:42:00Z">
            <w:rPr>
              <w:color w:val="0070C0"/>
              <w:sz w:val="24"/>
            </w:rPr>
          </w:rPrChange>
        </w:rPr>
        <w:t xml:space="preserve"> can present </w:t>
      </w:r>
      <w:r w:rsidRPr="00D03914">
        <w:rPr>
          <w:color w:val="0070C0"/>
          <w:rPrChange w:id="739" w:author="Anna Rasburn" w:date="2019-01-28T23:42:00Z">
            <w:rPr>
              <w:color w:val="0070C0"/>
              <w:sz w:val="24"/>
            </w:rPr>
          </w:rPrChange>
        </w:rPr>
        <w:t xml:space="preserve">new ways to optimise Java. </w:t>
      </w:r>
      <w:r w:rsidR="005F33F8" w:rsidRPr="00D03914">
        <w:rPr>
          <w:color w:val="0070C0"/>
          <w:rPrChange w:id="740" w:author="Anna Rasburn" w:date="2019-01-28T23:42:00Z">
            <w:rPr>
              <w:color w:val="0070C0"/>
              <w:sz w:val="24"/>
            </w:rPr>
          </w:rPrChange>
        </w:rPr>
        <w:t>For example, by c</w:t>
      </w:r>
      <w:r w:rsidRPr="00D03914">
        <w:rPr>
          <w:color w:val="0070C0"/>
          <w:rPrChange w:id="741" w:author="Anna Rasburn" w:date="2019-01-28T23:42:00Z">
            <w:rPr>
              <w:color w:val="0070C0"/>
              <w:sz w:val="24"/>
            </w:rPr>
          </w:rPrChange>
        </w:rPr>
        <w:t xml:space="preserve">hanging the fitness to focus on execution time or energy consumption, the Java application can be optimised in different ways. </w:t>
      </w:r>
    </w:p>
    <w:p w14:paraId="4C9AF4D9" w14:textId="77777777" w:rsidR="00425538" w:rsidRPr="00C457E2" w:rsidRDefault="00425538" w:rsidP="00C457E2">
      <w:pPr>
        <w:pStyle w:val="BodyText"/>
        <w:ind w:firstLine="0"/>
        <w:rPr>
          <w:color w:val="0070C0"/>
        </w:rPr>
      </w:pPr>
    </w:p>
    <w:bookmarkStart w:id="742" w:name="_Ref2701205"/>
    <w:p w14:paraId="6FB00DE8" w14:textId="77777777" w:rsidR="00CB76FF" w:rsidRPr="001765A6" w:rsidRDefault="00946A62">
      <w:pPr>
        <w:pStyle w:val="Heading2"/>
      </w:pPr>
      <w:r>
        <w:fldChar w:fldCharType="begin"/>
      </w:r>
      <w:r>
        <w:instrText xml:space="preserve"> HYPERLINK "http://www.cs.stir.ac.uk/~kjt/research/conformed.html" </w:instrText>
      </w:r>
      <w:r>
        <w:fldChar w:fldCharType="separate"/>
      </w:r>
      <w:bookmarkStart w:id="743" w:name="_Toc536543208"/>
      <w:bookmarkStart w:id="744" w:name="_Toc536543437"/>
      <w:bookmarkStart w:id="745" w:name="_Toc15893763"/>
      <w:bookmarkStart w:id="746" w:name="_Toc536549414"/>
      <w:r w:rsidRPr="001765A6">
        <w:t>Scope</w:t>
      </w:r>
      <w:r>
        <w:fldChar w:fldCharType="end"/>
      </w:r>
      <w:r w:rsidRPr="001765A6">
        <w:t xml:space="preserve"> and Objectives</w:t>
      </w:r>
      <w:bookmarkEnd w:id="742"/>
      <w:bookmarkEnd w:id="743"/>
      <w:bookmarkEnd w:id="744"/>
      <w:bookmarkEnd w:id="745"/>
      <w:bookmarkEnd w:id="746"/>
    </w:p>
    <w:p w14:paraId="50127EC2" w14:textId="77777777" w:rsidR="00CB76FF" w:rsidRDefault="00946A62">
      <w:pPr>
        <w:pStyle w:val="BodyFirst"/>
      </w:pPr>
      <w:r w:rsidRPr="001765A6">
        <w:t>Define the scope and objectives of your project.</w:t>
      </w:r>
    </w:p>
    <w:p w14:paraId="7095AD84" w14:textId="77777777" w:rsidR="00D07980" w:rsidRPr="000C333D" w:rsidRDefault="00946A62" w:rsidP="000C333D">
      <w:pPr>
        <w:pStyle w:val="Heading3"/>
        <w:rPr>
          <w:color w:val="0070C0"/>
        </w:rPr>
      </w:pPr>
      <w:bookmarkStart w:id="747" w:name="_Toc536549415"/>
      <w:r w:rsidRPr="000C333D">
        <w:rPr>
          <w:color w:val="0070C0"/>
        </w:rPr>
        <w:t>Scope</w:t>
      </w:r>
      <w:bookmarkEnd w:id="747"/>
    </w:p>
    <w:p w14:paraId="392EA760" w14:textId="08FB43F9" w:rsidR="007C4D37" w:rsidRPr="00D03914" w:rsidRDefault="00946A62">
      <w:pPr>
        <w:pStyle w:val="BodyText"/>
        <w:ind w:firstLine="0"/>
        <w:jc w:val="both"/>
        <w:rPr>
          <w:color w:val="0070C0"/>
          <w:rPrChange w:id="748" w:author="Anna Rasburn" w:date="2019-01-28T23:44:00Z">
            <w:rPr>
              <w:color w:val="0070C0"/>
              <w:sz w:val="24"/>
            </w:rPr>
          </w:rPrChange>
        </w:rPr>
        <w:pPrChange w:id="749" w:author="Anna Rasburn" w:date="2019-01-28T23:44:00Z">
          <w:pPr>
            <w:pStyle w:val="BodyText"/>
            <w:spacing w:line="240" w:lineRule="auto"/>
            <w:ind w:firstLine="0"/>
          </w:pPr>
        </w:pPrChange>
      </w:pPr>
      <w:r w:rsidRPr="00D03914">
        <w:rPr>
          <w:color w:val="0070C0"/>
          <w:rPrChange w:id="750" w:author="Anna Rasburn" w:date="2019-01-28T23:44:00Z">
            <w:rPr>
              <w:color w:val="0070C0"/>
              <w:sz w:val="24"/>
            </w:rPr>
          </w:rPrChange>
        </w:rPr>
        <w:t xml:space="preserve">The scope of this research is to </w:t>
      </w:r>
      <w:r w:rsidR="005F33F8" w:rsidRPr="00D03914">
        <w:rPr>
          <w:color w:val="0070C0"/>
          <w:rPrChange w:id="751" w:author="Anna Rasburn" w:date="2019-01-28T23:44:00Z">
            <w:rPr>
              <w:color w:val="0070C0"/>
              <w:sz w:val="24"/>
            </w:rPr>
          </w:rPrChange>
        </w:rPr>
        <w:t xml:space="preserve">explore </w:t>
      </w:r>
      <w:r w:rsidRPr="00D03914">
        <w:rPr>
          <w:color w:val="0070C0"/>
          <w:rPrChange w:id="752" w:author="Anna Rasburn" w:date="2019-01-28T23:44:00Z">
            <w:rPr>
              <w:color w:val="0070C0"/>
              <w:sz w:val="24"/>
            </w:rPr>
          </w:rPrChange>
        </w:rPr>
        <w:t xml:space="preserve">different ways </w:t>
      </w:r>
      <w:r w:rsidR="005F33F8" w:rsidRPr="00D03914">
        <w:rPr>
          <w:color w:val="0070C0"/>
          <w:rPrChange w:id="753" w:author="Anna Rasburn" w:date="2019-01-28T23:44:00Z">
            <w:rPr>
              <w:color w:val="0070C0"/>
              <w:sz w:val="24"/>
            </w:rPr>
          </w:rPrChange>
        </w:rPr>
        <w:t xml:space="preserve">by which </w:t>
      </w:r>
      <w:r w:rsidRPr="00D03914">
        <w:rPr>
          <w:color w:val="0070C0"/>
          <w:rPrChange w:id="754" w:author="Anna Rasburn" w:date="2019-01-28T23:44:00Z">
            <w:rPr>
              <w:color w:val="0070C0"/>
              <w:sz w:val="24"/>
            </w:rPr>
          </w:rPrChange>
        </w:rPr>
        <w:t>developers can change their source code in order to make more</w:t>
      </w:r>
      <w:r w:rsidR="005F33F8" w:rsidRPr="00D03914">
        <w:rPr>
          <w:color w:val="0070C0"/>
          <w:rPrChange w:id="755" w:author="Anna Rasburn" w:date="2019-01-28T23:44:00Z">
            <w:rPr>
              <w:color w:val="0070C0"/>
              <w:sz w:val="24"/>
            </w:rPr>
          </w:rPrChange>
        </w:rPr>
        <w:t>-</w:t>
      </w:r>
      <w:r w:rsidRPr="00D03914">
        <w:rPr>
          <w:color w:val="0070C0"/>
          <w:rPrChange w:id="756" w:author="Anna Rasburn" w:date="2019-01-28T23:44:00Z">
            <w:rPr>
              <w:color w:val="0070C0"/>
              <w:sz w:val="24"/>
            </w:rPr>
          </w:rPrChange>
        </w:rPr>
        <w:t xml:space="preserve">optimised applications that firstly </w:t>
      </w:r>
      <w:r w:rsidR="00C457E2" w:rsidRPr="00D03914">
        <w:rPr>
          <w:color w:val="0070C0"/>
          <w:rPrChange w:id="757" w:author="Anna Rasburn" w:date="2019-01-28T23:44:00Z">
            <w:rPr>
              <w:color w:val="0070C0"/>
              <w:sz w:val="24"/>
            </w:rPr>
          </w:rPrChange>
        </w:rPr>
        <w:t>have a shorter execution time but also</w:t>
      </w:r>
      <w:r w:rsidRPr="00D03914">
        <w:rPr>
          <w:color w:val="0070C0"/>
          <w:rPrChange w:id="758" w:author="Anna Rasburn" w:date="2019-01-28T23:44:00Z">
            <w:rPr>
              <w:color w:val="0070C0"/>
              <w:sz w:val="24"/>
            </w:rPr>
          </w:rPrChange>
        </w:rPr>
        <w:t xml:space="preserve"> </w:t>
      </w:r>
      <w:r w:rsidR="00C457E2" w:rsidRPr="00D03914">
        <w:rPr>
          <w:color w:val="0070C0"/>
          <w:rPrChange w:id="759" w:author="Anna Rasburn" w:date="2019-01-28T23:44:00Z">
            <w:rPr>
              <w:color w:val="0070C0"/>
              <w:sz w:val="24"/>
            </w:rPr>
          </w:rPrChange>
        </w:rPr>
        <w:t>achieve</w:t>
      </w:r>
      <w:r w:rsidRPr="00D03914">
        <w:rPr>
          <w:color w:val="0070C0"/>
          <w:rPrChange w:id="760" w:author="Anna Rasburn" w:date="2019-01-28T23:44:00Z">
            <w:rPr>
              <w:color w:val="0070C0"/>
              <w:sz w:val="24"/>
            </w:rPr>
          </w:rPrChange>
        </w:rPr>
        <w:t xml:space="preserve"> the same functionality. This research will be followed by </w:t>
      </w:r>
      <w:r w:rsidR="005F33F8" w:rsidRPr="00D03914">
        <w:rPr>
          <w:color w:val="0070C0"/>
          <w:rPrChange w:id="761" w:author="Anna Rasburn" w:date="2019-01-28T23:44:00Z">
            <w:rPr>
              <w:color w:val="0070C0"/>
              <w:sz w:val="24"/>
            </w:rPr>
          </w:rPrChange>
        </w:rPr>
        <w:t xml:space="preserve">exploiting </w:t>
      </w:r>
      <w:r w:rsidRPr="00D03914">
        <w:rPr>
          <w:color w:val="0070C0"/>
          <w:rPrChange w:id="762" w:author="Anna Rasburn" w:date="2019-01-28T23:44:00Z">
            <w:rPr>
              <w:color w:val="0070C0"/>
              <w:sz w:val="24"/>
            </w:rPr>
          </w:rPrChange>
        </w:rPr>
        <w:t>the same principles and seeing</w:t>
      </w:r>
      <w:r w:rsidR="00C457E2" w:rsidRPr="00D03914">
        <w:rPr>
          <w:color w:val="0070C0"/>
          <w:rPrChange w:id="763" w:author="Anna Rasburn" w:date="2019-01-28T23:44:00Z">
            <w:rPr>
              <w:color w:val="0070C0"/>
              <w:sz w:val="24"/>
            </w:rPr>
          </w:rPrChange>
        </w:rPr>
        <w:t xml:space="preserve"> whether we can optimise applications</w:t>
      </w:r>
      <w:r w:rsidRPr="00D03914">
        <w:rPr>
          <w:color w:val="0070C0"/>
          <w:rPrChange w:id="764" w:author="Anna Rasburn" w:date="2019-01-28T23:44:00Z">
            <w:rPr>
              <w:color w:val="0070C0"/>
              <w:sz w:val="24"/>
            </w:rPr>
          </w:rPrChange>
        </w:rPr>
        <w:t xml:space="preserve"> </w:t>
      </w:r>
      <w:r w:rsidR="00C457E2" w:rsidRPr="00D03914">
        <w:rPr>
          <w:color w:val="0070C0"/>
          <w:rPrChange w:id="765" w:author="Anna Rasburn" w:date="2019-01-28T23:44:00Z">
            <w:rPr>
              <w:color w:val="0070C0"/>
              <w:sz w:val="24"/>
            </w:rPr>
          </w:rPrChange>
        </w:rPr>
        <w:t xml:space="preserve">to require less energy. </w:t>
      </w:r>
      <w:r w:rsidRPr="00D03914">
        <w:rPr>
          <w:color w:val="0070C0"/>
          <w:rPrChange w:id="766" w:author="Anna Rasburn" w:date="2019-01-28T23:44:00Z">
            <w:rPr>
              <w:color w:val="0070C0"/>
              <w:sz w:val="24"/>
            </w:rPr>
          </w:rPrChange>
        </w:rPr>
        <w:t xml:space="preserve">Furthermore, </w:t>
      </w:r>
      <w:ins w:id="767" w:author="Anna Rasburn" w:date="2019-01-12T11:54:00Z">
        <w:r w:rsidR="00A728E0" w:rsidRPr="00D03914">
          <w:rPr>
            <w:color w:val="0070C0"/>
            <w:rPrChange w:id="768" w:author="Anna Rasburn" w:date="2019-01-28T23:44:00Z">
              <w:rPr>
                <w:color w:val="0070C0"/>
                <w:sz w:val="24"/>
              </w:rPr>
            </w:rPrChange>
          </w:rPr>
          <w:t>it is hoped that t</w:t>
        </w:r>
      </w:ins>
      <w:r w:rsidRPr="00D03914">
        <w:rPr>
          <w:color w:val="0070C0"/>
          <w:rPrChange w:id="769" w:author="Anna Rasburn" w:date="2019-01-28T23:44:00Z">
            <w:rPr>
              <w:color w:val="0070C0"/>
              <w:sz w:val="24"/>
            </w:rPr>
          </w:rPrChange>
        </w:rPr>
        <w:t xml:space="preserve">his research will lead to </w:t>
      </w:r>
      <w:r w:rsidR="00C457E2" w:rsidRPr="00D03914">
        <w:rPr>
          <w:color w:val="0070C0"/>
          <w:rPrChange w:id="770" w:author="Anna Rasburn" w:date="2019-01-28T23:44:00Z">
            <w:rPr>
              <w:color w:val="0070C0"/>
              <w:sz w:val="24"/>
            </w:rPr>
          </w:rPrChange>
        </w:rPr>
        <w:t xml:space="preserve">the development of a toolkit that uses </w:t>
      </w:r>
      <w:r w:rsidR="00C457E2" w:rsidRPr="00D03914">
        <w:rPr>
          <w:color w:val="0070C0"/>
          <w:rPrChange w:id="771" w:author="Anna Rasburn" w:date="2019-01-28T23:44:00Z">
            <w:rPr>
              <w:color w:val="0070C0"/>
              <w:sz w:val="24"/>
            </w:rPr>
          </w:rPrChange>
        </w:rPr>
        <w:lastRenderedPageBreak/>
        <w:t>elements of artificial intelligence methods</w:t>
      </w:r>
      <w:r w:rsidR="00905B7F" w:rsidRPr="00D03914">
        <w:rPr>
          <w:color w:val="0070C0"/>
          <w:rPrChange w:id="772" w:author="Anna Rasburn" w:date="2019-01-28T23:44:00Z">
            <w:rPr>
              <w:color w:val="0070C0"/>
              <w:sz w:val="24"/>
            </w:rPr>
          </w:rPrChange>
        </w:rPr>
        <w:t>,</w:t>
      </w:r>
      <w:r w:rsidR="00C457E2" w:rsidRPr="00D03914">
        <w:rPr>
          <w:color w:val="0070C0"/>
          <w:rPrChange w:id="773" w:author="Anna Rasburn" w:date="2019-01-28T23:44:00Z">
            <w:rPr>
              <w:color w:val="0070C0"/>
              <w:sz w:val="24"/>
            </w:rPr>
          </w:rPrChange>
        </w:rPr>
        <w:t xml:space="preserve"> such as Genetic Algorithms and </w:t>
      </w:r>
      <w:r w:rsidR="00905B7F" w:rsidRPr="00D03914">
        <w:rPr>
          <w:color w:val="0070C0"/>
          <w:rPrChange w:id="774" w:author="Anna Rasburn" w:date="2019-01-28T23:44:00Z">
            <w:rPr>
              <w:color w:val="0070C0"/>
              <w:sz w:val="24"/>
            </w:rPr>
          </w:rPrChange>
        </w:rPr>
        <w:t>L</w:t>
      </w:r>
      <w:r w:rsidR="00C457E2" w:rsidRPr="00D03914">
        <w:rPr>
          <w:color w:val="0070C0"/>
          <w:rPrChange w:id="775" w:author="Anna Rasburn" w:date="2019-01-28T23:44:00Z">
            <w:rPr>
              <w:color w:val="0070C0"/>
              <w:sz w:val="24"/>
            </w:rPr>
          </w:rPrChange>
        </w:rPr>
        <w:t xml:space="preserve">ocal </w:t>
      </w:r>
      <w:r w:rsidR="00905B7F" w:rsidRPr="00D03914">
        <w:rPr>
          <w:color w:val="0070C0"/>
          <w:rPrChange w:id="776" w:author="Anna Rasburn" w:date="2019-01-28T23:44:00Z">
            <w:rPr>
              <w:color w:val="0070C0"/>
              <w:sz w:val="24"/>
            </w:rPr>
          </w:rPrChange>
        </w:rPr>
        <w:t>S</w:t>
      </w:r>
      <w:r w:rsidR="00C457E2" w:rsidRPr="00D03914">
        <w:rPr>
          <w:color w:val="0070C0"/>
          <w:rPrChange w:id="777" w:author="Anna Rasburn" w:date="2019-01-28T23:44:00Z">
            <w:rPr>
              <w:color w:val="0070C0"/>
              <w:sz w:val="24"/>
            </w:rPr>
          </w:rPrChange>
        </w:rPr>
        <w:t>earch</w:t>
      </w:r>
      <w:r w:rsidR="00905B7F" w:rsidRPr="00D03914">
        <w:rPr>
          <w:color w:val="0070C0"/>
          <w:rPrChange w:id="778" w:author="Anna Rasburn" w:date="2019-01-28T23:44:00Z">
            <w:rPr>
              <w:color w:val="0070C0"/>
              <w:sz w:val="24"/>
            </w:rPr>
          </w:rPrChange>
        </w:rPr>
        <w:t xml:space="preserve">, </w:t>
      </w:r>
      <w:del w:id="779" w:author="Anna Rasburn [2]" w:date="2019-01-24T14:21:00Z">
        <w:r w:rsidR="00905B7F" w:rsidRPr="00D03914" w:rsidDel="001F5944">
          <w:rPr>
            <w:color w:val="0070C0"/>
            <w:rPrChange w:id="780" w:author="Anna Rasburn" w:date="2019-01-28T23:44:00Z">
              <w:rPr>
                <w:color w:val="0070C0"/>
                <w:sz w:val="24"/>
              </w:rPr>
            </w:rPrChange>
          </w:rPr>
          <w:delText xml:space="preserve">incorporating </w:delText>
        </w:r>
        <w:r w:rsidR="00C457E2" w:rsidRPr="00D03914" w:rsidDel="001F5944">
          <w:rPr>
            <w:color w:val="0070C0"/>
            <w:rPrChange w:id="781" w:author="Anna Rasburn" w:date="2019-01-28T23:44:00Z">
              <w:rPr>
                <w:color w:val="0070C0"/>
                <w:sz w:val="24"/>
              </w:rPr>
            </w:rPrChange>
          </w:rPr>
          <w:delText xml:space="preserve"> a</w:delText>
        </w:r>
      </w:del>
      <w:ins w:id="782" w:author="Anna Rasburn [2]" w:date="2019-01-24T14:21:00Z">
        <w:r w:rsidR="001F5944" w:rsidRPr="00D03914">
          <w:rPr>
            <w:color w:val="0070C0"/>
            <w:rPrChange w:id="783" w:author="Anna Rasburn" w:date="2019-01-28T23:44:00Z">
              <w:rPr>
                <w:color w:val="0070C0"/>
                <w:sz w:val="24"/>
              </w:rPr>
            </w:rPrChange>
          </w:rPr>
          <w:t>incorporating a</w:t>
        </w:r>
      </w:ins>
      <w:r w:rsidR="00C457E2" w:rsidRPr="00D03914">
        <w:rPr>
          <w:color w:val="0070C0"/>
          <w:rPrChange w:id="784" w:author="Anna Rasburn" w:date="2019-01-28T23:44:00Z">
            <w:rPr>
              <w:color w:val="0070C0"/>
              <w:sz w:val="24"/>
            </w:rPr>
          </w:rPrChange>
        </w:rPr>
        <w:t xml:space="preserve"> developer</w:t>
      </w:r>
      <w:r w:rsidR="00905B7F" w:rsidRPr="00D03914">
        <w:rPr>
          <w:color w:val="0070C0"/>
          <w:rPrChange w:id="785" w:author="Anna Rasburn" w:date="2019-01-28T23:44:00Z">
            <w:rPr>
              <w:color w:val="0070C0"/>
              <w:sz w:val="24"/>
            </w:rPr>
          </w:rPrChange>
        </w:rPr>
        <w:t>’</w:t>
      </w:r>
      <w:r w:rsidR="00C457E2" w:rsidRPr="00D03914">
        <w:rPr>
          <w:color w:val="0070C0"/>
          <w:rPrChange w:id="786" w:author="Anna Rasburn" w:date="2019-01-28T23:44:00Z">
            <w:rPr>
              <w:color w:val="0070C0"/>
              <w:sz w:val="24"/>
            </w:rPr>
          </w:rPrChange>
        </w:rPr>
        <w:t>s source code and well-written unit tests to create a more</w:t>
      </w:r>
      <w:r w:rsidR="00905B7F" w:rsidRPr="00D03914">
        <w:rPr>
          <w:color w:val="0070C0"/>
          <w:rPrChange w:id="787" w:author="Anna Rasburn" w:date="2019-01-28T23:44:00Z">
            <w:rPr>
              <w:color w:val="0070C0"/>
              <w:sz w:val="24"/>
            </w:rPr>
          </w:rPrChange>
        </w:rPr>
        <w:t>-</w:t>
      </w:r>
      <w:r w:rsidR="00C457E2" w:rsidRPr="00D03914">
        <w:rPr>
          <w:color w:val="0070C0"/>
          <w:rPrChange w:id="788" w:author="Anna Rasburn" w:date="2019-01-28T23:44:00Z">
            <w:rPr>
              <w:color w:val="0070C0"/>
              <w:sz w:val="24"/>
            </w:rPr>
          </w:rPrChange>
        </w:rPr>
        <w:t>optimised version of the original source code.</w:t>
      </w:r>
    </w:p>
    <w:p w14:paraId="4DD7E29E" w14:textId="77777777" w:rsidR="00D07980" w:rsidRPr="000C333D" w:rsidRDefault="00946A62" w:rsidP="000C333D">
      <w:pPr>
        <w:pStyle w:val="Heading3"/>
        <w:rPr>
          <w:color w:val="0070C0"/>
        </w:rPr>
      </w:pPr>
      <w:bookmarkStart w:id="789" w:name="_Toc536549416"/>
      <w:r w:rsidRPr="000C333D">
        <w:rPr>
          <w:color w:val="0070C0"/>
        </w:rPr>
        <w:t>Users</w:t>
      </w:r>
      <w:bookmarkEnd w:id="789"/>
    </w:p>
    <w:p w14:paraId="6E1DB1F2" w14:textId="3F68F43B" w:rsidR="00D07980" w:rsidRPr="00D03914" w:rsidRDefault="00946A62">
      <w:pPr>
        <w:pStyle w:val="BodyText"/>
        <w:ind w:firstLine="0"/>
        <w:jc w:val="both"/>
        <w:rPr>
          <w:color w:val="0070C0"/>
          <w:rPrChange w:id="790" w:author="Anna Rasburn" w:date="2019-01-28T23:44:00Z">
            <w:rPr>
              <w:color w:val="0070C0"/>
              <w:sz w:val="24"/>
            </w:rPr>
          </w:rPrChange>
        </w:rPr>
        <w:pPrChange w:id="791" w:author="Anna Rasburn" w:date="2019-01-28T23:44:00Z">
          <w:pPr>
            <w:pStyle w:val="BodyText"/>
            <w:spacing w:line="240" w:lineRule="auto"/>
            <w:ind w:firstLine="0"/>
          </w:pPr>
        </w:pPrChange>
      </w:pPr>
      <w:r w:rsidRPr="00D03914">
        <w:rPr>
          <w:color w:val="0070C0"/>
          <w:rPrChange w:id="792" w:author="Anna Rasburn" w:date="2019-01-28T23:44:00Z">
            <w:rPr>
              <w:color w:val="0070C0"/>
              <w:sz w:val="24"/>
            </w:rPr>
          </w:rPrChange>
        </w:rPr>
        <w:t xml:space="preserve">The users of this research would be </w:t>
      </w:r>
      <w:r w:rsidR="00905B7F" w:rsidRPr="00D03914">
        <w:rPr>
          <w:color w:val="0070C0"/>
          <w:rPrChange w:id="793" w:author="Anna Rasburn" w:date="2019-01-28T23:44:00Z">
            <w:rPr>
              <w:color w:val="0070C0"/>
              <w:sz w:val="24"/>
            </w:rPr>
          </w:rPrChange>
        </w:rPr>
        <w:t>A</w:t>
      </w:r>
      <w:r w:rsidRPr="00D03914">
        <w:rPr>
          <w:color w:val="0070C0"/>
          <w:rPrChange w:id="794" w:author="Anna Rasburn" w:date="2019-01-28T23:44:00Z">
            <w:rPr>
              <w:color w:val="0070C0"/>
              <w:sz w:val="24"/>
            </w:rPr>
          </w:rPrChange>
        </w:rPr>
        <w:t xml:space="preserve">ndroid application developers and Android application users. </w:t>
      </w:r>
      <w:r w:rsidR="0042400A" w:rsidRPr="00D03914">
        <w:rPr>
          <w:color w:val="0070C0"/>
          <w:rPrChange w:id="795" w:author="Anna Rasburn" w:date="2019-01-28T23:44:00Z">
            <w:rPr>
              <w:color w:val="0070C0"/>
              <w:sz w:val="24"/>
            </w:rPr>
          </w:rPrChange>
        </w:rPr>
        <w:t xml:space="preserve">Many </w:t>
      </w:r>
      <w:r w:rsidRPr="00D03914">
        <w:rPr>
          <w:color w:val="0070C0"/>
          <w:rPrChange w:id="796" w:author="Anna Rasburn" w:date="2019-01-28T23:44:00Z">
            <w:rPr>
              <w:color w:val="0070C0"/>
              <w:sz w:val="24"/>
            </w:rPr>
          </w:rPrChange>
        </w:rPr>
        <w:t xml:space="preserve">Android mobile users wish to have a device which does not ‘die' as often and </w:t>
      </w:r>
      <w:r w:rsidR="0042400A" w:rsidRPr="00D03914">
        <w:rPr>
          <w:color w:val="0070C0"/>
          <w:rPrChange w:id="797" w:author="Anna Rasburn" w:date="2019-01-28T23:44:00Z">
            <w:rPr>
              <w:color w:val="0070C0"/>
              <w:sz w:val="24"/>
            </w:rPr>
          </w:rPrChange>
        </w:rPr>
        <w:t xml:space="preserve">therefore users are likely to prefer </w:t>
      </w:r>
      <w:r w:rsidRPr="00D03914">
        <w:rPr>
          <w:color w:val="0070C0"/>
          <w:rPrChange w:id="798" w:author="Anna Rasburn" w:date="2019-01-28T23:44:00Z">
            <w:rPr>
              <w:color w:val="0070C0"/>
              <w:sz w:val="24"/>
            </w:rPr>
          </w:rPrChange>
        </w:rPr>
        <w:t xml:space="preserve">applications that </w:t>
      </w:r>
      <w:r w:rsidR="0042400A" w:rsidRPr="00D03914">
        <w:rPr>
          <w:color w:val="0070C0"/>
          <w:rPrChange w:id="799" w:author="Anna Rasburn" w:date="2019-01-28T23:44:00Z">
            <w:rPr>
              <w:color w:val="0070C0"/>
              <w:sz w:val="24"/>
            </w:rPr>
          </w:rPrChange>
        </w:rPr>
        <w:t xml:space="preserve">do not </w:t>
      </w:r>
      <w:r w:rsidR="007C4D37" w:rsidRPr="00D03914">
        <w:rPr>
          <w:color w:val="0070C0"/>
          <w:rPrChange w:id="800" w:author="Anna Rasburn" w:date="2019-01-28T23:44:00Z">
            <w:rPr>
              <w:color w:val="0070C0"/>
              <w:sz w:val="24"/>
            </w:rPr>
          </w:rPrChange>
        </w:rPr>
        <w:t>‘drain’ the battery</w:t>
      </w:r>
      <w:r w:rsidR="0042400A" w:rsidRPr="00D03914">
        <w:rPr>
          <w:color w:val="0070C0"/>
          <w:rPrChange w:id="801" w:author="Anna Rasburn" w:date="2019-01-28T23:44:00Z">
            <w:rPr>
              <w:color w:val="0070C0"/>
              <w:sz w:val="24"/>
            </w:rPr>
          </w:rPrChange>
        </w:rPr>
        <w:t xml:space="preserve"> rapidly</w:t>
      </w:r>
      <w:r w:rsidR="007C4D37" w:rsidRPr="00D03914">
        <w:rPr>
          <w:color w:val="0070C0"/>
          <w:rPrChange w:id="802" w:author="Anna Rasburn" w:date="2019-01-28T23:44:00Z">
            <w:rPr>
              <w:color w:val="0070C0"/>
              <w:sz w:val="24"/>
            </w:rPr>
          </w:rPrChange>
        </w:rPr>
        <w:t>.</w:t>
      </w:r>
      <w:r w:rsidRPr="00D03914">
        <w:rPr>
          <w:color w:val="0070C0"/>
          <w:rPrChange w:id="803" w:author="Anna Rasburn" w:date="2019-01-28T23:44:00Z">
            <w:rPr>
              <w:color w:val="0070C0"/>
              <w:sz w:val="24"/>
            </w:rPr>
          </w:rPrChange>
        </w:rPr>
        <w:t xml:space="preserve"> This research can also apply to </w:t>
      </w:r>
      <w:r w:rsidR="0042400A" w:rsidRPr="00D03914">
        <w:rPr>
          <w:color w:val="0070C0"/>
          <w:rPrChange w:id="804" w:author="Anna Rasburn" w:date="2019-01-28T23:44:00Z">
            <w:rPr>
              <w:color w:val="0070C0"/>
              <w:sz w:val="24"/>
            </w:rPr>
          </w:rPrChange>
        </w:rPr>
        <w:t xml:space="preserve">the work of </w:t>
      </w:r>
      <w:r w:rsidRPr="00D03914">
        <w:rPr>
          <w:color w:val="0070C0"/>
          <w:rPrChange w:id="805" w:author="Anna Rasburn" w:date="2019-01-28T23:44:00Z">
            <w:rPr>
              <w:color w:val="0070C0"/>
              <w:sz w:val="24"/>
            </w:rPr>
          </w:rPrChange>
        </w:rPr>
        <w:t xml:space="preserve">Java developers </w:t>
      </w:r>
      <w:r w:rsidR="0042400A" w:rsidRPr="00D03914">
        <w:rPr>
          <w:color w:val="0070C0"/>
          <w:rPrChange w:id="806" w:author="Anna Rasburn" w:date="2019-01-28T23:44:00Z">
            <w:rPr>
              <w:color w:val="0070C0"/>
              <w:sz w:val="24"/>
            </w:rPr>
          </w:rPrChange>
        </w:rPr>
        <w:t xml:space="preserve">more generally </w:t>
      </w:r>
      <w:r w:rsidRPr="00D03914">
        <w:rPr>
          <w:color w:val="0070C0"/>
          <w:rPrChange w:id="807" w:author="Anna Rasburn" w:date="2019-01-28T23:44:00Z">
            <w:rPr>
              <w:color w:val="0070C0"/>
              <w:sz w:val="24"/>
            </w:rPr>
          </w:rPrChange>
        </w:rPr>
        <w:t>as</w:t>
      </w:r>
      <w:r w:rsidR="007C4D37" w:rsidRPr="00D03914">
        <w:rPr>
          <w:color w:val="0070C0"/>
          <w:rPrChange w:id="808" w:author="Anna Rasburn" w:date="2019-01-28T23:44:00Z">
            <w:rPr>
              <w:color w:val="0070C0"/>
              <w:sz w:val="24"/>
            </w:rPr>
          </w:rPrChange>
        </w:rPr>
        <w:t xml:space="preserve"> this research should </w:t>
      </w:r>
      <w:r w:rsidR="0042400A" w:rsidRPr="00D03914">
        <w:rPr>
          <w:color w:val="0070C0"/>
          <w:rPrChange w:id="809" w:author="Anna Rasburn" w:date="2019-01-28T23:44:00Z">
            <w:rPr>
              <w:color w:val="0070C0"/>
              <w:sz w:val="24"/>
            </w:rPr>
          </w:rPrChange>
        </w:rPr>
        <w:t xml:space="preserve">also </w:t>
      </w:r>
      <w:r w:rsidR="007C4D37" w:rsidRPr="00D03914">
        <w:rPr>
          <w:color w:val="0070C0"/>
          <w:rPrChange w:id="810" w:author="Anna Rasburn" w:date="2019-01-28T23:44:00Z">
            <w:rPr>
              <w:color w:val="0070C0"/>
              <w:sz w:val="24"/>
            </w:rPr>
          </w:rPrChange>
        </w:rPr>
        <w:t xml:space="preserve">be applicable to larger applications and devices such as a computer where the lower energy consumption will have a greater </w:t>
      </w:r>
      <w:r w:rsidR="0042400A" w:rsidRPr="00D03914">
        <w:rPr>
          <w:color w:val="0070C0"/>
          <w:rPrChange w:id="811" w:author="Anna Rasburn" w:date="2019-01-28T23:44:00Z">
            <w:rPr>
              <w:color w:val="0070C0"/>
              <w:sz w:val="24"/>
            </w:rPr>
          </w:rPrChange>
        </w:rPr>
        <w:t xml:space="preserve">benefit for </w:t>
      </w:r>
      <w:r w:rsidR="007C4D37" w:rsidRPr="00D03914">
        <w:rPr>
          <w:color w:val="0070C0"/>
          <w:rPrChange w:id="812" w:author="Anna Rasburn" w:date="2019-01-28T23:44:00Z">
            <w:rPr>
              <w:color w:val="0070C0"/>
              <w:sz w:val="24"/>
            </w:rPr>
          </w:rPrChange>
        </w:rPr>
        <w:t xml:space="preserve">the environment.  </w:t>
      </w:r>
    </w:p>
    <w:p w14:paraId="044075FF" w14:textId="77777777" w:rsidR="00D55758" w:rsidRPr="000C333D" w:rsidRDefault="00946A62" w:rsidP="000C333D">
      <w:pPr>
        <w:pStyle w:val="Heading3"/>
        <w:rPr>
          <w:color w:val="0070C0"/>
        </w:rPr>
      </w:pPr>
      <w:bookmarkStart w:id="813" w:name="_Toc536549417"/>
      <w:r w:rsidRPr="000C333D">
        <w:rPr>
          <w:color w:val="0070C0"/>
        </w:rPr>
        <w:t>Objectives</w:t>
      </w:r>
      <w:bookmarkEnd w:id="813"/>
    </w:p>
    <w:p w14:paraId="37FB6C76" w14:textId="77777777" w:rsidR="00D55758" w:rsidRPr="00D03914" w:rsidRDefault="00946A62" w:rsidP="00D55758">
      <w:pPr>
        <w:pStyle w:val="BodyText"/>
        <w:ind w:firstLine="0"/>
        <w:rPr>
          <w:color w:val="0070C0"/>
          <w:szCs w:val="22"/>
          <w:rPrChange w:id="814" w:author="Anna Rasburn" w:date="2019-01-28T23:45:00Z">
            <w:rPr>
              <w:color w:val="0070C0"/>
              <w:sz w:val="24"/>
            </w:rPr>
          </w:rPrChange>
        </w:rPr>
      </w:pPr>
      <w:r w:rsidRPr="00D03914">
        <w:rPr>
          <w:color w:val="0070C0"/>
          <w:szCs w:val="22"/>
          <w:rPrChange w:id="815" w:author="Anna Rasburn" w:date="2019-01-28T23:45:00Z">
            <w:rPr>
              <w:color w:val="0070C0"/>
              <w:sz w:val="24"/>
            </w:rPr>
          </w:rPrChange>
        </w:rPr>
        <w:t>The objective for the project is:</w:t>
      </w:r>
    </w:p>
    <w:p w14:paraId="437CC6E1" w14:textId="03274D13" w:rsidR="00D55758" w:rsidRPr="00D03914" w:rsidRDefault="00946A62" w:rsidP="00F30306">
      <w:pPr>
        <w:pStyle w:val="NormalWeb"/>
        <w:numPr>
          <w:ilvl w:val="0"/>
          <w:numId w:val="7"/>
        </w:numPr>
        <w:spacing w:line="360" w:lineRule="auto"/>
        <w:rPr>
          <w:color w:val="0070C0"/>
          <w:sz w:val="22"/>
          <w:szCs w:val="22"/>
          <w:rPrChange w:id="816" w:author="Anna Rasburn" w:date="2019-01-28T23:45:00Z">
            <w:rPr>
              <w:rFonts w:ascii="TimesNewRomanPSMT" w:hAnsi="TimesNewRomanPSMT"/>
              <w:color w:val="0070C0"/>
              <w:szCs w:val="22"/>
            </w:rPr>
          </w:rPrChange>
        </w:rPr>
      </w:pPr>
      <w:r w:rsidRPr="00D03914">
        <w:rPr>
          <w:color w:val="0070C0"/>
          <w:sz w:val="22"/>
          <w:szCs w:val="22"/>
          <w:rPrChange w:id="817" w:author="Anna Rasburn" w:date="2019-01-28T23:45:00Z">
            <w:rPr>
              <w:rFonts w:ascii="TimesNewRomanPSMT" w:hAnsi="TimesNewRomanPSMT"/>
              <w:color w:val="0070C0"/>
              <w:szCs w:val="22"/>
            </w:rPr>
          </w:rPrChange>
        </w:rPr>
        <w:t>To research the different ways we can optimise Java, specifically looking at changing operators in the code to see its effect What kind of changes can be made to Java code in general?</w:t>
      </w:r>
    </w:p>
    <w:p w14:paraId="24E681AD" w14:textId="212DB896" w:rsidR="00D55758" w:rsidRPr="00D03914" w:rsidRDefault="00946A62" w:rsidP="00F30306">
      <w:pPr>
        <w:pStyle w:val="NormalWeb"/>
        <w:numPr>
          <w:ilvl w:val="0"/>
          <w:numId w:val="7"/>
        </w:numPr>
        <w:spacing w:line="360" w:lineRule="auto"/>
        <w:rPr>
          <w:color w:val="0070C0"/>
          <w:sz w:val="22"/>
          <w:szCs w:val="22"/>
          <w:rPrChange w:id="818" w:author="Anna Rasburn" w:date="2019-01-28T23:45:00Z">
            <w:rPr>
              <w:rFonts w:ascii="TimesNewRomanPSMT" w:hAnsi="TimesNewRomanPSMT"/>
              <w:color w:val="0070C0"/>
              <w:szCs w:val="22"/>
            </w:rPr>
          </w:rPrChange>
        </w:rPr>
      </w:pPr>
      <w:r w:rsidRPr="00D03914">
        <w:rPr>
          <w:color w:val="0070C0"/>
          <w:sz w:val="22"/>
          <w:szCs w:val="22"/>
          <w:rPrChange w:id="819" w:author="Anna Rasburn" w:date="2019-01-28T23:45:00Z">
            <w:rPr>
              <w:rFonts w:ascii="TimesNewRomanPSMT" w:hAnsi="TimesNewRomanPSMT"/>
              <w:color w:val="0070C0"/>
              <w:szCs w:val="22"/>
            </w:rPr>
          </w:rPrChange>
        </w:rPr>
        <w:t>Ap</w:t>
      </w:r>
      <w:r w:rsidR="00A54259" w:rsidRPr="00D03914">
        <w:rPr>
          <w:color w:val="0070C0"/>
          <w:sz w:val="22"/>
          <w:szCs w:val="22"/>
          <w:rPrChange w:id="820" w:author="Anna Rasburn" w:date="2019-01-28T23:45:00Z">
            <w:rPr>
              <w:rFonts w:ascii="TimesNewRomanPSMT" w:hAnsi="TimesNewRomanPSMT"/>
              <w:color w:val="0070C0"/>
              <w:szCs w:val="22"/>
            </w:rPr>
          </w:rPrChange>
        </w:rPr>
        <w:t>plying the research from objective 1</w:t>
      </w:r>
      <w:r w:rsidRPr="00D03914">
        <w:rPr>
          <w:color w:val="0070C0"/>
          <w:sz w:val="22"/>
          <w:szCs w:val="22"/>
          <w:rPrChange w:id="821" w:author="Anna Rasburn" w:date="2019-01-28T23:45:00Z">
            <w:rPr>
              <w:rFonts w:ascii="TimesNewRomanPSMT" w:hAnsi="TimesNewRomanPSMT"/>
              <w:color w:val="0070C0"/>
              <w:szCs w:val="22"/>
            </w:rPr>
          </w:rPrChange>
        </w:rPr>
        <w:t xml:space="preserve"> to create some software in a similar vein to the Gin code </w:t>
      </w:r>
      <w:r w:rsidR="00A54259" w:rsidRPr="00D03914">
        <w:rPr>
          <w:color w:val="0070C0"/>
          <w:sz w:val="22"/>
          <w:szCs w:val="22"/>
          <w:rPrChange w:id="822" w:author="Anna Rasburn" w:date="2019-01-28T23:45:00Z">
            <w:rPr>
              <w:rFonts w:ascii="TimesNewRomanPSMT" w:hAnsi="TimesNewRomanPSMT"/>
              <w:color w:val="0070C0"/>
              <w:szCs w:val="22"/>
            </w:rPr>
          </w:rPrChange>
        </w:rPr>
        <w:t>framework</w:t>
      </w:r>
      <w:ins w:id="823" w:author="Anna Rasburn [2]" w:date="2019-01-24T14:21:00Z">
        <w:r w:rsidR="001F5944" w:rsidRPr="00D03914">
          <w:rPr>
            <w:color w:val="0070C0"/>
            <w:sz w:val="22"/>
            <w:szCs w:val="22"/>
            <w:rPrChange w:id="824" w:author="Anna Rasburn" w:date="2019-01-28T23:45:00Z">
              <w:rPr>
                <w:rFonts w:ascii="TimesNewRomanPSMT" w:hAnsi="TimesNewRomanPSMT"/>
                <w:color w:val="0070C0"/>
                <w:szCs w:val="22"/>
              </w:rPr>
            </w:rPrChange>
          </w:rPr>
          <w:t xml:space="preserve"> </w:t>
        </w:r>
      </w:ins>
      <w:customXmlInsRangeStart w:id="825" w:author="Anna Rasburn [2]" w:date="2019-01-24T14:21:00Z"/>
      <w:sdt>
        <w:sdtPr>
          <w:rPr>
            <w:color w:val="0070C0"/>
            <w:sz w:val="22"/>
            <w:szCs w:val="22"/>
          </w:rPr>
          <w:id w:val="907351962"/>
          <w:citation/>
        </w:sdtPr>
        <w:sdtContent>
          <w:customXmlInsRangeEnd w:id="825"/>
          <w:ins w:id="826" w:author="Anna Rasburn [2]" w:date="2019-01-24T14:21:00Z">
            <w:r w:rsidR="001F5944" w:rsidRPr="00D03914">
              <w:rPr>
                <w:color w:val="0070C0"/>
                <w:sz w:val="22"/>
                <w:szCs w:val="22"/>
                <w:rPrChange w:id="827"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828" w:author="Anna Rasburn" w:date="2019-01-28T23:45:00Z">
                  <w:rPr>
                    <w:rFonts w:ascii="TimesNewRomanPSMT" w:hAnsi="TimesNewRomanPSMT"/>
                    <w:color w:val="0070C0"/>
                    <w:szCs w:val="22"/>
                  </w:rPr>
                </w:rPrChange>
              </w:rPr>
              <w:instrText xml:space="preserve"> CITATION DWh17 \l 2057 </w:instrText>
            </w:r>
          </w:ins>
          <w:r w:rsidR="001F5944" w:rsidRPr="00D03914">
            <w:rPr>
              <w:color w:val="0070C0"/>
              <w:sz w:val="22"/>
              <w:szCs w:val="22"/>
              <w:rPrChange w:id="829"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30" w:author="Anna Rasburn" w:date="2019-01-28T23:45:00Z">
                <w:rPr>
                  <w:rFonts w:ascii="TimesNewRomanPSMT" w:hAnsi="TimesNewRomanPSMT"/>
                  <w:noProof/>
                  <w:color w:val="0070C0"/>
                  <w:szCs w:val="22"/>
                </w:rPr>
              </w:rPrChange>
            </w:rPr>
            <w:t>[2]</w:t>
          </w:r>
          <w:ins w:id="831" w:author="Anna Rasburn [2]" w:date="2019-01-24T14:21:00Z">
            <w:r w:rsidR="001F5944" w:rsidRPr="00D03914">
              <w:rPr>
                <w:color w:val="0070C0"/>
                <w:sz w:val="22"/>
                <w:szCs w:val="22"/>
                <w:rPrChange w:id="832" w:author="Anna Rasburn" w:date="2019-01-28T23:45:00Z">
                  <w:rPr>
                    <w:rFonts w:ascii="TimesNewRomanPSMT" w:hAnsi="TimesNewRomanPSMT"/>
                    <w:color w:val="0070C0"/>
                    <w:szCs w:val="22"/>
                  </w:rPr>
                </w:rPrChange>
              </w:rPr>
              <w:fldChar w:fldCharType="end"/>
            </w:r>
          </w:ins>
          <w:customXmlInsRangeStart w:id="833" w:author="Anna Rasburn [2]" w:date="2019-01-24T14:21:00Z"/>
        </w:sdtContent>
      </w:sdt>
      <w:customXmlInsRangeEnd w:id="833"/>
      <w:customXmlInsRangeStart w:id="834" w:author="Anna Rasburn [2]" w:date="2019-01-24T14:21:00Z"/>
      <w:sdt>
        <w:sdtPr>
          <w:rPr>
            <w:color w:val="0070C0"/>
            <w:sz w:val="22"/>
            <w:szCs w:val="22"/>
          </w:rPr>
          <w:id w:val="1262031021"/>
          <w:citation/>
        </w:sdtPr>
        <w:sdtContent>
          <w:customXmlInsRangeEnd w:id="834"/>
          <w:ins w:id="835" w:author="Anna Rasburn [2]" w:date="2019-01-24T14:21:00Z">
            <w:r w:rsidR="001F5944" w:rsidRPr="00D03914">
              <w:rPr>
                <w:color w:val="0070C0"/>
                <w:sz w:val="22"/>
                <w:szCs w:val="22"/>
                <w:rPrChange w:id="836"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837" w:author="Anna Rasburn" w:date="2019-01-28T23:45:00Z">
                  <w:rPr>
                    <w:rFonts w:ascii="TimesNewRomanPSMT" w:hAnsi="TimesNewRomanPSMT"/>
                    <w:color w:val="0070C0"/>
                    <w:szCs w:val="22"/>
                  </w:rPr>
                </w:rPrChange>
              </w:rPr>
              <w:instrText xml:space="preserve"> CITATION Whi18 \l 2057 </w:instrText>
            </w:r>
          </w:ins>
          <w:r w:rsidR="001F5944" w:rsidRPr="00D03914">
            <w:rPr>
              <w:color w:val="0070C0"/>
              <w:sz w:val="22"/>
              <w:szCs w:val="22"/>
              <w:rPrChange w:id="838"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39" w:author="Anna Rasburn" w:date="2019-01-28T23:45:00Z">
                <w:rPr>
                  <w:rFonts w:ascii="TimesNewRomanPSMT" w:hAnsi="TimesNewRomanPSMT"/>
                  <w:noProof/>
                  <w:color w:val="0070C0"/>
                  <w:szCs w:val="22"/>
                </w:rPr>
              </w:rPrChange>
            </w:rPr>
            <w:t xml:space="preserve"> [4]</w:t>
          </w:r>
          <w:ins w:id="840" w:author="Anna Rasburn [2]" w:date="2019-01-24T14:21:00Z">
            <w:r w:rsidR="001F5944" w:rsidRPr="00D03914">
              <w:rPr>
                <w:color w:val="0070C0"/>
                <w:sz w:val="22"/>
                <w:szCs w:val="22"/>
                <w:rPrChange w:id="841" w:author="Anna Rasburn" w:date="2019-01-28T23:45:00Z">
                  <w:rPr>
                    <w:rFonts w:ascii="TimesNewRomanPSMT" w:hAnsi="TimesNewRomanPSMT"/>
                    <w:color w:val="0070C0"/>
                    <w:szCs w:val="22"/>
                  </w:rPr>
                </w:rPrChange>
              </w:rPr>
              <w:fldChar w:fldCharType="end"/>
            </w:r>
          </w:ins>
          <w:customXmlInsRangeStart w:id="842" w:author="Anna Rasburn [2]" w:date="2019-01-24T14:21:00Z"/>
        </w:sdtContent>
      </w:sdt>
      <w:customXmlInsRangeEnd w:id="842"/>
      <w:del w:id="843" w:author="Anna Rasburn [2]" w:date="2019-01-24T14:21:00Z">
        <w:r w:rsidRPr="00D03914" w:rsidDel="001F5944">
          <w:rPr>
            <w:color w:val="0070C0"/>
            <w:sz w:val="22"/>
            <w:szCs w:val="22"/>
            <w:rPrChange w:id="844" w:author="Anna Rasburn" w:date="2019-01-28T23:45:00Z">
              <w:rPr>
                <w:rFonts w:ascii="TimesNewRomanPSMT" w:hAnsi="TimesNewRomanPSMT"/>
                <w:color w:val="0070C0"/>
                <w:szCs w:val="22"/>
              </w:rPr>
            </w:rPrChange>
          </w:rPr>
          <w:delText>[REFERENCE]</w:delText>
        </w:r>
      </w:del>
      <w:r w:rsidRPr="00D03914">
        <w:rPr>
          <w:color w:val="0070C0"/>
          <w:sz w:val="22"/>
          <w:szCs w:val="22"/>
          <w:rPrChange w:id="845" w:author="Anna Rasburn" w:date="2019-01-28T23:45:00Z">
            <w:rPr>
              <w:rFonts w:ascii="TimesNewRomanPSMT" w:hAnsi="TimesNewRomanPSMT"/>
              <w:color w:val="0070C0"/>
              <w:szCs w:val="22"/>
            </w:rPr>
          </w:rPrChange>
        </w:rPr>
        <w:t xml:space="preserve"> that uses genetic algorithms to change the source code, so it is less execution and energy intensive. </w:t>
      </w:r>
    </w:p>
    <w:p w14:paraId="3A099ED1" w14:textId="1F772CF6" w:rsidR="00D55758" w:rsidRPr="00D03914" w:rsidRDefault="00946A62" w:rsidP="00F30306">
      <w:pPr>
        <w:pStyle w:val="NormalWeb"/>
        <w:numPr>
          <w:ilvl w:val="0"/>
          <w:numId w:val="7"/>
        </w:numPr>
        <w:spacing w:line="360" w:lineRule="auto"/>
        <w:rPr>
          <w:color w:val="0070C0"/>
          <w:sz w:val="22"/>
          <w:szCs w:val="22"/>
          <w:rPrChange w:id="846" w:author="Anna Rasburn" w:date="2019-01-28T23:45:00Z">
            <w:rPr>
              <w:rFonts w:ascii="TimesNewRomanPSMT" w:hAnsi="TimesNewRomanPSMT"/>
              <w:color w:val="0070C0"/>
              <w:szCs w:val="22"/>
            </w:rPr>
          </w:rPrChange>
        </w:rPr>
      </w:pPr>
      <w:r w:rsidRPr="00D03914">
        <w:rPr>
          <w:color w:val="0070C0"/>
          <w:sz w:val="22"/>
          <w:szCs w:val="22"/>
          <w:rPrChange w:id="847" w:author="Anna Rasburn" w:date="2019-01-28T23:45:00Z">
            <w:rPr>
              <w:rFonts w:ascii="TimesNewRomanPSMT" w:hAnsi="TimesNewRomanPSMT"/>
              <w:color w:val="0070C0"/>
              <w:szCs w:val="22"/>
            </w:rPr>
          </w:rPrChange>
        </w:rPr>
        <w:t>To learn about and use the existing Opacitor</w:t>
      </w:r>
      <w:ins w:id="848" w:author="Anna Rasburn [2]" w:date="2019-01-24T14:21:00Z">
        <w:r w:rsidR="001F5944" w:rsidRPr="00D03914">
          <w:rPr>
            <w:color w:val="0070C0"/>
            <w:sz w:val="22"/>
            <w:szCs w:val="22"/>
            <w:rPrChange w:id="849" w:author="Anna Rasburn" w:date="2019-01-28T23:45:00Z">
              <w:rPr>
                <w:rFonts w:ascii="TimesNewRomanPSMT" w:hAnsi="TimesNewRomanPSMT"/>
                <w:color w:val="0070C0"/>
                <w:szCs w:val="22"/>
              </w:rPr>
            </w:rPrChange>
          </w:rPr>
          <w:t xml:space="preserve"> </w:t>
        </w:r>
      </w:ins>
      <w:customXmlInsRangeStart w:id="850" w:author="Anna Rasburn [2]" w:date="2019-01-24T14:21:00Z"/>
      <w:sdt>
        <w:sdtPr>
          <w:rPr>
            <w:color w:val="0070C0"/>
            <w:sz w:val="22"/>
            <w:szCs w:val="22"/>
          </w:rPr>
          <w:id w:val="879285910"/>
          <w:citation/>
        </w:sdtPr>
        <w:sdtContent>
          <w:customXmlInsRangeEnd w:id="850"/>
          <w:ins w:id="851" w:author="Anna Rasburn [2]" w:date="2019-01-24T14:21:00Z">
            <w:r w:rsidR="001F5944" w:rsidRPr="00D03914">
              <w:rPr>
                <w:color w:val="0070C0"/>
                <w:sz w:val="22"/>
                <w:szCs w:val="22"/>
                <w:rPrChange w:id="852"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853" w:author="Anna Rasburn" w:date="2019-01-28T23:45:00Z">
                  <w:rPr>
                    <w:rFonts w:ascii="TimesNewRomanPSMT" w:hAnsi="TimesNewRomanPSMT"/>
                    <w:color w:val="0070C0"/>
                    <w:szCs w:val="22"/>
                  </w:rPr>
                </w:rPrChange>
              </w:rPr>
              <w:instrText xml:space="preserve"> CITATION ABr17 \l 2057 </w:instrText>
            </w:r>
          </w:ins>
          <w:r w:rsidR="001F5944" w:rsidRPr="00D03914">
            <w:rPr>
              <w:color w:val="0070C0"/>
              <w:sz w:val="22"/>
              <w:szCs w:val="22"/>
              <w:rPrChange w:id="854"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55" w:author="Anna Rasburn" w:date="2019-01-28T23:45:00Z">
                <w:rPr>
                  <w:rFonts w:ascii="TimesNewRomanPSMT" w:hAnsi="TimesNewRomanPSMT"/>
                  <w:noProof/>
                  <w:color w:val="0070C0"/>
                  <w:szCs w:val="22"/>
                </w:rPr>
              </w:rPrChange>
            </w:rPr>
            <w:t>[1]</w:t>
          </w:r>
          <w:ins w:id="856" w:author="Anna Rasburn [2]" w:date="2019-01-24T14:21:00Z">
            <w:r w:rsidR="001F5944" w:rsidRPr="00D03914">
              <w:rPr>
                <w:color w:val="0070C0"/>
                <w:sz w:val="22"/>
                <w:szCs w:val="22"/>
                <w:rPrChange w:id="857" w:author="Anna Rasburn" w:date="2019-01-28T23:45:00Z">
                  <w:rPr>
                    <w:rFonts w:ascii="TimesNewRomanPSMT" w:hAnsi="TimesNewRomanPSMT"/>
                    <w:color w:val="0070C0"/>
                    <w:szCs w:val="22"/>
                  </w:rPr>
                </w:rPrChange>
              </w:rPr>
              <w:fldChar w:fldCharType="end"/>
            </w:r>
          </w:ins>
          <w:customXmlInsRangeStart w:id="858" w:author="Anna Rasburn [2]" w:date="2019-01-24T14:21:00Z"/>
        </w:sdtContent>
      </w:sdt>
      <w:customXmlInsRangeEnd w:id="858"/>
      <w:customXmlInsRangeStart w:id="859" w:author="Anna Rasburn [2]" w:date="2019-01-24T14:23:00Z"/>
      <w:sdt>
        <w:sdtPr>
          <w:rPr>
            <w:color w:val="0070C0"/>
            <w:sz w:val="22"/>
            <w:szCs w:val="22"/>
          </w:rPr>
          <w:id w:val="301283670"/>
          <w:citation/>
        </w:sdtPr>
        <w:sdtContent>
          <w:customXmlInsRangeEnd w:id="859"/>
          <w:ins w:id="860" w:author="Anna Rasburn [2]" w:date="2019-01-24T14:23:00Z">
            <w:r w:rsidR="001F5944" w:rsidRPr="00D03914">
              <w:rPr>
                <w:color w:val="0070C0"/>
                <w:sz w:val="22"/>
                <w:szCs w:val="22"/>
                <w:rPrChange w:id="861"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862" w:author="Anna Rasburn" w:date="2019-01-28T23:45:00Z">
                  <w:rPr>
                    <w:rFonts w:ascii="TimesNewRomanPSMT" w:hAnsi="TimesNewRomanPSMT"/>
                    <w:color w:val="0070C0"/>
                    <w:szCs w:val="22"/>
                  </w:rPr>
                </w:rPrChange>
              </w:rPr>
              <w:instrText xml:space="preserve"> CITATION SBl01 \l 2057 </w:instrText>
            </w:r>
          </w:ins>
          <w:r w:rsidR="001F5944" w:rsidRPr="00D03914">
            <w:rPr>
              <w:color w:val="0070C0"/>
              <w:sz w:val="22"/>
              <w:szCs w:val="22"/>
              <w:rPrChange w:id="863"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64" w:author="Anna Rasburn" w:date="2019-01-28T23:45:00Z">
                <w:rPr>
                  <w:rFonts w:ascii="TimesNewRomanPSMT" w:hAnsi="TimesNewRomanPSMT"/>
                  <w:noProof/>
                  <w:color w:val="0070C0"/>
                  <w:szCs w:val="22"/>
                </w:rPr>
              </w:rPrChange>
            </w:rPr>
            <w:t xml:space="preserve"> [5]</w:t>
          </w:r>
          <w:ins w:id="865" w:author="Anna Rasburn [2]" w:date="2019-01-24T14:23:00Z">
            <w:r w:rsidR="001F5944" w:rsidRPr="00D03914">
              <w:rPr>
                <w:color w:val="0070C0"/>
                <w:sz w:val="22"/>
                <w:szCs w:val="22"/>
                <w:rPrChange w:id="866" w:author="Anna Rasburn" w:date="2019-01-28T23:45:00Z">
                  <w:rPr>
                    <w:rFonts w:ascii="TimesNewRomanPSMT" w:hAnsi="TimesNewRomanPSMT"/>
                    <w:color w:val="0070C0"/>
                    <w:szCs w:val="22"/>
                  </w:rPr>
                </w:rPrChange>
              </w:rPr>
              <w:fldChar w:fldCharType="end"/>
            </w:r>
          </w:ins>
          <w:customXmlInsRangeStart w:id="867" w:author="Anna Rasburn [2]" w:date="2019-01-24T14:23:00Z"/>
        </w:sdtContent>
      </w:sdt>
      <w:customXmlInsRangeEnd w:id="867"/>
      <w:del w:id="868" w:author="Anna Rasburn [2]" w:date="2019-01-24T14:21:00Z">
        <w:r w:rsidRPr="00D03914" w:rsidDel="001F5944">
          <w:rPr>
            <w:color w:val="0070C0"/>
            <w:sz w:val="22"/>
            <w:szCs w:val="22"/>
            <w:rPrChange w:id="869" w:author="Anna Rasburn" w:date="2019-01-28T23:45:00Z">
              <w:rPr>
                <w:rFonts w:ascii="TimesNewRomanPSMT" w:hAnsi="TimesNewRomanPSMT"/>
                <w:color w:val="0070C0"/>
                <w:szCs w:val="22"/>
              </w:rPr>
            </w:rPrChange>
          </w:rPr>
          <w:delText xml:space="preserve"> [REFERENCE]</w:delText>
        </w:r>
      </w:del>
      <w:r w:rsidRPr="00D03914">
        <w:rPr>
          <w:color w:val="0070C0"/>
          <w:sz w:val="22"/>
          <w:szCs w:val="22"/>
          <w:rPrChange w:id="870" w:author="Anna Rasburn" w:date="2019-01-28T23:45:00Z">
            <w:rPr>
              <w:rFonts w:ascii="TimesNewRomanPSMT" w:hAnsi="TimesNewRomanPSMT"/>
              <w:color w:val="0070C0"/>
              <w:szCs w:val="22"/>
            </w:rPr>
          </w:rPrChange>
        </w:rPr>
        <w:t xml:space="preserve"> and Jalen tools</w:t>
      </w:r>
      <w:ins w:id="871" w:author="Anna Rasburn [2]" w:date="2019-01-24T14:37:00Z">
        <w:r w:rsidR="0054602C" w:rsidRPr="00D03914">
          <w:rPr>
            <w:color w:val="0070C0"/>
            <w:sz w:val="22"/>
            <w:szCs w:val="22"/>
            <w:rPrChange w:id="872" w:author="Anna Rasburn" w:date="2019-01-28T23:45:00Z">
              <w:rPr>
                <w:rFonts w:ascii="TimesNewRomanPSMT" w:hAnsi="TimesNewRomanPSMT"/>
                <w:color w:val="0070C0"/>
                <w:szCs w:val="22"/>
              </w:rPr>
            </w:rPrChange>
          </w:rPr>
          <w:t xml:space="preserve"> </w:t>
        </w:r>
      </w:ins>
      <w:customXmlInsRangeStart w:id="873" w:author="Anna Rasburn [2]" w:date="2019-01-24T14:37:00Z"/>
      <w:sdt>
        <w:sdtPr>
          <w:rPr>
            <w:color w:val="0070C0"/>
            <w:sz w:val="22"/>
            <w:szCs w:val="22"/>
          </w:rPr>
          <w:id w:val="-237862988"/>
          <w:citation/>
        </w:sdtPr>
        <w:sdtContent>
          <w:customXmlInsRangeEnd w:id="873"/>
          <w:ins w:id="874" w:author="Anna Rasburn [2]" w:date="2019-01-24T14:37:00Z">
            <w:r w:rsidR="0054602C" w:rsidRPr="00D03914">
              <w:rPr>
                <w:color w:val="0070C0"/>
                <w:sz w:val="22"/>
                <w:szCs w:val="22"/>
                <w:rPrChange w:id="875" w:author="Anna Rasburn" w:date="2019-01-28T23:45:00Z">
                  <w:rPr>
                    <w:rFonts w:ascii="TimesNewRomanPSMT" w:hAnsi="TimesNewRomanPSMT"/>
                    <w:color w:val="0070C0"/>
                    <w:szCs w:val="22"/>
                  </w:rPr>
                </w:rPrChange>
              </w:rPr>
              <w:fldChar w:fldCharType="begin"/>
            </w:r>
            <w:r w:rsidR="0054602C" w:rsidRPr="00D03914">
              <w:rPr>
                <w:color w:val="0070C0"/>
                <w:sz w:val="22"/>
                <w:szCs w:val="22"/>
                <w:rPrChange w:id="876" w:author="Anna Rasburn" w:date="2019-01-28T23:45:00Z">
                  <w:rPr>
                    <w:rFonts w:ascii="TimesNewRomanPSMT" w:hAnsi="TimesNewRomanPSMT"/>
                    <w:color w:val="0070C0"/>
                    <w:szCs w:val="22"/>
                  </w:rPr>
                </w:rPrChange>
              </w:rPr>
              <w:instrText xml:space="preserve"> CITATION Nou14 \l 2057 </w:instrText>
            </w:r>
          </w:ins>
          <w:r w:rsidR="0054602C" w:rsidRPr="00D03914">
            <w:rPr>
              <w:color w:val="0070C0"/>
              <w:sz w:val="22"/>
              <w:szCs w:val="22"/>
              <w:rPrChange w:id="877"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78" w:author="Anna Rasburn" w:date="2019-01-28T23:45:00Z">
                <w:rPr>
                  <w:rFonts w:ascii="TimesNewRomanPSMT" w:hAnsi="TimesNewRomanPSMT"/>
                  <w:noProof/>
                  <w:color w:val="0070C0"/>
                  <w:szCs w:val="22"/>
                </w:rPr>
              </w:rPrChange>
            </w:rPr>
            <w:t>[6]</w:t>
          </w:r>
          <w:ins w:id="879" w:author="Anna Rasburn [2]" w:date="2019-01-24T14:37:00Z">
            <w:r w:rsidR="0054602C" w:rsidRPr="00D03914">
              <w:rPr>
                <w:color w:val="0070C0"/>
                <w:sz w:val="22"/>
                <w:szCs w:val="22"/>
                <w:rPrChange w:id="880" w:author="Anna Rasburn" w:date="2019-01-28T23:45:00Z">
                  <w:rPr>
                    <w:rFonts w:ascii="TimesNewRomanPSMT" w:hAnsi="TimesNewRomanPSMT"/>
                    <w:color w:val="0070C0"/>
                    <w:szCs w:val="22"/>
                  </w:rPr>
                </w:rPrChange>
              </w:rPr>
              <w:fldChar w:fldCharType="end"/>
            </w:r>
          </w:ins>
          <w:customXmlInsRangeStart w:id="881" w:author="Anna Rasburn [2]" w:date="2019-01-24T14:37:00Z"/>
        </w:sdtContent>
      </w:sdt>
      <w:customXmlInsRangeEnd w:id="881"/>
      <w:del w:id="882" w:author="Anna Rasburn [2]" w:date="2019-01-24T14:37:00Z">
        <w:r w:rsidRPr="00D03914" w:rsidDel="0054602C">
          <w:rPr>
            <w:color w:val="0070C0"/>
            <w:sz w:val="22"/>
            <w:szCs w:val="22"/>
            <w:rPrChange w:id="883" w:author="Anna Rasburn" w:date="2019-01-28T23:45:00Z">
              <w:rPr>
                <w:rFonts w:ascii="TimesNewRomanPSMT" w:hAnsi="TimesNewRomanPSMT"/>
                <w:color w:val="0070C0"/>
                <w:szCs w:val="22"/>
              </w:rPr>
            </w:rPrChange>
          </w:rPr>
          <w:delText xml:space="preserve"> [REFERENCE]</w:delText>
        </w:r>
      </w:del>
      <w:r w:rsidRPr="00D03914">
        <w:rPr>
          <w:color w:val="0070C0"/>
          <w:sz w:val="22"/>
          <w:szCs w:val="22"/>
          <w:rPrChange w:id="884" w:author="Anna Rasburn" w:date="2019-01-28T23:45:00Z">
            <w:rPr>
              <w:rFonts w:ascii="TimesNewRomanPSMT" w:hAnsi="TimesNewRomanPSMT"/>
              <w:color w:val="0070C0"/>
              <w:szCs w:val="22"/>
            </w:rPr>
          </w:rPrChange>
        </w:rPr>
        <w:t xml:space="preserve"> to approximate the energy consumption of the changes Java code and prove that the experiments have been successful. </w:t>
      </w:r>
    </w:p>
    <w:p w14:paraId="1E1E9105" w14:textId="629077E4" w:rsidR="00D55758" w:rsidRPr="00D03914" w:rsidRDefault="00A54259" w:rsidP="00F30306">
      <w:pPr>
        <w:pStyle w:val="NormalWeb"/>
        <w:numPr>
          <w:ilvl w:val="0"/>
          <w:numId w:val="7"/>
        </w:numPr>
        <w:spacing w:line="360" w:lineRule="auto"/>
        <w:rPr>
          <w:color w:val="0070C0"/>
          <w:sz w:val="22"/>
          <w:szCs w:val="22"/>
          <w:rPrChange w:id="885" w:author="Anna Rasburn" w:date="2019-01-28T23:45:00Z">
            <w:rPr>
              <w:rFonts w:ascii="TimesNewRomanPSMT" w:hAnsi="TimesNewRomanPSMT"/>
              <w:color w:val="0070C0"/>
              <w:szCs w:val="22"/>
            </w:rPr>
          </w:rPrChange>
        </w:rPr>
      </w:pPr>
      <w:r w:rsidRPr="00D03914">
        <w:rPr>
          <w:color w:val="0070C0"/>
          <w:sz w:val="22"/>
          <w:szCs w:val="22"/>
          <w:rPrChange w:id="886" w:author="Anna Rasburn" w:date="2019-01-28T23:45:00Z">
            <w:rPr>
              <w:rFonts w:ascii="TimesNewRomanPSMT" w:hAnsi="TimesNewRomanPSMT"/>
              <w:color w:val="0070C0"/>
              <w:szCs w:val="22"/>
            </w:rPr>
          </w:rPrChange>
        </w:rPr>
        <w:t>A</w:t>
      </w:r>
      <w:r w:rsidR="00946A62" w:rsidRPr="00D03914">
        <w:rPr>
          <w:color w:val="0070C0"/>
          <w:sz w:val="22"/>
          <w:szCs w:val="22"/>
          <w:rPrChange w:id="887" w:author="Anna Rasburn" w:date="2019-01-28T23:45:00Z">
            <w:rPr>
              <w:rFonts w:ascii="TimesNewRomanPSMT" w:hAnsi="TimesNewRomanPSMT"/>
              <w:color w:val="0070C0"/>
              <w:szCs w:val="22"/>
            </w:rPr>
          </w:rPrChange>
        </w:rPr>
        <w:t xml:space="preserve">pplying GI </w:t>
      </w:r>
      <w:r w:rsidRPr="00D03914">
        <w:rPr>
          <w:color w:val="0070C0"/>
          <w:sz w:val="22"/>
          <w:szCs w:val="22"/>
          <w:rPrChange w:id="888" w:author="Anna Rasburn" w:date="2019-01-28T23:45:00Z">
            <w:rPr>
              <w:rFonts w:ascii="TimesNewRomanPSMT" w:hAnsi="TimesNewRomanPSMT"/>
              <w:color w:val="0070C0"/>
              <w:szCs w:val="22"/>
            </w:rPr>
          </w:rPrChange>
        </w:rPr>
        <w:t xml:space="preserve">techniques to software </w:t>
      </w:r>
      <w:r w:rsidR="00946A62" w:rsidRPr="00D03914">
        <w:rPr>
          <w:color w:val="0070C0"/>
          <w:sz w:val="22"/>
          <w:szCs w:val="22"/>
          <w:rPrChange w:id="889" w:author="Anna Rasburn" w:date="2019-01-28T23:45:00Z">
            <w:rPr>
              <w:rFonts w:ascii="TimesNewRomanPSMT" w:hAnsi="TimesNewRomanPSMT"/>
              <w:color w:val="0070C0"/>
              <w:szCs w:val="22"/>
            </w:rPr>
          </w:rPrChange>
        </w:rPr>
        <w:t xml:space="preserve">so it has a shorter execution time. </w:t>
      </w:r>
    </w:p>
    <w:p w14:paraId="15AE1F2C" w14:textId="06321BCA" w:rsidR="00D55758" w:rsidRPr="00D03914" w:rsidRDefault="00A54259" w:rsidP="00F30306">
      <w:pPr>
        <w:pStyle w:val="NormalWeb"/>
        <w:numPr>
          <w:ilvl w:val="0"/>
          <w:numId w:val="7"/>
        </w:numPr>
        <w:spacing w:line="360" w:lineRule="auto"/>
        <w:rPr>
          <w:color w:val="0070C0"/>
          <w:sz w:val="22"/>
          <w:szCs w:val="22"/>
          <w:rPrChange w:id="890" w:author="Anna Rasburn" w:date="2019-01-28T23:45:00Z">
            <w:rPr>
              <w:rFonts w:ascii="TimesNewRomanPSMT" w:hAnsi="TimesNewRomanPSMT"/>
              <w:color w:val="0070C0"/>
              <w:szCs w:val="22"/>
            </w:rPr>
          </w:rPrChange>
        </w:rPr>
      </w:pPr>
      <w:r w:rsidRPr="00D03914">
        <w:rPr>
          <w:color w:val="0070C0"/>
          <w:sz w:val="22"/>
          <w:szCs w:val="22"/>
          <w:rPrChange w:id="891" w:author="Anna Rasburn" w:date="2019-01-28T23:45:00Z">
            <w:rPr>
              <w:rFonts w:ascii="TimesNewRomanPSMT" w:hAnsi="TimesNewRomanPSMT"/>
              <w:color w:val="0070C0"/>
              <w:szCs w:val="22"/>
            </w:rPr>
          </w:rPrChange>
        </w:rPr>
        <w:t>A</w:t>
      </w:r>
      <w:r w:rsidR="00946A62" w:rsidRPr="00D03914">
        <w:rPr>
          <w:color w:val="0070C0"/>
          <w:sz w:val="22"/>
          <w:szCs w:val="22"/>
          <w:rPrChange w:id="892" w:author="Anna Rasburn" w:date="2019-01-28T23:45:00Z">
            <w:rPr>
              <w:rFonts w:ascii="TimesNewRomanPSMT" w:hAnsi="TimesNewRomanPSMT"/>
              <w:color w:val="0070C0"/>
              <w:szCs w:val="22"/>
            </w:rPr>
          </w:rPrChange>
        </w:rPr>
        <w:t>pplying GI techniques</w:t>
      </w:r>
      <w:r w:rsidRPr="00D03914">
        <w:rPr>
          <w:color w:val="0070C0"/>
          <w:sz w:val="22"/>
          <w:szCs w:val="22"/>
          <w:rPrChange w:id="893" w:author="Anna Rasburn" w:date="2019-01-28T23:45:00Z">
            <w:rPr>
              <w:rFonts w:ascii="TimesNewRomanPSMT" w:hAnsi="TimesNewRomanPSMT"/>
              <w:color w:val="0070C0"/>
              <w:szCs w:val="22"/>
            </w:rPr>
          </w:rPrChange>
        </w:rPr>
        <w:t xml:space="preserve"> to software</w:t>
      </w:r>
      <w:r w:rsidR="00946A62" w:rsidRPr="00D03914">
        <w:rPr>
          <w:color w:val="0070C0"/>
          <w:sz w:val="22"/>
          <w:szCs w:val="22"/>
          <w:rPrChange w:id="894" w:author="Anna Rasburn" w:date="2019-01-28T23:45:00Z">
            <w:rPr>
              <w:rFonts w:ascii="TimesNewRomanPSMT" w:hAnsi="TimesNewRomanPSMT"/>
              <w:color w:val="0070C0"/>
              <w:szCs w:val="22"/>
            </w:rPr>
          </w:rPrChange>
        </w:rPr>
        <w:t xml:space="preserve"> so it requires less energy to run. </w:t>
      </w:r>
    </w:p>
    <w:p w14:paraId="53EE90DB" w14:textId="77777777" w:rsidR="00D55758" w:rsidRPr="00D55758" w:rsidRDefault="00D55758" w:rsidP="00D55758">
      <w:pPr>
        <w:pStyle w:val="BodyText"/>
        <w:ind w:firstLine="0"/>
      </w:pPr>
    </w:p>
    <w:p w14:paraId="02381268" w14:textId="77777777" w:rsidR="00D55758" w:rsidRPr="00D55758" w:rsidRDefault="00D55758" w:rsidP="00D55758">
      <w:pPr>
        <w:pStyle w:val="BodyText"/>
        <w:ind w:firstLine="0"/>
      </w:pPr>
    </w:p>
    <w:p w14:paraId="3C26C206" w14:textId="77777777" w:rsidR="00CB76FF" w:rsidRPr="001765A6" w:rsidRDefault="00946A62">
      <w:pPr>
        <w:pStyle w:val="Heading2"/>
      </w:pPr>
      <w:bookmarkStart w:id="895" w:name="_Toc536543209"/>
      <w:bookmarkStart w:id="896" w:name="_Toc536543438"/>
      <w:bookmarkStart w:id="897" w:name="_Toc15893764"/>
      <w:bookmarkStart w:id="898" w:name="_Toc536549418"/>
      <w:r w:rsidRPr="001765A6">
        <w:t>Achievements</w:t>
      </w:r>
      <w:bookmarkEnd w:id="895"/>
      <w:bookmarkEnd w:id="896"/>
      <w:bookmarkEnd w:id="897"/>
      <w:bookmarkEnd w:id="898"/>
    </w:p>
    <w:p w14:paraId="35EE3A66" w14:textId="77777777" w:rsidR="00CB76FF" w:rsidRDefault="00946A62">
      <w:pPr>
        <w:pStyle w:val="BodyFirst"/>
      </w:pPr>
      <w:r w:rsidRPr="001765A6">
        <w:t>Summarise what you have achieved.</w:t>
      </w:r>
    </w:p>
    <w:p w14:paraId="0F4319D9" w14:textId="77777777" w:rsidR="00425538" w:rsidRPr="00554B20" w:rsidRDefault="00946A62" w:rsidP="00425538">
      <w:pPr>
        <w:pStyle w:val="BodyText"/>
        <w:ind w:firstLine="0"/>
        <w:rPr>
          <w:color w:val="7030A0"/>
          <w:u w:val="single"/>
        </w:rPr>
      </w:pPr>
      <w:r w:rsidRPr="00554B20">
        <w:rPr>
          <w:color w:val="7030A0"/>
          <w:u w:val="single"/>
        </w:rPr>
        <w:t>Toolkit</w:t>
      </w:r>
    </w:p>
    <w:p w14:paraId="1C43558D" w14:textId="77777777" w:rsidR="00425538" w:rsidRPr="00554B20" w:rsidRDefault="00946A62" w:rsidP="00425538">
      <w:pPr>
        <w:pStyle w:val="BodyText"/>
        <w:ind w:firstLine="0"/>
        <w:rPr>
          <w:color w:val="7030A0"/>
        </w:rPr>
      </w:pPr>
      <w:r w:rsidRPr="00554B20">
        <w:rPr>
          <w:color w:val="7030A0"/>
        </w:rPr>
        <w:t xml:space="preserve">I began the project by creating a toolkit in a similar vein to the GIN code base [REFERENCE]. The toolkit had additional functionality of being able to take an entire project at once. </w:t>
      </w:r>
    </w:p>
    <w:p w14:paraId="5E35D325" w14:textId="77777777" w:rsidR="00425538" w:rsidRPr="00554B20" w:rsidRDefault="00946A62" w:rsidP="00425538">
      <w:pPr>
        <w:pStyle w:val="BodyText"/>
        <w:ind w:firstLine="0"/>
        <w:rPr>
          <w:color w:val="7030A0"/>
        </w:rPr>
      </w:pPr>
      <w:r w:rsidRPr="00554B20">
        <w:rPr>
          <w:color w:val="7030A0"/>
        </w:rPr>
        <w:t>I used the GIN code as an inspiration.</w:t>
      </w:r>
    </w:p>
    <w:p w14:paraId="51F212E0" w14:textId="77777777" w:rsidR="00425538" w:rsidRPr="00554B20" w:rsidRDefault="00946A62" w:rsidP="00425538">
      <w:pPr>
        <w:pStyle w:val="BodyText"/>
        <w:ind w:firstLine="0"/>
        <w:rPr>
          <w:color w:val="7030A0"/>
        </w:rPr>
      </w:pPr>
      <w:r w:rsidRPr="00554B20">
        <w:rPr>
          <w:color w:val="7030A0"/>
        </w:rPr>
        <w:lastRenderedPageBreak/>
        <w:t xml:space="preserve">The toolkit also has the test runner and Opacitor running in one movement. The Gin code had no Opacitor connecting. </w:t>
      </w:r>
    </w:p>
    <w:p w14:paraId="4ECAEC72" w14:textId="77777777" w:rsidR="00425538" w:rsidRPr="00554B20" w:rsidRDefault="00425538" w:rsidP="00425538">
      <w:pPr>
        <w:pStyle w:val="BodyText"/>
        <w:ind w:firstLine="0"/>
        <w:rPr>
          <w:color w:val="7030A0"/>
        </w:rPr>
      </w:pPr>
    </w:p>
    <w:p w14:paraId="59DDBFC8" w14:textId="77777777" w:rsidR="00425538" w:rsidRPr="00554B20" w:rsidRDefault="00946A62" w:rsidP="00425538">
      <w:pPr>
        <w:pStyle w:val="BodyText"/>
        <w:ind w:firstLine="0"/>
        <w:rPr>
          <w:color w:val="7030A0"/>
          <w:u w:val="single"/>
        </w:rPr>
      </w:pPr>
      <w:r w:rsidRPr="00554B20">
        <w:rPr>
          <w:color w:val="7030A0"/>
          <w:u w:val="single"/>
        </w:rPr>
        <w:t xml:space="preserve">Genetic Algorithm </w:t>
      </w:r>
    </w:p>
    <w:p w14:paraId="2B134ADA" w14:textId="77777777" w:rsidR="00425538" w:rsidRDefault="00425538" w:rsidP="00425538">
      <w:pPr>
        <w:pStyle w:val="BodyText"/>
        <w:ind w:firstLine="0"/>
      </w:pPr>
    </w:p>
    <w:p w14:paraId="1E2B55F4" w14:textId="77777777" w:rsidR="00425538" w:rsidRPr="00425538" w:rsidRDefault="00425538" w:rsidP="00425538">
      <w:pPr>
        <w:pStyle w:val="BodyText"/>
        <w:ind w:firstLine="0"/>
      </w:pPr>
    </w:p>
    <w:p w14:paraId="7F8D336D" w14:textId="77777777" w:rsidR="00CB76FF" w:rsidRPr="001765A6" w:rsidRDefault="00946A62">
      <w:pPr>
        <w:pStyle w:val="Heading2"/>
      </w:pPr>
      <w:bookmarkStart w:id="899" w:name="_Toc536543210"/>
      <w:bookmarkStart w:id="900" w:name="_Toc536543439"/>
      <w:bookmarkStart w:id="901" w:name="_Toc15893765"/>
      <w:bookmarkStart w:id="902" w:name="_Toc536549419"/>
      <w:r w:rsidRPr="001765A6">
        <w:t>Overview of Dissertation</w:t>
      </w:r>
      <w:bookmarkEnd w:id="899"/>
      <w:bookmarkEnd w:id="900"/>
      <w:bookmarkEnd w:id="901"/>
      <w:bookmarkEnd w:id="902"/>
    </w:p>
    <w:p w14:paraId="66FAC8DE" w14:textId="77777777" w:rsidR="00CB76FF" w:rsidRPr="001765A6" w:rsidRDefault="00946A62">
      <w:pPr>
        <w:pStyle w:val="BodyFirst"/>
      </w:pPr>
      <w:r w:rsidRPr="001765A6">
        <w:t>Briefly overview the contents of what follows in the dissertation.</w:t>
      </w:r>
    </w:p>
    <w:p w14:paraId="3DF8D89F" w14:textId="77777777" w:rsidR="00CB76FF" w:rsidRPr="001765A6" w:rsidRDefault="00946A62">
      <w:pPr>
        <w:pStyle w:val="Heading1"/>
      </w:pPr>
      <w:bookmarkStart w:id="903" w:name="_Toc536543211"/>
      <w:bookmarkStart w:id="904" w:name="_Toc536543440"/>
      <w:bookmarkStart w:id="905" w:name="_Toc15893766"/>
      <w:bookmarkStart w:id="906" w:name="_Toc536549420"/>
      <w:r w:rsidRPr="001765A6">
        <w:lastRenderedPageBreak/>
        <w:t>State-of-The-Art</w:t>
      </w:r>
      <w:bookmarkEnd w:id="903"/>
      <w:bookmarkEnd w:id="904"/>
      <w:bookmarkEnd w:id="905"/>
      <w:bookmarkEnd w:id="906"/>
    </w:p>
    <w:p w14:paraId="0E9B1BCA" w14:textId="77777777" w:rsidR="00CB76FF" w:rsidRPr="007B052B" w:rsidRDefault="00946A62">
      <w:pPr>
        <w:pStyle w:val="BodyFirst"/>
        <w:rPr>
          <w:snapToGrid w:val="0"/>
          <w:color w:val="FF0000"/>
        </w:rPr>
      </w:pPr>
      <w:r w:rsidRPr="007B052B">
        <w:rPr>
          <w:snapToGrid w:val="0"/>
          <w:color w:val="FF0000"/>
        </w:rPr>
        <w:t>Summarise current knowledge and what others have done in the various topics of your dissertation</w:t>
      </w:r>
      <w:r w:rsidR="00362B43" w:rsidRPr="007B052B">
        <w:rPr>
          <w:snapToGrid w:val="0"/>
          <w:color w:val="FF0000"/>
        </w:rPr>
        <w:t xml:space="preserve"> – in the application area and in the various technologies that you might have</w:t>
      </w:r>
      <w:r w:rsidR="004D0B41" w:rsidRPr="007B052B">
        <w:rPr>
          <w:snapToGrid w:val="0"/>
          <w:color w:val="FF0000"/>
        </w:rPr>
        <w:t xml:space="preserve"> used</w:t>
      </w:r>
      <w:r w:rsidR="00362B43" w:rsidRPr="007B052B">
        <w:rPr>
          <w:snapToGrid w:val="0"/>
          <w:color w:val="FF0000"/>
        </w:rPr>
        <w:t xml:space="preserve"> or did use</w:t>
      </w:r>
      <w:r w:rsidRPr="007B052B">
        <w:rPr>
          <w:snapToGrid w:val="0"/>
          <w:color w:val="FF0000"/>
        </w:rPr>
        <w:t xml:space="preserve">. Write for someone familiar with computing, but not necessarily expert in the particular topics of your project. Give references to other work by using </w:t>
      </w:r>
      <w:r w:rsidRPr="007B052B">
        <w:rPr>
          <w:i/>
          <w:snapToGrid w:val="0"/>
          <w:color w:val="FF0000"/>
        </w:rPr>
        <w:t>cross-references</w:t>
      </w:r>
      <w:r w:rsidRPr="007B052B">
        <w:rPr>
          <w:snapToGrid w:val="0"/>
          <w:color w:val="FF0000"/>
        </w:rPr>
        <w:t xml:space="preserve"> to entries in the References </w:t>
      </w:r>
      <w:r w:rsidR="00361902" w:rsidRPr="007B052B">
        <w:rPr>
          <w:snapToGrid w:val="0"/>
          <w:color w:val="FF0000"/>
        </w:rPr>
        <w:t>section</w:t>
      </w:r>
      <w:r w:rsidRPr="007B052B">
        <w:rPr>
          <w:snapToGrid w:val="0"/>
          <w:color w:val="FF0000"/>
        </w:rPr>
        <w:t xml:space="preserve">, like this </w:t>
      </w:r>
      <w:r w:rsidRPr="007B052B">
        <w:rPr>
          <w:snapToGrid w:val="0"/>
          <w:color w:val="FF0000"/>
        </w:rPr>
        <w:fldChar w:fldCharType="begin"/>
      </w:r>
      <w:r w:rsidRPr="007B052B">
        <w:rPr>
          <w:snapToGrid w:val="0"/>
          <w:color w:val="FF0000"/>
        </w:rPr>
        <w:instrText xml:space="preserve"> REF _Ref536542647 \r \h  \* MERGEFORMAT </w:instrText>
      </w:r>
      <w:r w:rsidRPr="007B052B">
        <w:rPr>
          <w:snapToGrid w:val="0"/>
          <w:color w:val="FF0000"/>
        </w:rPr>
      </w:r>
      <w:r w:rsidRPr="007B052B">
        <w:rPr>
          <w:snapToGrid w:val="0"/>
          <w:color w:val="FF0000"/>
        </w:rPr>
        <w:fldChar w:fldCharType="separate"/>
      </w:r>
      <w:r w:rsidR="00B64332" w:rsidRPr="007B052B">
        <w:rPr>
          <w:snapToGrid w:val="0"/>
          <w:color w:val="FF0000"/>
        </w:rPr>
        <w:t>[2]</w:t>
      </w:r>
      <w:r w:rsidRPr="007B052B">
        <w:rPr>
          <w:snapToGrid w:val="0"/>
          <w:color w:val="FF0000"/>
        </w:rPr>
        <w:fldChar w:fldCharType="end"/>
      </w:r>
      <w:r w:rsidR="001765A6" w:rsidRPr="007B052B">
        <w:rPr>
          <w:snapToGrid w:val="0"/>
          <w:color w:val="FF0000"/>
        </w:rPr>
        <w:t xml:space="preserve"> (see the References tab in Microsoft Word's ribbon).</w:t>
      </w:r>
    </w:p>
    <w:p w14:paraId="6F85C78E" w14:textId="77777777" w:rsidR="001765A6" w:rsidRPr="007B052B" w:rsidRDefault="00946A62" w:rsidP="001765A6">
      <w:pPr>
        <w:pStyle w:val="BodyText"/>
        <w:rPr>
          <w:color w:val="FF0000"/>
        </w:rPr>
      </w:pPr>
      <w:r w:rsidRPr="007B052B">
        <w:rPr>
          <w:color w:val="FF0000"/>
        </w:rPr>
        <w:t xml:space="preserve">It is important to write a </w:t>
      </w:r>
      <w:r w:rsidRPr="007B052B">
        <w:rPr>
          <w:i/>
          <w:color w:val="FF0000"/>
        </w:rPr>
        <w:t>critical</w:t>
      </w:r>
      <w:r w:rsidRPr="007B052B">
        <w:rPr>
          <w:color w:val="FF0000"/>
        </w:rPr>
        <w:t xml:space="preserve"> literature review that identifies gaps in current solutions and that clearly shows how the project was driven to address these gaps. This chapter should, therefore, feed into well-defined requirements for the project. Avoid a superficial description of related work that does not carefully analyse its strengths and weaknesses. </w:t>
      </w:r>
    </w:p>
    <w:p w14:paraId="7A45951C" w14:textId="77777777" w:rsidR="00A02C90" w:rsidRPr="00554B20" w:rsidRDefault="00946A62" w:rsidP="00816DDB">
      <w:pPr>
        <w:pStyle w:val="BodyText"/>
        <w:tabs>
          <w:tab w:val="left" w:pos="2920"/>
        </w:tabs>
        <w:ind w:firstLine="0"/>
        <w:rPr>
          <w:color w:val="7030A0"/>
        </w:rPr>
      </w:pPr>
      <w:r w:rsidRPr="00554B20">
        <w:rPr>
          <w:color w:val="7030A0"/>
        </w:rPr>
        <w:t>State of art split into 3 sections:</w:t>
      </w:r>
    </w:p>
    <w:p w14:paraId="5A763D32" w14:textId="77777777" w:rsidR="00816DDB" w:rsidRPr="00554B20" w:rsidRDefault="00946A62" w:rsidP="00816DDB">
      <w:pPr>
        <w:pStyle w:val="BodyText"/>
        <w:tabs>
          <w:tab w:val="left" w:pos="2920"/>
        </w:tabs>
        <w:ind w:firstLine="0"/>
        <w:rPr>
          <w:color w:val="7030A0"/>
        </w:rPr>
      </w:pPr>
      <w:r w:rsidRPr="00554B20">
        <w:rPr>
          <w:color w:val="7030A0"/>
        </w:rPr>
        <w:t>Genetic Improvement/Changing Software</w:t>
      </w:r>
    </w:p>
    <w:p w14:paraId="051681E8" w14:textId="77777777" w:rsidR="00816DDB" w:rsidRPr="00554B20" w:rsidRDefault="00946A62" w:rsidP="00816DDB">
      <w:pPr>
        <w:pStyle w:val="BodyText"/>
        <w:tabs>
          <w:tab w:val="left" w:pos="2920"/>
        </w:tabs>
        <w:ind w:firstLine="0"/>
        <w:rPr>
          <w:color w:val="7030A0"/>
        </w:rPr>
      </w:pPr>
      <w:r w:rsidRPr="00554B20">
        <w:rPr>
          <w:color w:val="7030A0"/>
        </w:rPr>
        <w:t>Energy Consumption</w:t>
      </w:r>
    </w:p>
    <w:p w14:paraId="4B82537C" w14:textId="77777777" w:rsidR="00816DDB" w:rsidRPr="00554B20" w:rsidRDefault="00946A62" w:rsidP="00816DDB">
      <w:pPr>
        <w:pStyle w:val="BodyText"/>
        <w:tabs>
          <w:tab w:val="left" w:pos="2920"/>
        </w:tabs>
        <w:ind w:firstLine="0"/>
        <w:rPr>
          <w:color w:val="7030A0"/>
        </w:rPr>
      </w:pPr>
      <w:r w:rsidRPr="00554B20">
        <w:rPr>
          <w:color w:val="7030A0"/>
        </w:rPr>
        <w:t>Green Software Engineering</w:t>
      </w:r>
    </w:p>
    <w:p w14:paraId="61C98A58" w14:textId="77777777" w:rsidR="000C333D" w:rsidRDefault="00946A62" w:rsidP="000C333D">
      <w:pPr>
        <w:pStyle w:val="Heading2"/>
        <w:rPr>
          <w:color w:val="0070C0"/>
        </w:rPr>
      </w:pPr>
      <w:bookmarkStart w:id="907" w:name="_Toc536549421"/>
      <w:r w:rsidRPr="000B4183">
        <w:rPr>
          <w:color w:val="0070C0"/>
        </w:rPr>
        <w:t>Genetic Improvement</w:t>
      </w:r>
      <w:bookmarkEnd w:id="907"/>
    </w:p>
    <w:p w14:paraId="0BCD4B0E" w14:textId="28BE31F3" w:rsidR="00816381" w:rsidRPr="00D03914" w:rsidRDefault="00946A62">
      <w:pPr>
        <w:spacing w:line="360" w:lineRule="auto"/>
        <w:jc w:val="both"/>
        <w:rPr>
          <w:sz w:val="22"/>
          <w:szCs w:val="22"/>
          <w:rPrChange w:id="908" w:author="Anna Rasburn" w:date="2019-01-28T23:45:00Z">
            <w:rPr>
              <w:sz w:val="20"/>
              <w:szCs w:val="18"/>
            </w:rPr>
          </w:rPrChange>
        </w:rPr>
        <w:pPrChange w:id="909" w:author="Anna Rasburn" w:date="2019-01-28T23:45:00Z">
          <w:pPr/>
        </w:pPrChange>
      </w:pPr>
      <w:r w:rsidRPr="00D03914">
        <w:rPr>
          <w:color w:val="0070C0"/>
          <w:sz w:val="22"/>
          <w:szCs w:val="22"/>
          <w:rPrChange w:id="910" w:author="Anna Rasburn" w:date="2019-01-28T23:45:00Z">
            <w:rPr>
              <w:color w:val="0070C0"/>
            </w:rPr>
          </w:rPrChange>
        </w:rPr>
        <w:t>Genetic Improvement is used to improve pre-existing software</w:t>
      </w:r>
      <w:r w:rsidR="008F4BFE" w:rsidRPr="00D03914">
        <w:rPr>
          <w:color w:val="0070C0"/>
          <w:sz w:val="22"/>
          <w:szCs w:val="22"/>
          <w:rPrChange w:id="911" w:author="Anna Rasburn" w:date="2019-01-28T23:45:00Z">
            <w:rPr>
              <w:color w:val="0070C0"/>
            </w:rPr>
          </w:rPrChange>
        </w:rPr>
        <w:t xml:space="preserve"> by using an automated search to</w:t>
      </w:r>
      <w:r w:rsidR="00C94414" w:rsidRPr="00D03914">
        <w:rPr>
          <w:color w:val="0070C0"/>
          <w:sz w:val="22"/>
          <w:szCs w:val="22"/>
          <w:rPrChange w:id="912" w:author="Anna Rasburn" w:date="2019-01-28T23:45:00Z">
            <w:rPr>
              <w:color w:val="0070C0"/>
            </w:rPr>
          </w:rPrChange>
        </w:rPr>
        <w:t xml:space="preserve"> find improved software</w:t>
      </w:r>
      <w:r w:rsidRPr="00D03914">
        <w:rPr>
          <w:color w:val="0070C0"/>
          <w:sz w:val="22"/>
          <w:szCs w:val="22"/>
          <w:rPrChange w:id="913" w:author="Anna Rasburn" w:date="2019-01-28T23:45:00Z">
            <w:rPr>
              <w:color w:val="0070C0"/>
            </w:rPr>
          </w:rPrChange>
        </w:rPr>
        <w:t xml:space="preserve">. </w:t>
      </w:r>
      <w:r w:rsidR="008F4BFE" w:rsidRPr="00D03914">
        <w:rPr>
          <w:color w:val="0070C0"/>
          <w:sz w:val="22"/>
          <w:szCs w:val="22"/>
          <w:rPrChange w:id="914" w:author="Anna Rasburn" w:date="2019-01-28T23:45:00Z">
            <w:rPr>
              <w:color w:val="0070C0"/>
            </w:rPr>
          </w:rPrChange>
        </w:rPr>
        <w:t>These improvements include improv</w:t>
      </w:r>
      <w:r w:rsidR="00736FB7" w:rsidRPr="00D03914">
        <w:rPr>
          <w:color w:val="0070C0"/>
          <w:sz w:val="22"/>
          <w:szCs w:val="22"/>
          <w:rPrChange w:id="915" w:author="Anna Rasburn" w:date="2019-01-28T23:45:00Z">
            <w:rPr>
              <w:color w:val="0070C0"/>
            </w:rPr>
          </w:rPrChange>
        </w:rPr>
        <w:t>ements in</w:t>
      </w:r>
      <w:r w:rsidR="008F4BFE" w:rsidRPr="00D03914">
        <w:rPr>
          <w:color w:val="0070C0"/>
          <w:sz w:val="22"/>
          <w:szCs w:val="22"/>
          <w:rPrChange w:id="916" w:author="Anna Rasburn" w:date="2019-01-28T23:45:00Z">
            <w:rPr>
              <w:color w:val="0070C0"/>
            </w:rPr>
          </w:rPrChange>
        </w:rPr>
        <w:t xml:space="preserve"> e</w:t>
      </w:r>
      <w:r w:rsidR="00736FB7" w:rsidRPr="00D03914">
        <w:rPr>
          <w:color w:val="0070C0"/>
          <w:sz w:val="22"/>
          <w:szCs w:val="22"/>
          <w:rPrChange w:id="917" w:author="Anna Rasburn" w:date="2019-01-28T23:45:00Z">
            <w:rPr>
              <w:color w:val="0070C0"/>
            </w:rPr>
          </w:rPrChange>
        </w:rPr>
        <w:t>n</w:t>
      </w:r>
      <w:r w:rsidR="008F4BFE" w:rsidRPr="00D03914">
        <w:rPr>
          <w:color w:val="0070C0"/>
          <w:sz w:val="22"/>
          <w:szCs w:val="22"/>
          <w:rPrChange w:id="918" w:author="Anna Rasburn" w:date="2019-01-28T23:45:00Z">
            <w:rPr>
              <w:color w:val="0070C0"/>
            </w:rPr>
          </w:rPrChange>
        </w:rPr>
        <w:t>ergy consumption, reduc</w:t>
      </w:r>
      <w:r w:rsidR="00895D45" w:rsidRPr="00D03914">
        <w:rPr>
          <w:color w:val="0070C0"/>
          <w:sz w:val="22"/>
          <w:szCs w:val="22"/>
          <w:rPrChange w:id="919" w:author="Anna Rasburn" w:date="2019-01-28T23:45:00Z">
            <w:rPr>
              <w:color w:val="0070C0"/>
            </w:rPr>
          </w:rPrChange>
        </w:rPr>
        <w:t xml:space="preserve">tions in </w:t>
      </w:r>
      <w:r w:rsidR="008F4BFE" w:rsidRPr="00D03914">
        <w:rPr>
          <w:color w:val="0070C0"/>
          <w:sz w:val="22"/>
          <w:szCs w:val="22"/>
          <w:rPrChange w:id="920" w:author="Anna Rasburn" w:date="2019-01-28T23:45:00Z">
            <w:rPr>
              <w:color w:val="0070C0"/>
            </w:rPr>
          </w:rPrChange>
        </w:rPr>
        <w:t xml:space="preserve">execution time and </w:t>
      </w:r>
      <w:r w:rsidR="00895D45" w:rsidRPr="00D03914">
        <w:rPr>
          <w:color w:val="0070C0"/>
          <w:sz w:val="22"/>
          <w:szCs w:val="22"/>
          <w:rPrChange w:id="921" w:author="Anna Rasburn" w:date="2019-01-28T23:45:00Z">
            <w:rPr>
              <w:color w:val="0070C0"/>
            </w:rPr>
          </w:rPrChange>
        </w:rPr>
        <w:t xml:space="preserve">reductions in </w:t>
      </w:r>
      <w:r w:rsidR="008F4BFE" w:rsidRPr="00D03914">
        <w:rPr>
          <w:color w:val="0070C0"/>
          <w:sz w:val="22"/>
          <w:szCs w:val="22"/>
          <w:rPrChange w:id="922" w:author="Anna Rasburn" w:date="2019-01-28T23:45:00Z">
            <w:rPr>
              <w:color w:val="0070C0"/>
            </w:rPr>
          </w:rPrChange>
        </w:rPr>
        <w:t xml:space="preserve">memory consumption. </w:t>
      </w:r>
      <w:r w:rsidR="00C94414" w:rsidRPr="00D03914">
        <w:rPr>
          <w:color w:val="0070C0"/>
          <w:sz w:val="22"/>
          <w:szCs w:val="22"/>
          <w:rPrChange w:id="923" w:author="Anna Rasburn" w:date="2019-01-28T23:45:00Z">
            <w:rPr>
              <w:color w:val="0070C0"/>
            </w:rPr>
          </w:rPrChange>
        </w:rPr>
        <w:t>In a survey of 3132 distinct papers that were published between 1995 and 2015</w:t>
      </w:r>
      <w:ins w:id="924" w:author="Anna Rasburn [2]" w:date="2019-01-24T14:22:00Z">
        <w:r w:rsidR="001F5944" w:rsidRPr="00D03914">
          <w:rPr>
            <w:color w:val="0070C0"/>
            <w:sz w:val="22"/>
            <w:szCs w:val="22"/>
            <w:rPrChange w:id="925" w:author="Anna Rasburn" w:date="2019-01-28T23:45:00Z">
              <w:rPr>
                <w:color w:val="0070C0"/>
              </w:rPr>
            </w:rPrChange>
          </w:rPr>
          <w:t xml:space="preserve"> </w:t>
        </w:r>
      </w:ins>
      <w:r w:rsidR="00C94414" w:rsidRPr="00D03914">
        <w:rPr>
          <w:color w:val="0070C0"/>
          <w:sz w:val="22"/>
          <w:szCs w:val="22"/>
          <w:rPrChange w:id="926" w:author="Anna Rasburn" w:date="2019-01-28T23:45:00Z">
            <w:rPr>
              <w:color w:val="0070C0"/>
            </w:rPr>
          </w:rPrChange>
        </w:rPr>
        <w:t xml:space="preserve"> </w:t>
      </w:r>
      <w:del w:id="927" w:author="Anna Rasburn [2]" w:date="2019-01-24T14:32:00Z">
        <w:r w:rsidR="00C94414" w:rsidRPr="00D03914" w:rsidDel="003658EF">
          <w:rPr>
            <w:color w:val="0070C0"/>
            <w:sz w:val="22"/>
            <w:szCs w:val="22"/>
            <w:rPrChange w:id="928" w:author="Anna Rasburn" w:date="2019-01-28T23:45:00Z">
              <w:rPr>
                <w:color w:val="0070C0"/>
              </w:rPr>
            </w:rPrChange>
          </w:rPr>
          <w:delText>[REFERENCE</w:delText>
        </w:r>
        <w:r w:rsidR="00204821" w:rsidRPr="00D03914" w:rsidDel="003658EF">
          <w:rPr>
            <w:color w:val="0070C0"/>
            <w:sz w:val="22"/>
            <w:szCs w:val="22"/>
            <w:rPrChange w:id="929" w:author="Anna Rasburn" w:date="2019-01-28T23:45:00Z">
              <w:rPr>
                <w:color w:val="0070C0"/>
              </w:rPr>
            </w:rPrChange>
          </w:rPr>
          <w:delText xml:space="preserve"> -</w:delText>
        </w:r>
      </w:del>
      <w:r w:rsidR="00204821" w:rsidRPr="00D03914">
        <w:rPr>
          <w:color w:val="0070C0"/>
          <w:sz w:val="22"/>
          <w:szCs w:val="22"/>
          <w:rPrChange w:id="930" w:author="Anna Rasburn" w:date="2019-01-28T23:45:00Z">
            <w:rPr>
              <w:color w:val="0070C0"/>
            </w:rPr>
          </w:rPrChange>
        </w:rPr>
        <w:t xml:space="preserve"> </w:t>
      </w:r>
      <w:customXmlInsRangeStart w:id="931" w:author="Anna Rasburn [2]" w:date="2019-01-24T14:32:00Z"/>
      <w:sdt>
        <w:sdtPr>
          <w:rPr>
            <w:color w:val="0070C0"/>
            <w:sz w:val="22"/>
            <w:szCs w:val="22"/>
          </w:rPr>
          <w:id w:val="266668647"/>
          <w:citation/>
        </w:sdtPr>
        <w:sdtContent>
          <w:customXmlInsRangeEnd w:id="931"/>
          <w:ins w:id="932" w:author="Anna Rasburn [2]" w:date="2019-01-24T14:32:00Z">
            <w:r w:rsidR="003658EF" w:rsidRPr="00D03914">
              <w:rPr>
                <w:color w:val="0070C0"/>
                <w:sz w:val="22"/>
                <w:szCs w:val="22"/>
                <w:rPrChange w:id="933" w:author="Anna Rasburn" w:date="2019-01-28T23:45:00Z">
                  <w:rPr>
                    <w:color w:val="0070C0"/>
                  </w:rPr>
                </w:rPrChange>
              </w:rPr>
              <w:fldChar w:fldCharType="begin"/>
            </w:r>
            <w:r w:rsidR="003658EF" w:rsidRPr="00D03914">
              <w:rPr>
                <w:sz w:val="22"/>
                <w:szCs w:val="22"/>
                <w:rPrChange w:id="934" w:author="Anna Rasburn" w:date="2019-01-28T23:45:00Z">
                  <w:rPr>
                    <w:sz w:val="18"/>
                    <w:szCs w:val="18"/>
                  </w:rPr>
                </w:rPrChange>
              </w:rPr>
              <w:instrText xml:space="preserve"> CITATION Pet18 \l 2057 </w:instrText>
            </w:r>
          </w:ins>
          <w:r w:rsidR="003658EF" w:rsidRPr="00D03914">
            <w:rPr>
              <w:color w:val="0070C0"/>
              <w:sz w:val="22"/>
              <w:szCs w:val="22"/>
              <w:rPrChange w:id="935" w:author="Anna Rasburn" w:date="2019-01-28T23:45:00Z">
                <w:rPr>
                  <w:color w:val="0070C0"/>
                </w:rPr>
              </w:rPrChange>
            </w:rPr>
            <w:fldChar w:fldCharType="separate"/>
          </w:r>
          <w:r w:rsidR="00CD617E" w:rsidRPr="00D03914">
            <w:rPr>
              <w:noProof/>
              <w:sz w:val="22"/>
              <w:szCs w:val="22"/>
              <w:rPrChange w:id="936" w:author="Anna Rasburn" w:date="2019-01-28T23:45:00Z">
                <w:rPr>
                  <w:noProof/>
                  <w:sz w:val="18"/>
                  <w:szCs w:val="18"/>
                </w:rPr>
              </w:rPrChange>
            </w:rPr>
            <w:t>[7]</w:t>
          </w:r>
          <w:ins w:id="937" w:author="Anna Rasburn [2]" w:date="2019-01-24T14:32:00Z">
            <w:r w:rsidR="003658EF" w:rsidRPr="00D03914">
              <w:rPr>
                <w:color w:val="0070C0"/>
                <w:sz w:val="22"/>
                <w:szCs w:val="22"/>
                <w:rPrChange w:id="938" w:author="Anna Rasburn" w:date="2019-01-28T23:45:00Z">
                  <w:rPr>
                    <w:color w:val="0070C0"/>
                  </w:rPr>
                </w:rPrChange>
              </w:rPr>
              <w:fldChar w:fldCharType="end"/>
            </w:r>
          </w:ins>
          <w:customXmlInsRangeStart w:id="939" w:author="Anna Rasburn [2]" w:date="2019-01-24T14:32:00Z"/>
        </w:sdtContent>
      </w:sdt>
      <w:customXmlInsRangeEnd w:id="939"/>
      <w:del w:id="940" w:author="Anna Rasburn [2]" w:date="2019-01-24T14:32:00Z">
        <w:r w:rsidR="00204821" w:rsidRPr="00D03914" w:rsidDel="003658EF">
          <w:rPr>
            <w:sz w:val="22"/>
            <w:szCs w:val="22"/>
            <w:rPrChange w:id="941" w:author="Anna Rasburn" w:date="2019-01-28T23:45:00Z">
              <w:rPr>
                <w:sz w:val="18"/>
                <w:szCs w:val="18"/>
              </w:rPr>
            </w:rPrChange>
          </w:rPr>
          <w:delText>Genetic Improvement of Software: A Comprehensive Survey</w:delText>
        </w:r>
        <w:r w:rsidR="00C94414" w:rsidRPr="00D03914" w:rsidDel="003658EF">
          <w:rPr>
            <w:color w:val="0070C0"/>
            <w:sz w:val="22"/>
            <w:szCs w:val="22"/>
            <w:rPrChange w:id="942" w:author="Anna Rasburn" w:date="2019-01-28T23:45:00Z">
              <w:rPr>
                <w:color w:val="0070C0"/>
              </w:rPr>
            </w:rPrChange>
          </w:rPr>
          <w:delText>]</w:delText>
        </w:r>
      </w:del>
      <w:r w:rsidR="00C94414" w:rsidRPr="00D03914">
        <w:rPr>
          <w:color w:val="0070C0"/>
          <w:sz w:val="22"/>
          <w:szCs w:val="22"/>
          <w:rPrChange w:id="943" w:author="Anna Rasburn" w:date="2019-01-28T23:45:00Z">
            <w:rPr>
              <w:color w:val="0070C0"/>
            </w:rPr>
          </w:rPrChange>
        </w:rPr>
        <w:t>, the most popular search technique is evolutionary computing as 96% of these papers referenced or used these techniques</w:t>
      </w:r>
      <w:r w:rsidR="002E7779" w:rsidRPr="00D03914">
        <w:rPr>
          <w:color w:val="0070C0"/>
          <w:sz w:val="22"/>
          <w:szCs w:val="22"/>
          <w:rPrChange w:id="944" w:author="Anna Rasburn" w:date="2019-01-28T23:45:00Z">
            <w:rPr>
              <w:color w:val="0070C0"/>
            </w:rPr>
          </w:rPrChange>
        </w:rPr>
        <w:t>. T</w:t>
      </w:r>
      <w:r w:rsidR="00C94414" w:rsidRPr="00D03914">
        <w:rPr>
          <w:color w:val="0070C0"/>
          <w:sz w:val="22"/>
          <w:szCs w:val="22"/>
          <w:rPrChange w:id="945" w:author="Anna Rasburn" w:date="2019-01-28T23:45:00Z">
            <w:rPr>
              <w:color w:val="0070C0"/>
            </w:rPr>
          </w:rPrChange>
        </w:rPr>
        <w:t xml:space="preserve">his demonstrates </w:t>
      </w:r>
      <w:r w:rsidR="002E7779" w:rsidRPr="00D03914">
        <w:rPr>
          <w:color w:val="0070C0"/>
          <w:sz w:val="22"/>
          <w:szCs w:val="22"/>
          <w:rPrChange w:id="946" w:author="Anna Rasburn" w:date="2019-01-28T23:45:00Z">
            <w:rPr>
              <w:color w:val="0070C0"/>
            </w:rPr>
          </w:rPrChange>
        </w:rPr>
        <w:t xml:space="preserve">the </w:t>
      </w:r>
      <w:r w:rsidR="00C94414" w:rsidRPr="00D03914">
        <w:rPr>
          <w:color w:val="0070C0"/>
          <w:sz w:val="22"/>
          <w:szCs w:val="22"/>
          <w:rPrChange w:id="947" w:author="Anna Rasburn" w:date="2019-01-28T23:45:00Z">
            <w:rPr>
              <w:color w:val="0070C0"/>
            </w:rPr>
          </w:rPrChange>
        </w:rPr>
        <w:t>increase in popularity</w:t>
      </w:r>
      <w:r w:rsidR="002E7779" w:rsidRPr="00D03914">
        <w:rPr>
          <w:color w:val="0070C0"/>
          <w:sz w:val="22"/>
          <w:szCs w:val="22"/>
          <w:rPrChange w:id="948" w:author="Anna Rasburn" w:date="2019-01-28T23:45:00Z">
            <w:rPr>
              <w:color w:val="0070C0"/>
            </w:rPr>
          </w:rPrChange>
        </w:rPr>
        <w:t xml:space="preserve"> of evolutionary computing</w:t>
      </w:r>
      <w:r w:rsidR="00C94414" w:rsidRPr="00D03914">
        <w:rPr>
          <w:color w:val="0070C0"/>
          <w:sz w:val="22"/>
          <w:szCs w:val="22"/>
          <w:rPrChange w:id="949" w:author="Anna Rasburn" w:date="2019-01-28T23:45:00Z">
            <w:rPr>
              <w:color w:val="0070C0"/>
              <w:sz w:val="28"/>
            </w:rPr>
          </w:rPrChange>
        </w:rPr>
        <w:t xml:space="preserve">. </w:t>
      </w:r>
    </w:p>
    <w:p w14:paraId="5DC51FF1" w14:textId="77777777" w:rsidR="00C94414" w:rsidRPr="00D03914" w:rsidRDefault="00C94414">
      <w:pPr>
        <w:pStyle w:val="BodyText"/>
        <w:jc w:val="both"/>
        <w:rPr>
          <w:szCs w:val="22"/>
          <w:rPrChange w:id="950" w:author="Anna Rasburn" w:date="2019-01-28T23:45:00Z">
            <w:rPr>
              <w:sz w:val="24"/>
            </w:rPr>
          </w:rPrChange>
        </w:rPr>
        <w:pPrChange w:id="951" w:author="Anna Rasburn" w:date="2019-01-28T23:45:00Z">
          <w:pPr>
            <w:pStyle w:val="BodyText"/>
          </w:pPr>
        </w:pPrChange>
      </w:pPr>
    </w:p>
    <w:p w14:paraId="6E6741CE" w14:textId="390BDB41" w:rsidR="00D64547" w:rsidDel="008834EE" w:rsidRDefault="00946A62">
      <w:pPr>
        <w:pStyle w:val="BodyText"/>
        <w:ind w:firstLine="0"/>
        <w:jc w:val="both"/>
        <w:rPr>
          <w:del w:id="952" w:author="Anna Rasburn" w:date="2019-01-29T18:20:00Z"/>
          <w:color w:val="0070C0"/>
          <w:szCs w:val="22"/>
        </w:rPr>
      </w:pPr>
      <w:r w:rsidRPr="00D03914">
        <w:rPr>
          <w:color w:val="0070C0"/>
          <w:szCs w:val="22"/>
          <w:rPrChange w:id="953" w:author="Anna Rasburn" w:date="2019-01-28T23:45:00Z">
            <w:rPr>
              <w:color w:val="0070C0"/>
              <w:sz w:val="24"/>
            </w:rPr>
          </w:rPrChange>
        </w:rPr>
        <w:t xml:space="preserve">This survey is </w:t>
      </w:r>
      <w:r w:rsidR="002E7779" w:rsidRPr="00D03914">
        <w:rPr>
          <w:color w:val="0070C0"/>
          <w:szCs w:val="22"/>
          <w:rPrChange w:id="954" w:author="Anna Rasburn" w:date="2019-01-28T23:45:00Z">
            <w:rPr>
              <w:color w:val="0070C0"/>
              <w:sz w:val="24"/>
            </w:rPr>
          </w:rPrChange>
        </w:rPr>
        <w:t xml:space="preserve">very relevant to this study </w:t>
      </w:r>
      <w:r w:rsidRPr="00D03914">
        <w:rPr>
          <w:color w:val="0070C0"/>
          <w:szCs w:val="22"/>
          <w:rPrChange w:id="955" w:author="Anna Rasburn" w:date="2019-01-28T23:45:00Z">
            <w:rPr>
              <w:color w:val="0070C0"/>
              <w:sz w:val="24"/>
            </w:rPr>
          </w:rPrChange>
        </w:rPr>
        <w:t xml:space="preserve">as it is one of the largest and </w:t>
      </w:r>
      <w:r w:rsidR="002E7779" w:rsidRPr="00D03914">
        <w:rPr>
          <w:color w:val="0070C0"/>
          <w:szCs w:val="22"/>
          <w:rPrChange w:id="956" w:author="Anna Rasburn" w:date="2019-01-28T23:45:00Z">
            <w:rPr>
              <w:color w:val="0070C0"/>
              <w:sz w:val="24"/>
            </w:rPr>
          </w:rPrChange>
        </w:rPr>
        <w:t xml:space="preserve">most </w:t>
      </w:r>
      <w:r w:rsidRPr="00D03914">
        <w:rPr>
          <w:color w:val="0070C0"/>
          <w:szCs w:val="22"/>
          <w:rPrChange w:id="957" w:author="Anna Rasburn" w:date="2019-01-28T23:45:00Z">
            <w:rPr>
              <w:color w:val="0070C0"/>
              <w:sz w:val="24"/>
            </w:rPr>
          </w:rPrChange>
        </w:rPr>
        <w:t>comprehensive surveys on computer science papers</w:t>
      </w:r>
      <w:r w:rsidR="002E7779" w:rsidRPr="00D03914">
        <w:rPr>
          <w:color w:val="0070C0"/>
          <w:szCs w:val="22"/>
          <w:rPrChange w:id="958" w:author="Anna Rasburn" w:date="2019-01-28T23:45:00Z">
            <w:rPr>
              <w:color w:val="0070C0"/>
              <w:sz w:val="24"/>
            </w:rPr>
          </w:rPrChange>
        </w:rPr>
        <w:t xml:space="preserve">. The authors concluded </w:t>
      </w:r>
      <w:r w:rsidRPr="00D03914">
        <w:rPr>
          <w:color w:val="0070C0"/>
          <w:szCs w:val="22"/>
          <w:rPrChange w:id="959" w:author="Anna Rasburn" w:date="2019-01-28T23:45:00Z">
            <w:rPr>
              <w:color w:val="0070C0"/>
              <w:sz w:val="24"/>
            </w:rPr>
          </w:rPrChange>
        </w:rPr>
        <w:t xml:space="preserve">that there were 82 papers out of 1131 that was about genetic improvement </w:t>
      </w:r>
      <w:customXmlInsRangeStart w:id="960" w:author="Anna Rasburn [2]" w:date="2019-01-24T14:32:00Z"/>
      <w:sdt>
        <w:sdtPr>
          <w:rPr>
            <w:color w:val="0070C0"/>
            <w:szCs w:val="22"/>
          </w:rPr>
          <w:id w:val="-889346703"/>
          <w:citation/>
        </w:sdtPr>
        <w:sdtContent>
          <w:customXmlInsRangeEnd w:id="960"/>
          <w:ins w:id="961" w:author="Anna Rasburn [2]" w:date="2019-01-24T14:32:00Z">
            <w:r w:rsidR="003658EF" w:rsidRPr="00D03914">
              <w:rPr>
                <w:color w:val="0070C0"/>
                <w:szCs w:val="22"/>
                <w:rPrChange w:id="962" w:author="Anna Rasburn" w:date="2019-01-28T23:45:00Z">
                  <w:rPr>
                    <w:color w:val="0070C0"/>
                    <w:sz w:val="24"/>
                  </w:rPr>
                </w:rPrChange>
              </w:rPr>
              <w:fldChar w:fldCharType="begin"/>
            </w:r>
            <w:r w:rsidR="003658EF" w:rsidRPr="00D03914">
              <w:rPr>
                <w:color w:val="0070C0"/>
                <w:szCs w:val="22"/>
                <w:rPrChange w:id="963" w:author="Anna Rasburn" w:date="2019-01-28T23:45:00Z">
                  <w:rPr>
                    <w:color w:val="0070C0"/>
                    <w:sz w:val="24"/>
                  </w:rPr>
                </w:rPrChange>
              </w:rPr>
              <w:instrText xml:space="preserve"> CITATION Pet18 \l 2057 </w:instrText>
            </w:r>
          </w:ins>
          <w:r w:rsidR="003658EF" w:rsidRPr="00D03914">
            <w:rPr>
              <w:color w:val="0070C0"/>
              <w:szCs w:val="22"/>
              <w:rPrChange w:id="964" w:author="Anna Rasburn" w:date="2019-01-28T23:45:00Z">
                <w:rPr>
                  <w:color w:val="0070C0"/>
                  <w:sz w:val="24"/>
                </w:rPr>
              </w:rPrChange>
            </w:rPr>
            <w:fldChar w:fldCharType="separate"/>
          </w:r>
          <w:r w:rsidR="00CD617E" w:rsidRPr="00D03914">
            <w:rPr>
              <w:noProof/>
              <w:color w:val="0070C0"/>
              <w:szCs w:val="22"/>
              <w:rPrChange w:id="965" w:author="Anna Rasburn" w:date="2019-01-28T23:45:00Z">
                <w:rPr>
                  <w:noProof/>
                  <w:color w:val="0070C0"/>
                  <w:sz w:val="24"/>
                </w:rPr>
              </w:rPrChange>
            </w:rPr>
            <w:t>[7]</w:t>
          </w:r>
          <w:ins w:id="966" w:author="Anna Rasburn [2]" w:date="2019-01-24T14:32:00Z">
            <w:r w:rsidR="003658EF" w:rsidRPr="00D03914">
              <w:rPr>
                <w:color w:val="0070C0"/>
                <w:szCs w:val="22"/>
                <w:rPrChange w:id="967" w:author="Anna Rasburn" w:date="2019-01-28T23:45:00Z">
                  <w:rPr>
                    <w:color w:val="0070C0"/>
                    <w:sz w:val="24"/>
                  </w:rPr>
                </w:rPrChange>
              </w:rPr>
              <w:fldChar w:fldCharType="end"/>
            </w:r>
          </w:ins>
          <w:customXmlInsRangeStart w:id="968" w:author="Anna Rasburn [2]" w:date="2019-01-24T14:32:00Z"/>
        </w:sdtContent>
      </w:sdt>
      <w:customXmlInsRangeEnd w:id="968"/>
      <w:del w:id="969" w:author="Anna Rasburn [2]" w:date="2019-01-24T14:32:00Z">
        <w:r w:rsidRPr="00D03914" w:rsidDel="003658EF">
          <w:rPr>
            <w:color w:val="0070C0"/>
            <w:szCs w:val="22"/>
            <w:rPrChange w:id="970" w:author="Anna Rasburn" w:date="2019-01-28T23:45:00Z">
              <w:rPr>
                <w:color w:val="0070C0"/>
                <w:sz w:val="24"/>
              </w:rPr>
            </w:rPrChange>
          </w:rPr>
          <w:delText>[REFERENCE]</w:delText>
        </w:r>
      </w:del>
      <w:r w:rsidRPr="00D03914">
        <w:rPr>
          <w:color w:val="0070C0"/>
          <w:szCs w:val="22"/>
          <w:rPrChange w:id="971" w:author="Anna Rasburn" w:date="2019-01-28T23:45:00Z">
            <w:rPr>
              <w:color w:val="0070C0"/>
              <w:sz w:val="24"/>
            </w:rPr>
          </w:rPrChange>
        </w:rPr>
        <w:t>.</w:t>
      </w:r>
    </w:p>
    <w:p w14:paraId="16E711ED" w14:textId="77777777" w:rsidR="008834EE" w:rsidRPr="00D03914" w:rsidRDefault="008834EE">
      <w:pPr>
        <w:pStyle w:val="BodyText"/>
        <w:ind w:firstLine="0"/>
        <w:jc w:val="both"/>
        <w:rPr>
          <w:ins w:id="972" w:author="Anna Rasburn" w:date="2019-01-29T18:20:00Z"/>
          <w:color w:val="0070C0"/>
          <w:szCs w:val="22"/>
          <w:rPrChange w:id="973" w:author="Anna Rasburn" w:date="2019-01-28T23:45:00Z">
            <w:rPr>
              <w:ins w:id="974" w:author="Anna Rasburn" w:date="2019-01-29T18:20:00Z"/>
              <w:color w:val="0070C0"/>
              <w:sz w:val="24"/>
            </w:rPr>
          </w:rPrChange>
        </w:rPr>
        <w:pPrChange w:id="975" w:author="Anna Rasburn" w:date="2019-01-28T23:45:00Z">
          <w:pPr>
            <w:pStyle w:val="BodyText"/>
            <w:spacing w:line="240" w:lineRule="auto"/>
            <w:ind w:firstLine="0"/>
          </w:pPr>
        </w:pPrChange>
      </w:pPr>
    </w:p>
    <w:p w14:paraId="0A547333" w14:textId="77777777" w:rsidR="00C476A9" w:rsidRPr="00D03914" w:rsidRDefault="00C476A9">
      <w:pPr>
        <w:pStyle w:val="BodyText"/>
        <w:ind w:firstLine="0"/>
        <w:jc w:val="both"/>
        <w:rPr>
          <w:color w:val="0070C0"/>
          <w:szCs w:val="22"/>
          <w:rPrChange w:id="976" w:author="Anna Rasburn" w:date="2019-01-28T23:45:00Z">
            <w:rPr>
              <w:color w:val="0070C0"/>
              <w:sz w:val="24"/>
            </w:rPr>
          </w:rPrChange>
        </w:rPr>
        <w:pPrChange w:id="977" w:author="Anna Rasburn" w:date="2019-01-28T23:45:00Z">
          <w:pPr>
            <w:pStyle w:val="BodyText"/>
            <w:spacing w:line="240" w:lineRule="auto"/>
            <w:ind w:firstLine="0"/>
          </w:pPr>
        </w:pPrChange>
      </w:pPr>
    </w:p>
    <w:p w14:paraId="64D42CA3" w14:textId="22C47C87" w:rsidR="00C94414" w:rsidRPr="00D03914" w:rsidRDefault="00946A62">
      <w:pPr>
        <w:pStyle w:val="BodyText"/>
        <w:ind w:firstLine="0"/>
        <w:jc w:val="both"/>
        <w:rPr>
          <w:color w:val="0070C0"/>
          <w:szCs w:val="22"/>
          <w:rPrChange w:id="978" w:author="Anna Rasburn" w:date="2019-01-28T23:45:00Z">
            <w:rPr>
              <w:color w:val="0070C0"/>
              <w:sz w:val="24"/>
            </w:rPr>
          </w:rPrChange>
        </w:rPr>
        <w:pPrChange w:id="979" w:author="Anna Rasburn" w:date="2019-01-28T23:45:00Z">
          <w:pPr>
            <w:pStyle w:val="BodyText"/>
            <w:spacing w:line="240" w:lineRule="auto"/>
            <w:ind w:firstLine="0"/>
          </w:pPr>
        </w:pPrChange>
      </w:pPr>
      <w:r w:rsidRPr="00D03914">
        <w:rPr>
          <w:color w:val="0070C0"/>
          <w:szCs w:val="22"/>
          <w:rPrChange w:id="980" w:author="Anna Rasburn" w:date="2019-01-28T23:45:00Z">
            <w:rPr>
              <w:color w:val="0070C0"/>
              <w:sz w:val="24"/>
            </w:rPr>
          </w:rPrChange>
        </w:rPr>
        <w:t xml:space="preserve">However, in order to cover a wide range of topics that fall within the definition of genetic improvement, the </w:t>
      </w:r>
      <w:r w:rsidR="009360BF" w:rsidRPr="00D03914">
        <w:rPr>
          <w:color w:val="0070C0"/>
          <w:szCs w:val="22"/>
          <w:rPrChange w:id="981" w:author="Anna Rasburn" w:date="2019-01-28T23:45:00Z">
            <w:rPr>
              <w:color w:val="0070C0"/>
              <w:sz w:val="24"/>
            </w:rPr>
          </w:rPrChange>
        </w:rPr>
        <w:t>n</w:t>
      </w:r>
      <w:r w:rsidR="00C93155" w:rsidRPr="00D03914">
        <w:rPr>
          <w:color w:val="0070C0"/>
          <w:szCs w:val="22"/>
          <w:rPrChange w:id="982" w:author="Anna Rasburn" w:date="2019-01-28T23:45:00Z">
            <w:rPr>
              <w:color w:val="0070C0"/>
              <w:sz w:val="24"/>
            </w:rPr>
          </w:rPrChange>
        </w:rPr>
        <w:t xml:space="preserve">umber of papers </w:t>
      </w:r>
      <w:r w:rsidRPr="00D03914">
        <w:rPr>
          <w:color w:val="0070C0"/>
          <w:szCs w:val="22"/>
          <w:rPrChange w:id="983" w:author="Anna Rasburn" w:date="2019-01-28T23:45:00Z">
            <w:rPr>
              <w:color w:val="0070C0"/>
              <w:sz w:val="24"/>
            </w:rPr>
          </w:rPrChange>
        </w:rPr>
        <w:t>analys</w:t>
      </w:r>
      <w:r w:rsidR="00C93155" w:rsidRPr="00D03914">
        <w:rPr>
          <w:color w:val="0070C0"/>
          <w:szCs w:val="22"/>
          <w:rPrChange w:id="984" w:author="Anna Rasburn" w:date="2019-01-28T23:45:00Z">
            <w:rPr>
              <w:color w:val="0070C0"/>
              <w:sz w:val="24"/>
            </w:rPr>
          </w:rPrChange>
        </w:rPr>
        <w:t>ed in</w:t>
      </w:r>
      <w:r w:rsidRPr="00D03914">
        <w:rPr>
          <w:color w:val="0070C0"/>
          <w:szCs w:val="22"/>
          <w:rPrChange w:id="985" w:author="Anna Rasburn" w:date="2019-01-28T23:45:00Z">
            <w:rPr>
              <w:color w:val="0070C0"/>
              <w:sz w:val="24"/>
            </w:rPr>
          </w:rPrChange>
        </w:rPr>
        <w:t xml:space="preserve"> the survey had to be restricted. </w:t>
      </w:r>
      <w:r w:rsidR="001E19F8" w:rsidRPr="00D03914">
        <w:rPr>
          <w:color w:val="0070C0"/>
          <w:szCs w:val="22"/>
          <w:rPrChange w:id="986" w:author="Anna Rasburn" w:date="2019-01-28T23:45:00Z">
            <w:rPr>
              <w:color w:val="0070C0"/>
              <w:sz w:val="24"/>
            </w:rPr>
          </w:rPrChange>
        </w:rPr>
        <w:t>Hence, owing to the survey's strict definition, t</w:t>
      </w:r>
      <w:r w:rsidRPr="00D03914">
        <w:rPr>
          <w:color w:val="0070C0"/>
          <w:szCs w:val="22"/>
          <w:rPrChange w:id="987" w:author="Anna Rasburn" w:date="2019-01-28T23:45:00Z">
            <w:rPr>
              <w:color w:val="0070C0"/>
              <w:sz w:val="24"/>
            </w:rPr>
          </w:rPrChange>
        </w:rPr>
        <w:t xml:space="preserve">his may have led to </w:t>
      </w:r>
      <w:r w:rsidR="00C93155" w:rsidRPr="00D03914">
        <w:rPr>
          <w:color w:val="0070C0"/>
          <w:szCs w:val="22"/>
          <w:rPrChange w:id="988" w:author="Anna Rasburn" w:date="2019-01-28T23:45:00Z">
            <w:rPr>
              <w:color w:val="0070C0"/>
              <w:sz w:val="24"/>
            </w:rPr>
          </w:rPrChange>
        </w:rPr>
        <w:t xml:space="preserve">the exclusion of </w:t>
      </w:r>
      <w:r w:rsidRPr="00D03914">
        <w:rPr>
          <w:color w:val="0070C0"/>
          <w:szCs w:val="22"/>
          <w:rPrChange w:id="989" w:author="Anna Rasburn" w:date="2019-01-28T23:45:00Z">
            <w:rPr>
              <w:color w:val="0070C0"/>
              <w:sz w:val="24"/>
            </w:rPr>
          </w:rPrChange>
        </w:rPr>
        <w:t>many papers</w:t>
      </w:r>
      <w:r w:rsidR="00C93155" w:rsidRPr="00D03914">
        <w:rPr>
          <w:color w:val="0070C0"/>
          <w:szCs w:val="22"/>
          <w:rPrChange w:id="990" w:author="Anna Rasburn" w:date="2019-01-28T23:45:00Z">
            <w:rPr>
              <w:color w:val="0070C0"/>
              <w:sz w:val="24"/>
            </w:rPr>
          </w:rPrChange>
        </w:rPr>
        <w:t xml:space="preserve"> </w:t>
      </w:r>
      <w:r w:rsidRPr="00D03914">
        <w:rPr>
          <w:color w:val="0070C0"/>
          <w:szCs w:val="22"/>
          <w:rPrChange w:id="991" w:author="Anna Rasburn" w:date="2019-01-28T23:45:00Z">
            <w:rPr>
              <w:color w:val="0070C0"/>
              <w:sz w:val="24"/>
            </w:rPr>
          </w:rPrChange>
        </w:rPr>
        <w:t xml:space="preserve">which may have </w:t>
      </w:r>
      <w:r w:rsidR="00C93155" w:rsidRPr="00D03914">
        <w:rPr>
          <w:color w:val="0070C0"/>
          <w:szCs w:val="22"/>
          <w:rPrChange w:id="992" w:author="Anna Rasburn" w:date="2019-01-28T23:45:00Z">
            <w:rPr>
              <w:color w:val="0070C0"/>
              <w:sz w:val="24"/>
            </w:rPr>
          </w:rPrChange>
        </w:rPr>
        <w:t xml:space="preserve">had </w:t>
      </w:r>
      <w:r w:rsidRPr="00D03914">
        <w:rPr>
          <w:color w:val="0070C0"/>
          <w:szCs w:val="22"/>
          <w:rPrChange w:id="993" w:author="Anna Rasburn" w:date="2019-01-28T23:45:00Z">
            <w:rPr>
              <w:color w:val="0070C0"/>
              <w:sz w:val="24"/>
            </w:rPr>
          </w:rPrChange>
        </w:rPr>
        <w:t xml:space="preserve">key information about </w:t>
      </w:r>
      <w:ins w:id="994" w:author="Anna Rasburn" w:date="2019-01-12T11:55:00Z">
        <w:r w:rsidR="00A728E0" w:rsidRPr="00D03914">
          <w:rPr>
            <w:color w:val="0070C0"/>
            <w:szCs w:val="22"/>
            <w:rPrChange w:id="995" w:author="Anna Rasburn" w:date="2019-01-28T23:45:00Z">
              <w:rPr>
                <w:color w:val="0070C0"/>
                <w:sz w:val="24"/>
              </w:rPr>
            </w:rPrChange>
          </w:rPr>
          <w:t>G</w:t>
        </w:r>
      </w:ins>
      <w:del w:id="996" w:author="Anna Rasburn" w:date="2019-01-12T11:55:00Z">
        <w:r w:rsidRPr="00D03914" w:rsidDel="00A728E0">
          <w:rPr>
            <w:color w:val="0070C0"/>
            <w:szCs w:val="22"/>
            <w:rPrChange w:id="997" w:author="Anna Rasburn" w:date="2019-01-28T23:45:00Z">
              <w:rPr>
                <w:color w:val="0070C0"/>
                <w:sz w:val="24"/>
              </w:rPr>
            </w:rPrChange>
          </w:rPr>
          <w:delText>g</w:delText>
        </w:r>
      </w:del>
      <w:r w:rsidRPr="00D03914">
        <w:rPr>
          <w:color w:val="0070C0"/>
          <w:szCs w:val="22"/>
          <w:rPrChange w:id="998" w:author="Anna Rasburn" w:date="2019-01-28T23:45:00Z">
            <w:rPr>
              <w:color w:val="0070C0"/>
              <w:sz w:val="24"/>
            </w:rPr>
          </w:rPrChange>
        </w:rPr>
        <w:t xml:space="preserve">enetic </w:t>
      </w:r>
      <w:ins w:id="999" w:author="Anna Rasburn" w:date="2019-01-12T11:55:00Z">
        <w:r w:rsidR="00A728E0" w:rsidRPr="00D03914">
          <w:rPr>
            <w:color w:val="0070C0"/>
            <w:szCs w:val="22"/>
            <w:rPrChange w:id="1000" w:author="Anna Rasburn" w:date="2019-01-28T23:45:00Z">
              <w:rPr>
                <w:color w:val="0070C0"/>
                <w:sz w:val="24"/>
              </w:rPr>
            </w:rPrChange>
          </w:rPr>
          <w:t>I</w:t>
        </w:r>
      </w:ins>
      <w:commentRangeStart w:id="1001"/>
      <w:r w:rsidRPr="00D03914">
        <w:rPr>
          <w:color w:val="0070C0"/>
          <w:szCs w:val="22"/>
          <w:rPrChange w:id="1002" w:author="Anna Rasburn" w:date="2019-01-28T23:45:00Z">
            <w:rPr>
              <w:color w:val="0070C0"/>
              <w:sz w:val="24"/>
            </w:rPr>
          </w:rPrChange>
        </w:rPr>
        <w:t>mprovement</w:t>
      </w:r>
      <w:commentRangeEnd w:id="1001"/>
      <w:r w:rsidR="001E19F8" w:rsidRPr="00D03914">
        <w:rPr>
          <w:rStyle w:val="CommentReference"/>
          <w:sz w:val="22"/>
          <w:szCs w:val="22"/>
          <w:rPrChange w:id="1003" w:author="Anna Rasburn" w:date="2019-01-28T23:45:00Z">
            <w:rPr>
              <w:rStyle w:val="CommentReference"/>
            </w:rPr>
          </w:rPrChange>
        </w:rPr>
        <w:commentReference w:id="1001"/>
      </w:r>
      <w:r w:rsidRPr="00D03914">
        <w:rPr>
          <w:color w:val="0070C0"/>
          <w:szCs w:val="22"/>
          <w:rPrChange w:id="1004" w:author="Anna Rasburn" w:date="2019-01-28T23:45:00Z">
            <w:rPr>
              <w:color w:val="0070C0"/>
              <w:sz w:val="24"/>
            </w:rPr>
          </w:rPrChange>
        </w:rPr>
        <w:t>.</w:t>
      </w:r>
    </w:p>
    <w:p w14:paraId="3AC16380" w14:textId="77777777" w:rsidR="00D64547" w:rsidRDefault="00946A62" w:rsidP="00D64547">
      <w:pPr>
        <w:keepNext/>
        <w:jc w:val="center"/>
      </w:pPr>
      <w:r w:rsidRPr="00D64547">
        <w:rPr>
          <w:noProof/>
        </w:rPr>
        <w:lastRenderedPageBreak/>
        <w:drawing>
          <wp:inline distT="0" distB="0" distL="0" distR="0" wp14:anchorId="6404624A" wp14:editId="173BA9BF">
            <wp:extent cx="3973351" cy="1993900"/>
            <wp:effectExtent l="0" t="0" r="1905" b="0"/>
            <wp:docPr id="6" name="Picture 6" descr="page6image4537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0450" name="Picture 1" descr="page6image45370000"/>
                    <pic:cNvPicPr>
                      <a:picLocks noChangeAspect="1" noChangeArrowheads="1"/>
                    </pic:cNvPicPr>
                  </pic:nvPicPr>
                  <pic:blipFill>
                    <a:blip r:embed="rId15" r:link="rId16">
                      <a:extLst>
                        <a:ext uri="{28A0092B-C50C-407E-A947-70E740481C1C}">
                          <a14:useLocalDpi xmlns:a14="http://schemas.microsoft.com/office/drawing/2010/main" val="0"/>
                        </a:ext>
                      </a:extLst>
                    </a:blip>
                    <a:stretch>
                      <a:fillRect/>
                    </a:stretch>
                  </pic:blipFill>
                  <pic:spPr bwMode="auto">
                    <a:xfrm>
                      <a:off x="0" y="0"/>
                      <a:ext cx="3975626" cy="1995042"/>
                    </a:xfrm>
                    <a:prstGeom prst="rect">
                      <a:avLst/>
                    </a:prstGeom>
                    <a:noFill/>
                    <a:ln>
                      <a:noFill/>
                    </a:ln>
                  </pic:spPr>
                </pic:pic>
              </a:graphicData>
            </a:graphic>
          </wp:inline>
        </w:drawing>
      </w:r>
    </w:p>
    <w:p w14:paraId="2812E9C3" w14:textId="77777777" w:rsidR="00D64547" w:rsidRPr="00D64547" w:rsidRDefault="00946A62" w:rsidP="00D64547">
      <w:pPr>
        <w:pStyle w:val="Caption"/>
        <w:jc w:val="center"/>
        <w:rPr>
          <w:kern w:val="0"/>
          <w:sz w:val="24"/>
          <w:szCs w:val="24"/>
          <w:lang w:eastAsia="en-US"/>
        </w:rPr>
      </w:pPr>
      <w:bookmarkStart w:id="1005" w:name="_Ref534655948"/>
      <w:bookmarkStart w:id="1006" w:name="_Toc535058233"/>
      <w:r w:rsidRPr="00820B55">
        <w:rPr>
          <w:b/>
        </w:rPr>
        <w:t xml:space="preserve">Figure </w:t>
      </w:r>
      <w:r w:rsidR="00BD5935" w:rsidRPr="00820B55">
        <w:rPr>
          <w:b/>
          <w:noProof/>
        </w:rPr>
        <w:fldChar w:fldCharType="begin"/>
      </w:r>
      <w:r w:rsidR="00BD5935" w:rsidRPr="00820B55">
        <w:rPr>
          <w:b/>
          <w:noProof/>
        </w:rPr>
        <w:instrText xml:space="preserve"> SEQ Figure \* ARABIC </w:instrText>
      </w:r>
      <w:r w:rsidR="00BD5935" w:rsidRPr="00820B55">
        <w:rPr>
          <w:b/>
          <w:noProof/>
        </w:rPr>
        <w:fldChar w:fldCharType="separate"/>
      </w:r>
      <w:r w:rsidR="00C476A9" w:rsidRPr="00820B55">
        <w:rPr>
          <w:b/>
          <w:noProof/>
        </w:rPr>
        <w:t>2</w:t>
      </w:r>
      <w:r w:rsidR="00BD5935" w:rsidRPr="00820B55">
        <w:rPr>
          <w:b/>
          <w:noProof/>
        </w:rPr>
        <w:fldChar w:fldCharType="end"/>
      </w:r>
      <w:bookmarkEnd w:id="1005"/>
      <w:r>
        <w:t xml:space="preserve"> </w:t>
      </w:r>
      <w:r w:rsidR="00FE7FC8">
        <w:t xml:space="preserve">Diagram </w:t>
      </w:r>
      <w:r>
        <w:t>of changing code</w:t>
      </w:r>
      <w:r w:rsidR="00FE7FC8">
        <w:t xml:space="preserve"> lifecycle</w:t>
      </w:r>
      <w:r>
        <w:t xml:space="preserve"> with Genetic </w:t>
      </w:r>
      <w:commentRangeStart w:id="1007"/>
      <w:r>
        <w:t>Improvement</w:t>
      </w:r>
      <w:commentRangeEnd w:id="1007"/>
      <w:r w:rsidR="001E19F8">
        <w:rPr>
          <w:rStyle w:val="CommentReference"/>
          <w:i w:val="0"/>
          <w:iCs w:val="0"/>
          <w:color w:val="auto"/>
        </w:rPr>
        <w:commentReference w:id="1007"/>
      </w:r>
      <w:bookmarkEnd w:id="1006"/>
    </w:p>
    <w:p w14:paraId="789EA385" w14:textId="77777777" w:rsidR="00D64547" w:rsidRDefault="00D64547" w:rsidP="00C94414">
      <w:pPr>
        <w:pStyle w:val="BodyText"/>
        <w:spacing w:line="240" w:lineRule="auto"/>
        <w:ind w:firstLine="0"/>
        <w:rPr>
          <w:color w:val="0070C0"/>
        </w:rPr>
      </w:pPr>
    </w:p>
    <w:p w14:paraId="78F422AB" w14:textId="193E9362" w:rsidR="00F26668" w:rsidRPr="00D03914" w:rsidRDefault="00946A62">
      <w:pPr>
        <w:pStyle w:val="NormalWeb"/>
        <w:spacing w:line="360" w:lineRule="auto"/>
        <w:jc w:val="both"/>
        <w:rPr>
          <w:sz w:val="22"/>
          <w:szCs w:val="22"/>
          <w:rPrChange w:id="1008" w:author="Anna Rasburn" w:date="2019-01-28T23:45:00Z">
            <w:rPr/>
          </w:rPrChange>
        </w:rPr>
        <w:pPrChange w:id="1009" w:author="Anna Rasburn" w:date="2019-01-28T23:45:00Z">
          <w:pPr>
            <w:pStyle w:val="NormalWeb"/>
          </w:pPr>
        </w:pPrChange>
      </w:pPr>
      <w:r w:rsidRPr="00D03914">
        <w:rPr>
          <w:color w:val="0070C0"/>
          <w:sz w:val="22"/>
          <w:szCs w:val="22"/>
          <w:rPrChange w:id="1010" w:author="Anna Rasburn" w:date="2019-01-28T23:45:00Z">
            <w:rPr>
              <w:color w:val="0070C0"/>
            </w:rPr>
          </w:rPrChange>
        </w:rPr>
        <w:t xml:space="preserve">A lifecycle of improving software using genetic improvement can be seen in </w:t>
      </w:r>
      <w:r w:rsidR="0033544F" w:rsidRPr="00D03914">
        <w:rPr>
          <w:color w:val="0070C0"/>
          <w:sz w:val="22"/>
          <w:szCs w:val="22"/>
          <w:rPrChange w:id="1011" w:author="Anna Rasburn" w:date="2019-01-28T23:45:00Z">
            <w:rPr>
              <w:color w:val="0070C0"/>
            </w:rPr>
          </w:rPrChange>
        </w:rPr>
        <w:fldChar w:fldCharType="begin"/>
      </w:r>
      <w:r w:rsidR="0033544F" w:rsidRPr="00D03914">
        <w:rPr>
          <w:color w:val="0070C0"/>
          <w:sz w:val="22"/>
          <w:szCs w:val="22"/>
          <w:rPrChange w:id="1012" w:author="Anna Rasburn" w:date="2019-01-28T23:45:00Z">
            <w:rPr>
              <w:color w:val="0070C0"/>
            </w:rPr>
          </w:rPrChange>
        </w:rPr>
        <w:instrText xml:space="preserve"> REF _Ref534655948 \h </w:instrText>
      </w:r>
      <w:r w:rsidR="00D03914" w:rsidRPr="00D03914">
        <w:rPr>
          <w:color w:val="0070C0"/>
          <w:sz w:val="22"/>
          <w:szCs w:val="22"/>
          <w:rPrChange w:id="1013" w:author="Anna Rasburn" w:date="2019-01-28T23:45:00Z">
            <w:rPr>
              <w:color w:val="0070C0"/>
            </w:rPr>
          </w:rPrChange>
        </w:rPr>
        <w:instrText xml:space="preserve"> \* MERGEFORMAT </w:instrText>
      </w:r>
      <w:r w:rsidR="0033544F" w:rsidRPr="00D03914">
        <w:rPr>
          <w:color w:val="0070C0"/>
          <w:sz w:val="22"/>
          <w:szCs w:val="22"/>
          <w:rPrChange w:id="1014" w:author="Anna Rasburn" w:date="2019-01-28T23:45:00Z">
            <w:rPr>
              <w:color w:val="0070C0"/>
              <w:sz w:val="22"/>
              <w:szCs w:val="22"/>
            </w:rPr>
          </w:rPrChange>
        </w:rPr>
      </w:r>
      <w:r w:rsidR="0033544F" w:rsidRPr="00D03914">
        <w:rPr>
          <w:color w:val="0070C0"/>
          <w:sz w:val="22"/>
          <w:szCs w:val="22"/>
          <w:rPrChange w:id="1015" w:author="Anna Rasburn" w:date="2019-01-28T23:45:00Z">
            <w:rPr>
              <w:color w:val="0070C0"/>
            </w:rPr>
          </w:rPrChange>
        </w:rPr>
        <w:fldChar w:fldCharType="separate"/>
      </w:r>
      <w:r w:rsidR="0033544F" w:rsidRPr="00D03914">
        <w:rPr>
          <w:b/>
          <w:sz w:val="22"/>
          <w:szCs w:val="22"/>
          <w:rPrChange w:id="1016" w:author="Anna Rasburn" w:date="2019-01-28T23:45:00Z">
            <w:rPr>
              <w:b/>
            </w:rPr>
          </w:rPrChange>
        </w:rPr>
        <w:t xml:space="preserve">Figure </w:t>
      </w:r>
      <w:r w:rsidR="0033544F" w:rsidRPr="00D03914">
        <w:rPr>
          <w:b/>
          <w:noProof/>
          <w:sz w:val="22"/>
          <w:szCs w:val="22"/>
          <w:rPrChange w:id="1017" w:author="Anna Rasburn" w:date="2019-01-28T23:45:00Z">
            <w:rPr>
              <w:b/>
              <w:noProof/>
            </w:rPr>
          </w:rPrChange>
        </w:rPr>
        <w:t>2</w:t>
      </w:r>
      <w:r w:rsidR="0033544F" w:rsidRPr="00D03914">
        <w:rPr>
          <w:color w:val="0070C0"/>
          <w:sz w:val="22"/>
          <w:szCs w:val="22"/>
          <w:rPrChange w:id="1018" w:author="Anna Rasburn" w:date="2019-01-28T23:45:00Z">
            <w:rPr>
              <w:color w:val="0070C0"/>
            </w:rPr>
          </w:rPrChange>
        </w:rPr>
        <w:fldChar w:fldCharType="end"/>
      </w:r>
      <w:r w:rsidRPr="00D03914">
        <w:rPr>
          <w:color w:val="0070C0"/>
          <w:sz w:val="22"/>
          <w:szCs w:val="22"/>
          <w:rPrChange w:id="1019" w:author="Anna Rasburn" w:date="2019-01-28T23:45:00Z">
            <w:rPr>
              <w:color w:val="0070C0"/>
            </w:rPr>
          </w:rPrChange>
        </w:rPr>
        <w:t xml:space="preserve">. Langdon and Harman </w:t>
      </w:r>
      <w:customXmlInsRangeStart w:id="1020" w:author="Anna Rasburn [2]" w:date="2019-01-24T14:24:00Z"/>
      <w:sdt>
        <w:sdtPr>
          <w:rPr>
            <w:color w:val="0070C0"/>
            <w:sz w:val="22"/>
            <w:szCs w:val="22"/>
          </w:rPr>
          <w:id w:val="320850815"/>
          <w:citation/>
        </w:sdtPr>
        <w:sdtContent>
          <w:customXmlInsRangeEnd w:id="1020"/>
          <w:ins w:id="1021" w:author="Anna Rasburn [2]" w:date="2019-01-24T14:24:00Z">
            <w:r w:rsidR="003658EF" w:rsidRPr="00D03914">
              <w:rPr>
                <w:color w:val="0070C0"/>
                <w:sz w:val="22"/>
                <w:szCs w:val="22"/>
                <w:rPrChange w:id="1022" w:author="Anna Rasburn" w:date="2019-01-28T23:45:00Z">
                  <w:rPr>
                    <w:color w:val="0070C0"/>
                  </w:rPr>
                </w:rPrChange>
              </w:rPr>
              <w:fldChar w:fldCharType="begin"/>
            </w:r>
            <w:r w:rsidR="003658EF" w:rsidRPr="00D03914">
              <w:rPr>
                <w:color w:val="0070C0"/>
                <w:sz w:val="22"/>
                <w:szCs w:val="22"/>
                <w:rPrChange w:id="1023" w:author="Anna Rasburn" w:date="2019-01-28T23:45:00Z">
                  <w:rPr>
                    <w:color w:val="0070C0"/>
                  </w:rPr>
                </w:rPrChange>
              </w:rPr>
              <w:instrText xml:space="preserve"> CITATION JPe14 \l 2057 </w:instrText>
            </w:r>
          </w:ins>
          <w:r w:rsidR="003658EF" w:rsidRPr="00D03914">
            <w:rPr>
              <w:color w:val="0070C0"/>
              <w:sz w:val="22"/>
              <w:szCs w:val="22"/>
              <w:rPrChange w:id="1024" w:author="Anna Rasburn" w:date="2019-01-28T23:45:00Z">
                <w:rPr>
                  <w:color w:val="0070C0"/>
                </w:rPr>
              </w:rPrChange>
            </w:rPr>
            <w:fldChar w:fldCharType="separate"/>
          </w:r>
          <w:r w:rsidR="00CD617E" w:rsidRPr="00D03914">
            <w:rPr>
              <w:noProof/>
              <w:color w:val="0070C0"/>
              <w:sz w:val="22"/>
              <w:szCs w:val="22"/>
              <w:rPrChange w:id="1025" w:author="Anna Rasburn" w:date="2019-01-28T23:45:00Z">
                <w:rPr>
                  <w:noProof/>
                  <w:color w:val="0070C0"/>
                </w:rPr>
              </w:rPrChange>
            </w:rPr>
            <w:t>[8]</w:t>
          </w:r>
          <w:ins w:id="1026" w:author="Anna Rasburn [2]" w:date="2019-01-24T14:24:00Z">
            <w:r w:rsidR="003658EF" w:rsidRPr="00D03914">
              <w:rPr>
                <w:color w:val="0070C0"/>
                <w:sz w:val="22"/>
                <w:szCs w:val="22"/>
                <w:rPrChange w:id="1027" w:author="Anna Rasburn" w:date="2019-01-28T23:45:00Z">
                  <w:rPr>
                    <w:color w:val="0070C0"/>
                  </w:rPr>
                </w:rPrChange>
              </w:rPr>
              <w:fldChar w:fldCharType="end"/>
            </w:r>
          </w:ins>
          <w:customXmlInsRangeStart w:id="1028" w:author="Anna Rasburn [2]" w:date="2019-01-24T14:24:00Z"/>
        </w:sdtContent>
      </w:sdt>
      <w:customXmlInsRangeEnd w:id="1028"/>
      <w:customXmlInsRangeStart w:id="1029" w:author="Anna Rasburn [2]" w:date="2019-01-24T14:26:00Z"/>
      <w:sdt>
        <w:sdtPr>
          <w:rPr>
            <w:color w:val="0070C0"/>
            <w:sz w:val="22"/>
            <w:szCs w:val="22"/>
          </w:rPr>
          <w:id w:val="1926382933"/>
          <w:citation/>
        </w:sdtPr>
        <w:sdtContent>
          <w:customXmlInsRangeEnd w:id="1029"/>
          <w:ins w:id="1030" w:author="Anna Rasburn [2]" w:date="2019-01-24T14:26:00Z">
            <w:r w:rsidR="003658EF" w:rsidRPr="00D03914">
              <w:rPr>
                <w:color w:val="0070C0"/>
                <w:sz w:val="22"/>
                <w:szCs w:val="22"/>
                <w:rPrChange w:id="1031" w:author="Anna Rasburn" w:date="2019-01-28T23:45:00Z">
                  <w:rPr>
                    <w:color w:val="0070C0"/>
                  </w:rPr>
                </w:rPrChange>
              </w:rPr>
              <w:fldChar w:fldCharType="begin"/>
            </w:r>
            <w:r w:rsidR="003658EF" w:rsidRPr="00D03914">
              <w:rPr>
                <w:color w:val="0070C0"/>
                <w:sz w:val="22"/>
                <w:szCs w:val="22"/>
                <w:rPrChange w:id="1032" w:author="Anna Rasburn" w:date="2019-01-28T23:45:00Z">
                  <w:rPr>
                    <w:color w:val="0070C0"/>
                  </w:rPr>
                </w:rPrChange>
              </w:rPr>
              <w:instrText xml:space="preserve"> CITATION WBL15 \l 2057 </w:instrText>
            </w:r>
          </w:ins>
          <w:r w:rsidR="003658EF" w:rsidRPr="00D03914">
            <w:rPr>
              <w:color w:val="0070C0"/>
              <w:sz w:val="22"/>
              <w:szCs w:val="22"/>
              <w:rPrChange w:id="1033" w:author="Anna Rasburn" w:date="2019-01-28T23:45:00Z">
                <w:rPr>
                  <w:color w:val="0070C0"/>
                </w:rPr>
              </w:rPrChange>
            </w:rPr>
            <w:fldChar w:fldCharType="separate"/>
          </w:r>
          <w:r w:rsidR="00CD617E" w:rsidRPr="00D03914">
            <w:rPr>
              <w:noProof/>
              <w:color w:val="0070C0"/>
              <w:sz w:val="22"/>
              <w:szCs w:val="22"/>
              <w:rPrChange w:id="1034" w:author="Anna Rasburn" w:date="2019-01-28T23:45:00Z">
                <w:rPr>
                  <w:noProof/>
                  <w:color w:val="0070C0"/>
                </w:rPr>
              </w:rPrChange>
            </w:rPr>
            <w:t xml:space="preserve"> [9]</w:t>
          </w:r>
          <w:ins w:id="1035" w:author="Anna Rasburn [2]" w:date="2019-01-24T14:26:00Z">
            <w:r w:rsidR="003658EF" w:rsidRPr="00D03914">
              <w:rPr>
                <w:color w:val="0070C0"/>
                <w:sz w:val="22"/>
                <w:szCs w:val="22"/>
                <w:rPrChange w:id="1036" w:author="Anna Rasburn" w:date="2019-01-28T23:45:00Z">
                  <w:rPr>
                    <w:color w:val="0070C0"/>
                  </w:rPr>
                </w:rPrChange>
              </w:rPr>
              <w:fldChar w:fldCharType="end"/>
            </w:r>
          </w:ins>
          <w:customXmlInsRangeStart w:id="1037" w:author="Anna Rasburn [2]" w:date="2019-01-24T14:26:00Z"/>
        </w:sdtContent>
      </w:sdt>
      <w:customXmlInsRangeEnd w:id="1037"/>
      <w:customXmlInsRangeStart w:id="1038" w:author="Anna Rasburn [2]" w:date="2019-01-24T14:26:00Z"/>
      <w:sdt>
        <w:sdtPr>
          <w:rPr>
            <w:color w:val="0070C0"/>
            <w:sz w:val="22"/>
            <w:szCs w:val="22"/>
          </w:rPr>
          <w:id w:val="-339090369"/>
          <w:citation/>
        </w:sdtPr>
        <w:sdtContent>
          <w:customXmlInsRangeEnd w:id="1038"/>
          <w:ins w:id="1039" w:author="Anna Rasburn [2]" w:date="2019-01-24T14:26:00Z">
            <w:r w:rsidR="003658EF" w:rsidRPr="00D03914">
              <w:rPr>
                <w:color w:val="0070C0"/>
                <w:sz w:val="22"/>
                <w:szCs w:val="22"/>
                <w:rPrChange w:id="1040" w:author="Anna Rasburn" w:date="2019-01-28T23:45:00Z">
                  <w:rPr>
                    <w:color w:val="0070C0"/>
                  </w:rPr>
                </w:rPrChange>
              </w:rPr>
              <w:fldChar w:fldCharType="begin"/>
            </w:r>
            <w:r w:rsidR="003658EF" w:rsidRPr="00D03914">
              <w:rPr>
                <w:color w:val="0070C0"/>
                <w:sz w:val="22"/>
                <w:szCs w:val="22"/>
                <w:rPrChange w:id="1041" w:author="Anna Rasburn" w:date="2019-01-28T23:45:00Z">
                  <w:rPr>
                    <w:color w:val="0070C0"/>
                  </w:rPr>
                </w:rPrChange>
              </w:rPr>
              <w:instrText xml:space="preserve"> CITATION JPe13 \l 2057 </w:instrText>
            </w:r>
          </w:ins>
          <w:r w:rsidR="003658EF" w:rsidRPr="00D03914">
            <w:rPr>
              <w:color w:val="0070C0"/>
              <w:sz w:val="22"/>
              <w:szCs w:val="22"/>
              <w:rPrChange w:id="1042" w:author="Anna Rasburn" w:date="2019-01-28T23:45:00Z">
                <w:rPr>
                  <w:color w:val="0070C0"/>
                </w:rPr>
              </w:rPrChange>
            </w:rPr>
            <w:fldChar w:fldCharType="separate"/>
          </w:r>
          <w:r w:rsidR="00CD617E" w:rsidRPr="00D03914">
            <w:rPr>
              <w:noProof/>
              <w:color w:val="0070C0"/>
              <w:sz w:val="22"/>
              <w:szCs w:val="22"/>
              <w:rPrChange w:id="1043" w:author="Anna Rasburn" w:date="2019-01-28T23:45:00Z">
                <w:rPr>
                  <w:noProof/>
                  <w:color w:val="0070C0"/>
                </w:rPr>
              </w:rPrChange>
            </w:rPr>
            <w:t xml:space="preserve"> [10]</w:t>
          </w:r>
          <w:ins w:id="1044" w:author="Anna Rasburn [2]" w:date="2019-01-24T14:26:00Z">
            <w:r w:rsidR="003658EF" w:rsidRPr="00D03914">
              <w:rPr>
                <w:color w:val="0070C0"/>
                <w:sz w:val="22"/>
                <w:szCs w:val="22"/>
                <w:rPrChange w:id="1045" w:author="Anna Rasburn" w:date="2019-01-28T23:45:00Z">
                  <w:rPr>
                    <w:color w:val="0070C0"/>
                  </w:rPr>
                </w:rPrChange>
              </w:rPr>
              <w:fldChar w:fldCharType="end"/>
            </w:r>
          </w:ins>
          <w:customXmlInsRangeStart w:id="1046" w:author="Anna Rasburn [2]" w:date="2019-01-24T14:26:00Z"/>
        </w:sdtContent>
      </w:sdt>
      <w:customXmlInsRangeEnd w:id="1046"/>
      <w:ins w:id="1047" w:author="Anna Rasburn [2]" w:date="2019-01-24T14:27:00Z">
        <w:r w:rsidR="003658EF" w:rsidRPr="00D03914">
          <w:rPr>
            <w:color w:val="0070C0"/>
            <w:sz w:val="22"/>
            <w:szCs w:val="22"/>
            <w:rPrChange w:id="1048" w:author="Anna Rasburn" w:date="2019-01-28T23:45:00Z">
              <w:rPr>
                <w:color w:val="0070C0"/>
              </w:rPr>
            </w:rPrChange>
          </w:rPr>
          <w:t xml:space="preserve"> </w:t>
        </w:r>
      </w:ins>
      <w:del w:id="1049" w:author="Anna Rasburn [2]" w:date="2019-01-24T14:26:00Z">
        <w:r w:rsidRPr="00D03914" w:rsidDel="003658EF">
          <w:rPr>
            <w:color w:val="0070C0"/>
            <w:sz w:val="22"/>
            <w:szCs w:val="22"/>
            <w:rPrChange w:id="1050" w:author="Anna Rasburn" w:date="2019-01-28T23:45:00Z">
              <w:rPr>
                <w:color w:val="0070C0"/>
              </w:rPr>
            </w:rPrChange>
          </w:rPr>
          <w:delText xml:space="preserve">[REFERENCE] </w:delText>
        </w:r>
      </w:del>
      <w:r w:rsidRPr="00D03914">
        <w:rPr>
          <w:color w:val="0070C0"/>
          <w:sz w:val="22"/>
          <w:szCs w:val="22"/>
          <w:rPrChange w:id="1051" w:author="Anna Rasburn" w:date="2019-01-28T23:45:00Z">
            <w:rPr>
              <w:color w:val="0070C0"/>
            </w:rPr>
          </w:rPrChange>
        </w:rPr>
        <w:t xml:space="preserve">state that the ‘original code is a state oracle’, therefore giving a programmer a benchmark </w:t>
      </w:r>
      <w:r w:rsidR="0033544F" w:rsidRPr="00D03914">
        <w:rPr>
          <w:color w:val="0070C0"/>
          <w:sz w:val="22"/>
          <w:szCs w:val="22"/>
          <w:rPrChange w:id="1052" w:author="Anna Rasburn" w:date="2019-01-28T23:45:00Z">
            <w:rPr>
              <w:color w:val="0070C0"/>
            </w:rPr>
          </w:rPrChange>
        </w:rPr>
        <w:t xml:space="preserve">for comparison </w:t>
      </w:r>
      <w:r w:rsidRPr="00D03914">
        <w:rPr>
          <w:color w:val="0070C0"/>
          <w:sz w:val="22"/>
          <w:szCs w:val="22"/>
          <w:rPrChange w:id="1053" w:author="Anna Rasburn" w:date="2019-01-28T23:45:00Z">
            <w:rPr>
              <w:color w:val="0070C0"/>
            </w:rPr>
          </w:rPrChange>
        </w:rPr>
        <w:t xml:space="preserve">and </w:t>
      </w:r>
      <w:r w:rsidR="0033544F" w:rsidRPr="00D03914">
        <w:rPr>
          <w:color w:val="0070C0"/>
          <w:sz w:val="22"/>
          <w:szCs w:val="22"/>
          <w:rPrChange w:id="1054" w:author="Anna Rasburn" w:date="2019-01-28T23:45:00Z">
            <w:rPr>
              <w:color w:val="0070C0"/>
            </w:rPr>
          </w:rPrChange>
        </w:rPr>
        <w:t xml:space="preserve">provide </w:t>
      </w:r>
      <w:r w:rsidRPr="00D03914">
        <w:rPr>
          <w:color w:val="0070C0"/>
          <w:sz w:val="22"/>
          <w:szCs w:val="22"/>
          <w:rPrChange w:id="1055" w:author="Anna Rasburn" w:date="2019-01-28T23:45:00Z">
            <w:rPr>
              <w:color w:val="0070C0"/>
            </w:rPr>
          </w:rPrChange>
        </w:rPr>
        <w:t>reassur</w:t>
      </w:r>
      <w:r w:rsidR="0033544F" w:rsidRPr="00D03914">
        <w:rPr>
          <w:color w:val="0070C0"/>
          <w:sz w:val="22"/>
          <w:szCs w:val="22"/>
          <w:rPrChange w:id="1056" w:author="Anna Rasburn" w:date="2019-01-28T23:45:00Z">
            <w:rPr>
              <w:color w:val="0070C0"/>
            </w:rPr>
          </w:rPrChange>
        </w:rPr>
        <w:t>ance</w:t>
      </w:r>
      <w:r w:rsidRPr="00D03914">
        <w:rPr>
          <w:color w:val="0070C0"/>
          <w:sz w:val="22"/>
          <w:szCs w:val="22"/>
          <w:rPrChange w:id="1057" w:author="Anna Rasburn" w:date="2019-01-28T23:45:00Z">
            <w:rPr>
              <w:color w:val="0070C0"/>
            </w:rPr>
          </w:rPrChange>
        </w:rPr>
        <w:t xml:space="preserve"> that it </w:t>
      </w:r>
      <w:r w:rsidR="0033544F" w:rsidRPr="00D03914">
        <w:rPr>
          <w:color w:val="0070C0"/>
          <w:sz w:val="22"/>
          <w:szCs w:val="22"/>
          <w:rPrChange w:id="1058" w:author="Anna Rasburn" w:date="2019-01-28T23:45:00Z">
            <w:rPr>
              <w:color w:val="0070C0"/>
            </w:rPr>
          </w:rPrChange>
        </w:rPr>
        <w:t xml:space="preserve">delivers </w:t>
      </w:r>
      <w:r w:rsidRPr="00D03914">
        <w:rPr>
          <w:color w:val="0070C0"/>
          <w:sz w:val="22"/>
          <w:szCs w:val="22"/>
          <w:rPrChange w:id="1059" w:author="Anna Rasburn" w:date="2019-01-28T23:45:00Z">
            <w:rPr>
              <w:color w:val="0070C0"/>
            </w:rPr>
          </w:rPrChange>
        </w:rPr>
        <w:t xml:space="preserve">the expected output. </w:t>
      </w:r>
      <w:r w:rsidR="0033544F" w:rsidRPr="00D03914">
        <w:rPr>
          <w:color w:val="0070C0"/>
          <w:sz w:val="22"/>
          <w:szCs w:val="22"/>
          <w:rPrChange w:id="1060" w:author="Anna Rasburn" w:date="2019-01-28T23:45:00Z">
            <w:rPr>
              <w:color w:val="0070C0"/>
            </w:rPr>
          </w:rPrChange>
        </w:rPr>
        <w:t xml:space="preserve">Hence, it may be noticed in </w:t>
      </w:r>
      <w:r w:rsidR="0033544F" w:rsidRPr="00D03914">
        <w:rPr>
          <w:color w:val="0070C0"/>
          <w:sz w:val="22"/>
          <w:szCs w:val="22"/>
          <w:rPrChange w:id="1061" w:author="Anna Rasburn" w:date="2019-01-28T23:45:00Z">
            <w:rPr>
              <w:color w:val="0070C0"/>
            </w:rPr>
          </w:rPrChange>
        </w:rPr>
        <w:fldChar w:fldCharType="begin"/>
      </w:r>
      <w:r w:rsidR="0033544F" w:rsidRPr="00D03914">
        <w:rPr>
          <w:color w:val="0070C0"/>
          <w:sz w:val="22"/>
          <w:szCs w:val="22"/>
          <w:rPrChange w:id="1062" w:author="Anna Rasburn" w:date="2019-01-28T23:45:00Z">
            <w:rPr>
              <w:color w:val="0070C0"/>
            </w:rPr>
          </w:rPrChange>
        </w:rPr>
        <w:instrText xml:space="preserve"> REF _Ref534655948 \h </w:instrText>
      </w:r>
      <w:r w:rsidR="00D03914" w:rsidRPr="00D03914">
        <w:rPr>
          <w:color w:val="0070C0"/>
          <w:sz w:val="22"/>
          <w:szCs w:val="22"/>
          <w:rPrChange w:id="1063" w:author="Anna Rasburn" w:date="2019-01-28T23:45:00Z">
            <w:rPr>
              <w:color w:val="0070C0"/>
            </w:rPr>
          </w:rPrChange>
        </w:rPr>
        <w:instrText xml:space="preserve"> \* MERGEFORMAT </w:instrText>
      </w:r>
      <w:r w:rsidR="0033544F" w:rsidRPr="00D03914">
        <w:rPr>
          <w:color w:val="0070C0"/>
          <w:sz w:val="22"/>
          <w:szCs w:val="22"/>
          <w:rPrChange w:id="1064" w:author="Anna Rasburn" w:date="2019-01-28T23:45:00Z">
            <w:rPr>
              <w:color w:val="0070C0"/>
              <w:sz w:val="22"/>
              <w:szCs w:val="22"/>
            </w:rPr>
          </w:rPrChange>
        </w:rPr>
      </w:r>
      <w:r w:rsidR="0033544F" w:rsidRPr="00D03914">
        <w:rPr>
          <w:color w:val="0070C0"/>
          <w:sz w:val="22"/>
          <w:szCs w:val="22"/>
          <w:rPrChange w:id="1065" w:author="Anna Rasburn" w:date="2019-01-28T23:45:00Z">
            <w:rPr>
              <w:color w:val="0070C0"/>
            </w:rPr>
          </w:rPrChange>
        </w:rPr>
        <w:fldChar w:fldCharType="separate"/>
      </w:r>
      <w:r w:rsidR="0033544F" w:rsidRPr="00D03914">
        <w:rPr>
          <w:b/>
          <w:sz w:val="22"/>
          <w:szCs w:val="22"/>
          <w:rPrChange w:id="1066" w:author="Anna Rasburn" w:date="2019-01-28T23:45:00Z">
            <w:rPr>
              <w:b/>
            </w:rPr>
          </w:rPrChange>
        </w:rPr>
        <w:t xml:space="preserve">Figure </w:t>
      </w:r>
      <w:r w:rsidR="0033544F" w:rsidRPr="00D03914">
        <w:rPr>
          <w:b/>
          <w:noProof/>
          <w:sz w:val="22"/>
          <w:szCs w:val="22"/>
          <w:rPrChange w:id="1067" w:author="Anna Rasburn" w:date="2019-01-28T23:45:00Z">
            <w:rPr>
              <w:b/>
              <w:noProof/>
            </w:rPr>
          </w:rPrChange>
        </w:rPr>
        <w:t>2</w:t>
      </w:r>
      <w:r w:rsidR="0033544F" w:rsidRPr="00D03914">
        <w:rPr>
          <w:color w:val="0070C0"/>
          <w:sz w:val="22"/>
          <w:szCs w:val="22"/>
          <w:rPrChange w:id="1068" w:author="Anna Rasburn" w:date="2019-01-28T23:45:00Z">
            <w:rPr>
              <w:color w:val="0070C0"/>
            </w:rPr>
          </w:rPrChange>
        </w:rPr>
        <w:fldChar w:fldCharType="end"/>
      </w:r>
      <w:r w:rsidR="0033544F" w:rsidRPr="00D03914">
        <w:rPr>
          <w:color w:val="0070C0"/>
          <w:sz w:val="22"/>
          <w:szCs w:val="22"/>
          <w:rPrChange w:id="1069" w:author="Anna Rasburn" w:date="2019-01-28T23:45:00Z">
            <w:rPr>
              <w:color w:val="0070C0"/>
            </w:rPr>
          </w:rPrChange>
        </w:rPr>
        <w:t xml:space="preserve"> that the original code is included in the Select step after the Fitness assessment of the modified code. </w:t>
      </w:r>
      <w:r w:rsidRPr="00D03914">
        <w:rPr>
          <w:color w:val="0070C0"/>
          <w:sz w:val="22"/>
          <w:szCs w:val="22"/>
          <w:rPrChange w:id="1070" w:author="Anna Rasburn" w:date="2019-01-28T23:45:00Z">
            <w:rPr>
              <w:color w:val="0070C0"/>
            </w:rPr>
          </w:rPrChange>
        </w:rPr>
        <w:t xml:space="preserve">Genetic Improvement tries to keep the same functionality as the original code </w:t>
      </w:r>
      <w:r w:rsidR="0033544F" w:rsidRPr="00D03914">
        <w:rPr>
          <w:color w:val="0070C0"/>
          <w:sz w:val="22"/>
          <w:szCs w:val="22"/>
          <w:rPrChange w:id="1071" w:author="Anna Rasburn" w:date="2019-01-28T23:45:00Z">
            <w:rPr>
              <w:color w:val="0070C0"/>
            </w:rPr>
          </w:rPrChange>
        </w:rPr>
        <w:t xml:space="preserve">in order </w:t>
      </w:r>
      <w:r w:rsidRPr="00D03914">
        <w:rPr>
          <w:color w:val="0070C0"/>
          <w:sz w:val="22"/>
          <w:szCs w:val="22"/>
          <w:rPrChange w:id="1072" w:author="Anna Rasburn" w:date="2019-01-28T23:45:00Z">
            <w:rPr>
              <w:color w:val="0070C0"/>
            </w:rPr>
          </w:rPrChange>
        </w:rPr>
        <w:t>to improv</w:t>
      </w:r>
      <w:r w:rsidR="0033544F" w:rsidRPr="00D03914">
        <w:rPr>
          <w:color w:val="0070C0"/>
          <w:sz w:val="22"/>
          <w:szCs w:val="22"/>
          <w:rPrChange w:id="1073" w:author="Anna Rasburn" w:date="2019-01-28T23:45:00Z">
            <w:rPr>
              <w:color w:val="0070C0"/>
            </w:rPr>
          </w:rPrChange>
        </w:rPr>
        <w:t>e</w:t>
      </w:r>
      <w:r w:rsidRPr="00D03914">
        <w:rPr>
          <w:color w:val="0070C0"/>
          <w:sz w:val="22"/>
          <w:szCs w:val="22"/>
          <w:rPrChange w:id="1074" w:author="Anna Rasburn" w:date="2019-01-28T23:45:00Z">
            <w:rPr>
              <w:color w:val="0070C0"/>
            </w:rPr>
          </w:rPrChange>
        </w:rPr>
        <w:t xml:space="preserve"> the outputs generated as well as optimising the code. However, </w:t>
      </w:r>
      <w:r w:rsidR="006C6BBD" w:rsidRPr="00D03914">
        <w:rPr>
          <w:color w:val="0070C0"/>
          <w:sz w:val="22"/>
          <w:szCs w:val="22"/>
          <w:rPrChange w:id="1075" w:author="Anna Rasburn" w:date="2019-01-28T23:45:00Z">
            <w:rPr>
              <w:color w:val="0070C0"/>
            </w:rPr>
          </w:rPrChange>
        </w:rPr>
        <w:t xml:space="preserve">Langdon and Harman’s work </w:t>
      </w:r>
      <w:r w:rsidRPr="00D03914">
        <w:rPr>
          <w:color w:val="0070C0"/>
          <w:sz w:val="22"/>
          <w:szCs w:val="22"/>
          <w:rPrChange w:id="1076" w:author="Anna Rasburn" w:date="2019-01-28T23:45:00Z">
            <w:rPr>
              <w:color w:val="0070C0"/>
            </w:rPr>
          </w:rPrChange>
        </w:rPr>
        <w:t xml:space="preserve">[REFERENCE] </w:t>
      </w:r>
      <w:r w:rsidRPr="00D03914">
        <w:rPr>
          <w:rFonts w:ascii="TimesNewRomanPSMT" w:hAnsi="TimesNewRomanPSMT"/>
          <w:color w:val="0070C0"/>
          <w:sz w:val="22"/>
          <w:szCs w:val="22"/>
          <w:rPrChange w:id="1077" w:author="Anna Rasburn" w:date="2019-01-28T23:45:00Z">
            <w:rPr>
              <w:rFonts w:ascii="TimesNewRomanPSMT" w:hAnsi="TimesNewRomanPSMT"/>
              <w:color w:val="0070C0"/>
              <w:szCs w:val="22"/>
            </w:rPr>
          </w:rPrChange>
        </w:rPr>
        <w:t>assume</w:t>
      </w:r>
      <w:r w:rsidR="006C6BBD" w:rsidRPr="00D03914">
        <w:rPr>
          <w:rFonts w:ascii="TimesNewRomanPSMT" w:hAnsi="TimesNewRomanPSMT"/>
          <w:color w:val="0070C0"/>
          <w:sz w:val="22"/>
          <w:szCs w:val="22"/>
          <w:rPrChange w:id="1078" w:author="Anna Rasburn" w:date="2019-01-28T23:45:00Z">
            <w:rPr>
              <w:rFonts w:ascii="TimesNewRomanPSMT" w:hAnsi="TimesNewRomanPSMT"/>
              <w:color w:val="0070C0"/>
              <w:szCs w:val="22"/>
            </w:rPr>
          </w:rPrChange>
        </w:rPr>
        <w:t>s</w:t>
      </w:r>
      <w:r w:rsidRPr="00D03914">
        <w:rPr>
          <w:rFonts w:ascii="TimesNewRomanPSMT" w:hAnsi="TimesNewRomanPSMT"/>
          <w:color w:val="0070C0"/>
          <w:sz w:val="22"/>
          <w:szCs w:val="22"/>
          <w:rPrChange w:id="1079" w:author="Anna Rasburn" w:date="2019-01-28T23:45:00Z">
            <w:rPr>
              <w:rFonts w:ascii="TimesNewRomanPSMT" w:hAnsi="TimesNewRomanPSMT"/>
              <w:color w:val="0070C0"/>
              <w:szCs w:val="22"/>
            </w:rPr>
          </w:rPrChange>
        </w:rPr>
        <w:t xml:space="preserve"> that the original code is correct and is passing unit tests. Therefore, this ignores integration testing and only focuses on genetic improvement for individual sections of code rather than considering a complete </w:t>
      </w:r>
      <w:commentRangeStart w:id="1080"/>
      <w:r w:rsidRPr="00D03914">
        <w:rPr>
          <w:rFonts w:ascii="TimesNewRomanPSMT" w:hAnsi="TimesNewRomanPSMT"/>
          <w:color w:val="0070C0"/>
          <w:sz w:val="22"/>
          <w:szCs w:val="22"/>
          <w:rPrChange w:id="1081" w:author="Anna Rasburn" w:date="2019-01-28T23:45:00Z">
            <w:rPr>
              <w:rFonts w:ascii="TimesNewRomanPSMT" w:hAnsi="TimesNewRomanPSMT"/>
              <w:color w:val="0070C0"/>
              <w:szCs w:val="22"/>
            </w:rPr>
          </w:rPrChange>
        </w:rPr>
        <w:t>system</w:t>
      </w:r>
      <w:commentRangeEnd w:id="1080"/>
      <w:r w:rsidR="00E1097C" w:rsidRPr="00D03914">
        <w:rPr>
          <w:rStyle w:val="CommentReference"/>
          <w:kern w:val="22"/>
          <w:sz w:val="22"/>
          <w:szCs w:val="22"/>
          <w:lang w:eastAsia="en-GB"/>
          <w:rPrChange w:id="1082" w:author="Anna Rasburn" w:date="2019-01-28T23:45:00Z">
            <w:rPr>
              <w:rStyle w:val="CommentReference"/>
              <w:kern w:val="22"/>
              <w:lang w:eastAsia="en-GB"/>
            </w:rPr>
          </w:rPrChange>
        </w:rPr>
        <w:commentReference w:id="1080"/>
      </w:r>
      <w:r w:rsidRPr="00D03914">
        <w:rPr>
          <w:rFonts w:ascii="TimesNewRomanPSMT" w:hAnsi="TimesNewRomanPSMT"/>
          <w:color w:val="0070C0"/>
          <w:sz w:val="22"/>
          <w:szCs w:val="22"/>
          <w:rPrChange w:id="1083" w:author="Anna Rasburn" w:date="2019-01-28T23:45:00Z">
            <w:rPr>
              <w:rFonts w:ascii="TimesNewRomanPSMT" w:hAnsi="TimesNewRomanPSMT"/>
              <w:color w:val="0070C0"/>
              <w:szCs w:val="22"/>
            </w:rPr>
          </w:rPrChange>
        </w:rPr>
        <w:t xml:space="preserve">. </w:t>
      </w:r>
    </w:p>
    <w:p w14:paraId="48E2F5FA" w14:textId="77777777" w:rsidR="000C333D" w:rsidRDefault="00946A62" w:rsidP="000C333D">
      <w:pPr>
        <w:pStyle w:val="Heading2"/>
        <w:rPr>
          <w:color w:val="0070C0"/>
        </w:rPr>
      </w:pPr>
      <w:bookmarkStart w:id="1084" w:name="_Toc536549422"/>
      <w:r w:rsidRPr="000B4183">
        <w:rPr>
          <w:color w:val="0070C0"/>
        </w:rPr>
        <w:t>GIN</w:t>
      </w:r>
      <w:bookmarkEnd w:id="1084"/>
    </w:p>
    <w:p w14:paraId="46035B66" w14:textId="0D47966A" w:rsidR="007F4516" w:rsidRPr="00D03914" w:rsidRDefault="00946A62">
      <w:pPr>
        <w:spacing w:line="360" w:lineRule="auto"/>
        <w:jc w:val="both"/>
        <w:rPr>
          <w:sz w:val="22"/>
          <w:szCs w:val="22"/>
          <w:rPrChange w:id="1085" w:author="Anna Rasburn" w:date="2019-01-28T23:45:00Z">
            <w:rPr/>
          </w:rPrChange>
        </w:rPr>
        <w:pPrChange w:id="1086" w:author="Anna Rasburn" w:date="2019-01-28T23:45:00Z">
          <w:pPr/>
        </w:pPrChange>
      </w:pPr>
      <w:r w:rsidRPr="00D03914">
        <w:rPr>
          <w:color w:val="0070C0"/>
          <w:sz w:val="22"/>
          <w:szCs w:val="22"/>
          <w:rPrChange w:id="1087" w:author="Anna Rasburn" w:date="2019-01-28T23:45:00Z">
            <w:rPr>
              <w:color w:val="0070C0"/>
            </w:rPr>
          </w:rPrChange>
        </w:rPr>
        <w:t xml:space="preserve">GIN, Genetic Improvement in no time, </w:t>
      </w:r>
      <w:r w:rsidR="0020285E" w:rsidRPr="00D03914">
        <w:rPr>
          <w:color w:val="0070C0"/>
          <w:sz w:val="22"/>
          <w:szCs w:val="22"/>
          <w:rPrChange w:id="1088" w:author="Anna Rasburn" w:date="2019-01-28T23:45:00Z">
            <w:rPr>
              <w:color w:val="0070C0"/>
            </w:rPr>
          </w:rPrChange>
        </w:rPr>
        <w:t>is a Java tool that makes it easier to implement Genetic Improvement and has a goal to “to stimulate development in GI tooling”</w:t>
      </w:r>
      <w:r w:rsidR="003D2B04" w:rsidRPr="00D03914">
        <w:rPr>
          <w:color w:val="0070C0"/>
          <w:sz w:val="22"/>
          <w:szCs w:val="22"/>
          <w:rPrChange w:id="1089" w:author="Anna Rasburn" w:date="2019-01-28T23:45:00Z">
            <w:rPr>
              <w:color w:val="0070C0"/>
            </w:rPr>
          </w:rPrChange>
        </w:rPr>
        <w:t xml:space="preserve"> </w:t>
      </w:r>
      <w:sdt>
        <w:sdtPr>
          <w:rPr>
            <w:color w:val="0070C0"/>
            <w:sz w:val="22"/>
            <w:szCs w:val="22"/>
          </w:rPr>
          <w:id w:val="1514113349"/>
          <w:citation/>
        </w:sdtPr>
        <w:sdtContent>
          <w:r w:rsidR="003D2B04" w:rsidRPr="00D03914">
            <w:rPr>
              <w:color w:val="0070C0"/>
              <w:sz w:val="22"/>
              <w:szCs w:val="22"/>
              <w:rPrChange w:id="1090" w:author="Anna Rasburn" w:date="2019-01-28T23:45:00Z">
                <w:rPr>
                  <w:color w:val="0070C0"/>
                </w:rPr>
              </w:rPrChange>
            </w:rPr>
            <w:fldChar w:fldCharType="begin"/>
          </w:r>
          <w:r w:rsidR="003D2B04" w:rsidRPr="00D03914">
            <w:rPr>
              <w:color w:val="0070C0"/>
              <w:sz w:val="22"/>
              <w:szCs w:val="22"/>
              <w:rPrChange w:id="1091" w:author="Anna Rasburn" w:date="2019-01-28T23:45:00Z">
                <w:rPr>
                  <w:color w:val="0070C0"/>
                </w:rPr>
              </w:rPrChange>
            </w:rPr>
            <w:instrText xml:space="preserve"> CITATION Whi18 \l 2057 </w:instrText>
          </w:r>
          <w:r w:rsidR="003D2B04" w:rsidRPr="00D03914">
            <w:rPr>
              <w:color w:val="0070C0"/>
              <w:sz w:val="22"/>
              <w:szCs w:val="22"/>
              <w:rPrChange w:id="1092" w:author="Anna Rasburn" w:date="2019-01-28T23:45:00Z">
                <w:rPr>
                  <w:color w:val="0070C0"/>
                </w:rPr>
              </w:rPrChange>
            </w:rPr>
            <w:fldChar w:fldCharType="separate"/>
          </w:r>
          <w:r w:rsidR="00CD617E" w:rsidRPr="00D03914">
            <w:rPr>
              <w:noProof/>
              <w:color w:val="0070C0"/>
              <w:sz w:val="22"/>
              <w:szCs w:val="22"/>
              <w:rPrChange w:id="1093" w:author="Anna Rasburn" w:date="2019-01-28T23:45:00Z">
                <w:rPr>
                  <w:noProof/>
                  <w:color w:val="0070C0"/>
                </w:rPr>
              </w:rPrChange>
            </w:rPr>
            <w:t>[4]</w:t>
          </w:r>
          <w:r w:rsidR="003D2B04" w:rsidRPr="00D03914">
            <w:rPr>
              <w:color w:val="0070C0"/>
              <w:sz w:val="22"/>
              <w:szCs w:val="22"/>
              <w:rPrChange w:id="1094" w:author="Anna Rasburn" w:date="2019-01-28T23:45:00Z">
                <w:rPr>
                  <w:color w:val="0070C0"/>
                </w:rPr>
              </w:rPrChange>
            </w:rPr>
            <w:fldChar w:fldCharType="end"/>
          </w:r>
        </w:sdtContent>
      </w:sdt>
      <w:sdt>
        <w:sdtPr>
          <w:rPr>
            <w:color w:val="0070C0"/>
            <w:sz w:val="22"/>
            <w:szCs w:val="22"/>
          </w:rPr>
          <w:id w:val="994227439"/>
          <w:citation/>
        </w:sdtPr>
        <w:sdtContent>
          <w:r w:rsidR="003044B5" w:rsidRPr="00D03914">
            <w:rPr>
              <w:color w:val="0070C0"/>
              <w:sz w:val="22"/>
              <w:szCs w:val="22"/>
              <w:rPrChange w:id="1095" w:author="Anna Rasburn" w:date="2019-01-28T23:45:00Z">
                <w:rPr>
                  <w:color w:val="0070C0"/>
                </w:rPr>
              </w:rPrChange>
            </w:rPr>
            <w:fldChar w:fldCharType="begin"/>
          </w:r>
          <w:r w:rsidR="003044B5" w:rsidRPr="00D03914">
            <w:rPr>
              <w:color w:val="0070C0"/>
              <w:sz w:val="22"/>
              <w:szCs w:val="22"/>
              <w:rPrChange w:id="1096" w:author="Anna Rasburn" w:date="2019-01-28T23:45:00Z">
                <w:rPr>
                  <w:color w:val="0070C0"/>
                </w:rPr>
              </w:rPrChange>
            </w:rPr>
            <w:instrText xml:space="preserve"> CITATION DWh17 \l 2057 </w:instrText>
          </w:r>
          <w:r w:rsidR="003044B5" w:rsidRPr="00D03914">
            <w:rPr>
              <w:color w:val="0070C0"/>
              <w:sz w:val="22"/>
              <w:szCs w:val="22"/>
              <w:rPrChange w:id="1097" w:author="Anna Rasburn" w:date="2019-01-28T23:45:00Z">
                <w:rPr>
                  <w:color w:val="0070C0"/>
                </w:rPr>
              </w:rPrChange>
            </w:rPr>
            <w:fldChar w:fldCharType="separate"/>
          </w:r>
          <w:r w:rsidR="00CD617E" w:rsidRPr="00D03914">
            <w:rPr>
              <w:noProof/>
              <w:color w:val="0070C0"/>
              <w:sz w:val="22"/>
              <w:szCs w:val="22"/>
              <w:rPrChange w:id="1098" w:author="Anna Rasburn" w:date="2019-01-28T23:45:00Z">
                <w:rPr>
                  <w:noProof/>
                  <w:color w:val="0070C0"/>
                </w:rPr>
              </w:rPrChange>
            </w:rPr>
            <w:t xml:space="preserve"> [2]</w:t>
          </w:r>
          <w:r w:rsidR="003044B5" w:rsidRPr="00D03914">
            <w:rPr>
              <w:color w:val="0070C0"/>
              <w:sz w:val="22"/>
              <w:szCs w:val="22"/>
              <w:rPrChange w:id="1099" w:author="Anna Rasburn" w:date="2019-01-28T23:45:00Z">
                <w:rPr>
                  <w:color w:val="0070C0"/>
                </w:rPr>
              </w:rPrChange>
            </w:rPr>
            <w:fldChar w:fldCharType="end"/>
          </w:r>
        </w:sdtContent>
      </w:sdt>
      <w:del w:id="1100" w:author="Anna Rasburn [2]" w:date="2019-01-19T17:03:00Z">
        <w:r w:rsidR="0020285E" w:rsidRPr="00D03914" w:rsidDel="00EA7189">
          <w:rPr>
            <w:color w:val="0070C0"/>
            <w:sz w:val="22"/>
            <w:szCs w:val="22"/>
            <w:rPrChange w:id="1101" w:author="Anna Rasburn" w:date="2019-01-28T23:45:00Z">
              <w:rPr>
                <w:color w:val="0070C0"/>
              </w:rPr>
            </w:rPrChange>
          </w:rPr>
          <w:delText>[REFERENCE – GITHUB][REFERENCE-PAPER]</w:delText>
        </w:r>
      </w:del>
      <w:r w:rsidR="0020285E" w:rsidRPr="00D03914">
        <w:rPr>
          <w:color w:val="0070C0"/>
          <w:sz w:val="22"/>
          <w:szCs w:val="22"/>
          <w:rPrChange w:id="1102" w:author="Anna Rasburn" w:date="2019-01-28T23:45:00Z">
            <w:rPr>
              <w:color w:val="0070C0"/>
            </w:rPr>
          </w:rPrChange>
        </w:rPr>
        <w:t xml:space="preserve">. The Gin application itself optimises a Java class, using a local search to add “Edits” to the source code </w:t>
      </w:r>
      <w:r w:rsidR="00024130" w:rsidRPr="00D03914">
        <w:rPr>
          <w:color w:val="0070C0"/>
          <w:sz w:val="22"/>
          <w:szCs w:val="22"/>
          <w:rPrChange w:id="1103" w:author="Anna Rasburn" w:date="2019-01-28T23:45:00Z">
            <w:rPr>
              <w:color w:val="0070C0"/>
            </w:rPr>
          </w:rPrChange>
        </w:rPr>
        <w:t>un</w:t>
      </w:r>
      <w:r w:rsidR="0020285E" w:rsidRPr="00D03914">
        <w:rPr>
          <w:color w:val="0070C0"/>
          <w:sz w:val="22"/>
          <w:szCs w:val="22"/>
          <w:rPrChange w:id="1104" w:author="Anna Rasburn" w:date="2019-01-28T23:45:00Z">
            <w:rPr>
              <w:color w:val="0070C0"/>
            </w:rPr>
          </w:rPrChange>
        </w:rPr>
        <w:t>til a more</w:t>
      </w:r>
      <w:r w:rsidR="00024130" w:rsidRPr="00D03914">
        <w:rPr>
          <w:color w:val="0070C0"/>
          <w:sz w:val="22"/>
          <w:szCs w:val="22"/>
          <w:rPrChange w:id="1105" w:author="Anna Rasburn" w:date="2019-01-28T23:45:00Z">
            <w:rPr>
              <w:color w:val="0070C0"/>
            </w:rPr>
          </w:rPrChange>
        </w:rPr>
        <w:t>-</w:t>
      </w:r>
      <w:r w:rsidR="0020285E" w:rsidRPr="00D03914">
        <w:rPr>
          <w:color w:val="0070C0"/>
          <w:sz w:val="22"/>
          <w:szCs w:val="22"/>
          <w:rPrChange w:id="1106" w:author="Anna Rasburn" w:date="2019-01-28T23:45:00Z">
            <w:rPr>
              <w:color w:val="0070C0"/>
            </w:rPr>
          </w:rPrChange>
        </w:rPr>
        <w:t xml:space="preserve">optimised version of the code is found. </w:t>
      </w:r>
      <w:r w:rsidR="007B052B" w:rsidRPr="00D03914">
        <w:rPr>
          <w:color w:val="0070C0"/>
          <w:sz w:val="22"/>
          <w:szCs w:val="22"/>
          <w:rPrChange w:id="1107" w:author="Anna Rasburn" w:date="2019-01-28T23:45:00Z">
            <w:rPr>
              <w:color w:val="0070C0"/>
            </w:rPr>
          </w:rPrChange>
        </w:rPr>
        <w:t xml:space="preserve">As seen in Figure 2 and 3, </w:t>
      </w:r>
      <w:r w:rsidR="0020285E" w:rsidRPr="00D03914">
        <w:rPr>
          <w:color w:val="0070C0"/>
          <w:sz w:val="22"/>
          <w:szCs w:val="22"/>
          <w:rPrChange w:id="1108" w:author="Anna Rasburn" w:date="2019-01-28T23:45:00Z">
            <w:rPr>
              <w:color w:val="0070C0"/>
            </w:rPr>
          </w:rPrChange>
        </w:rPr>
        <w:t>G</w:t>
      </w:r>
      <w:r w:rsidR="007B052B" w:rsidRPr="00D03914">
        <w:rPr>
          <w:color w:val="0070C0"/>
          <w:sz w:val="22"/>
          <w:szCs w:val="22"/>
          <w:rPrChange w:id="1109" w:author="Anna Rasburn" w:date="2019-01-28T23:45:00Z">
            <w:rPr>
              <w:color w:val="0070C0"/>
            </w:rPr>
          </w:rPrChange>
        </w:rPr>
        <w:t>IN</w:t>
      </w:r>
      <w:r w:rsidR="0020285E" w:rsidRPr="00D03914">
        <w:rPr>
          <w:color w:val="0070C0"/>
          <w:sz w:val="22"/>
          <w:szCs w:val="22"/>
          <w:rPrChange w:id="1110" w:author="Anna Rasburn" w:date="2019-01-28T23:45:00Z">
            <w:rPr>
              <w:color w:val="0070C0"/>
            </w:rPr>
          </w:rPrChange>
        </w:rPr>
        <w:t xml:space="preserve"> manipulates code in three </w:t>
      </w:r>
      <w:r w:rsidR="00024130" w:rsidRPr="00D03914">
        <w:rPr>
          <w:color w:val="0070C0"/>
          <w:sz w:val="22"/>
          <w:szCs w:val="22"/>
          <w:rPrChange w:id="1111" w:author="Anna Rasburn" w:date="2019-01-28T23:45:00Z">
            <w:rPr>
              <w:color w:val="0070C0"/>
            </w:rPr>
          </w:rPrChange>
        </w:rPr>
        <w:t>principal</w:t>
      </w:r>
      <w:r w:rsidR="008C0595" w:rsidRPr="00D03914">
        <w:rPr>
          <w:color w:val="0070C0"/>
          <w:sz w:val="22"/>
          <w:szCs w:val="22"/>
          <w:rPrChange w:id="1112" w:author="Anna Rasburn" w:date="2019-01-28T23:45:00Z">
            <w:rPr>
              <w:color w:val="0070C0"/>
            </w:rPr>
          </w:rPrChange>
        </w:rPr>
        <w:t xml:space="preserve"> ways </w:t>
      </w:r>
      <w:r w:rsidR="0020285E" w:rsidRPr="00D03914">
        <w:rPr>
          <w:color w:val="0070C0"/>
          <w:sz w:val="22"/>
          <w:szCs w:val="22"/>
          <w:rPrChange w:id="1113" w:author="Anna Rasburn" w:date="2019-01-28T23:45:00Z">
            <w:rPr>
              <w:color w:val="0070C0"/>
            </w:rPr>
          </w:rPrChange>
        </w:rPr>
        <w:t xml:space="preserve">: deletion, copying and replacement. For instance, particular lines of code or blocks of code could be deleted such as in the </w:t>
      </w:r>
      <w:r w:rsidRPr="00D03914">
        <w:rPr>
          <w:color w:val="0070C0"/>
          <w:sz w:val="22"/>
          <w:szCs w:val="22"/>
          <w:rPrChange w:id="1114" w:author="Anna Rasburn" w:date="2019-01-28T23:45:00Z">
            <w:rPr>
              <w:color w:val="0070C0"/>
            </w:rPr>
          </w:rPrChange>
        </w:rPr>
        <w:t xml:space="preserve">‘Triangle.java’, </w:t>
      </w:r>
      <w:r w:rsidR="008C0595" w:rsidRPr="00D03914">
        <w:rPr>
          <w:color w:val="0070C0"/>
          <w:sz w:val="22"/>
          <w:szCs w:val="22"/>
          <w:rPrChange w:id="1115" w:author="Anna Rasburn" w:date="2019-01-28T23:45:00Z">
            <w:rPr>
              <w:color w:val="0070C0"/>
            </w:rPr>
          </w:rPrChange>
        </w:rPr>
        <w:t xml:space="preserve">where </w:t>
      </w:r>
      <w:r w:rsidRPr="00D03914">
        <w:rPr>
          <w:color w:val="0070C0"/>
          <w:sz w:val="22"/>
          <w:szCs w:val="22"/>
          <w:rPrChange w:id="1116" w:author="Anna Rasburn" w:date="2019-01-28T23:45:00Z">
            <w:rPr>
              <w:color w:val="0070C0"/>
            </w:rPr>
          </w:rPrChange>
        </w:rPr>
        <w:t>the removal of the reference to the ‘</w:t>
      </w:r>
      <w:r w:rsidRPr="00D03914">
        <w:rPr>
          <w:rFonts w:ascii="Consolas" w:hAnsi="Consolas" w:cs="Consolas"/>
          <w:color w:val="0070C0"/>
          <w:sz w:val="22"/>
          <w:szCs w:val="22"/>
          <w:rPrChange w:id="1117" w:author="Anna Rasburn" w:date="2019-01-28T23:45:00Z">
            <w:rPr>
              <w:rFonts w:ascii="Consolas" w:hAnsi="Consolas" w:cs="Consolas"/>
              <w:color w:val="0070C0"/>
            </w:rPr>
          </w:rPrChange>
        </w:rPr>
        <w:t>delay()</w:t>
      </w:r>
      <w:r w:rsidRPr="00D03914">
        <w:rPr>
          <w:color w:val="0070C0"/>
          <w:sz w:val="22"/>
          <w:szCs w:val="22"/>
          <w:rPrChange w:id="1118" w:author="Anna Rasburn" w:date="2019-01-28T23:45:00Z">
            <w:rPr>
              <w:color w:val="0070C0"/>
            </w:rPr>
          </w:rPrChange>
        </w:rPr>
        <w:t>’ method creates a more optimised version of the code that passes all the unit tests and has a lower execution time.</w:t>
      </w:r>
      <w:r w:rsidR="003044B5" w:rsidRPr="00D03914">
        <w:rPr>
          <w:color w:val="0070C0"/>
          <w:sz w:val="22"/>
          <w:szCs w:val="22"/>
          <w:rPrChange w:id="1119" w:author="Anna Rasburn" w:date="2019-01-28T23:45:00Z">
            <w:rPr>
              <w:color w:val="0070C0"/>
            </w:rPr>
          </w:rPrChange>
        </w:rPr>
        <w:t xml:space="preserve"> </w:t>
      </w:r>
      <w:ins w:id="1120" w:author="Anna Rasburn [2]" w:date="2019-01-19T16:21:00Z">
        <w:r w:rsidR="003044B5" w:rsidRPr="00D03914">
          <w:rPr>
            <w:color w:val="0070C0"/>
            <w:sz w:val="22"/>
            <w:szCs w:val="22"/>
            <w:rPrChange w:id="1121" w:author="Anna Rasburn" w:date="2019-01-28T23:45:00Z">
              <w:rPr>
                <w:color w:val="0070C0"/>
              </w:rPr>
            </w:rPrChange>
          </w:rPr>
          <w:t xml:space="preserve">The changes are Line Edits, Statement Edits and Constrained Statement Edits. The inspirations for the </w:t>
        </w:r>
      </w:ins>
      <w:ins w:id="1122" w:author="Anna Rasburn [2]" w:date="2019-01-19T16:22:00Z">
        <w:r w:rsidR="003044B5" w:rsidRPr="00D03914">
          <w:rPr>
            <w:color w:val="0070C0"/>
            <w:sz w:val="22"/>
            <w:szCs w:val="22"/>
            <w:rPrChange w:id="1123" w:author="Anna Rasburn" w:date="2019-01-28T23:45:00Z">
              <w:rPr>
                <w:color w:val="0070C0"/>
              </w:rPr>
            </w:rPrChange>
          </w:rPr>
          <w:t>‘Delete, Replace, Copy, Swap</w:t>
        </w:r>
      </w:ins>
      <w:ins w:id="1124" w:author="Anna Rasburn [2]" w:date="2019-01-19T16:23:00Z">
        <w:r w:rsidR="003044B5" w:rsidRPr="00D03914">
          <w:rPr>
            <w:color w:val="0070C0"/>
            <w:sz w:val="22"/>
            <w:szCs w:val="22"/>
            <w:rPrChange w:id="1125" w:author="Anna Rasburn" w:date="2019-01-28T23:45:00Z">
              <w:rPr>
                <w:color w:val="0070C0"/>
              </w:rPr>
            </w:rPrChange>
          </w:rPr>
          <w:t>’ [REFERENCE] of line edits came from research conducted by Petke and Langdon</w:t>
        </w:r>
      </w:ins>
      <w:customXmlInsRangeStart w:id="1126" w:author="Anna Rasburn [2]" w:date="2019-01-19T17:00:00Z"/>
      <w:sdt>
        <w:sdtPr>
          <w:rPr>
            <w:color w:val="0070C0"/>
            <w:sz w:val="22"/>
            <w:szCs w:val="22"/>
          </w:rPr>
          <w:id w:val="1322547908"/>
          <w:citation/>
        </w:sdtPr>
        <w:sdtContent>
          <w:customXmlInsRangeEnd w:id="1126"/>
          <w:ins w:id="1127" w:author="Anna Rasburn [2]" w:date="2019-01-19T17:00:00Z">
            <w:r w:rsidR="00EA7189" w:rsidRPr="00D03914">
              <w:rPr>
                <w:color w:val="0070C0"/>
                <w:sz w:val="22"/>
                <w:szCs w:val="22"/>
                <w:rPrChange w:id="1128" w:author="Anna Rasburn" w:date="2019-01-28T23:45:00Z">
                  <w:rPr>
                    <w:color w:val="0070C0"/>
                  </w:rPr>
                </w:rPrChange>
              </w:rPr>
              <w:fldChar w:fldCharType="begin"/>
            </w:r>
            <w:r w:rsidR="00EA7189" w:rsidRPr="00D03914">
              <w:rPr>
                <w:color w:val="0070C0"/>
                <w:sz w:val="22"/>
                <w:szCs w:val="22"/>
                <w:rPrChange w:id="1129" w:author="Anna Rasburn" w:date="2019-01-28T23:45:00Z">
                  <w:rPr>
                    <w:color w:val="0070C0"/>
                  </w:rPr>
                </w:rPrChange>
              </w:rPr>
              <w:instrText xml:space="preserve"> CITATION WBL15 \l 2057 </w:instrText>
            </w:r>
          </w:ins>
          <w:r w:rsidR="00EA7189" w:rsidRPr="00D03914">
            <w:rPr>
              <w:color w:val="0070C0"/>
              <w:sz w:val="22"/>
              <w:szCs w:val="22"/>
              <w:rPrChange w:id="1130" w:author="Anna Rasburn" w:date="2019-01-28T23:45:00Z">
                <w:rPr>
                  <w:color w:val="0070C0"/>
                </w:rPr>
              </w:rPrChange>
            </w:rPr>
            <w:fldChar w:fldCharType="separate"/>
          </w:r>
          <w:r w:rsidR="00CD617E" w:rsidRPr="00D03914">
            <w:rPr>
              <w:noProof/>
              <w:color w:val="0070C0"/>
              <w:sz w:val="22"/>
              <w:szCs w:val="22"/>
              <w:rPrChange w:id="1131" w:author="Anna Rasburn" w:date="2019-01-28T23:45:00Z">
                <w:rPr>
                  <w:noProof/>
                  <w:color w:val="0070C0"/>
                </w:rPr>
              </w:rPrChange>
            </w:rPr>
            <w:t xml:space="preserve"> [9]</w:t>
          </w:r>
          <w:ins w:id="1132" w:author="Anna Rasburn [2]" w:date="2019-01-19T17:00:00Z">
            <w:r w:rsidR="00EA7189" w:rsidRPr="00D03914">
              <w:rPr>
                <w:color w:val="0070C0"/>
                <w:sz w:val="22"/>
                <w:szCs w:val="22"/>
                <w:rPrChange w:id="1133" w:author="Anna Rasburn" w:date="2019-01-28T23:45:00Z">
                  <w:rPr>
                    <w:color w:val="0070C0"/>
                  </w:rPr>
                </w:rPrChange>
              </w:rPr>
              <w:fldChar w:fldCharType="end"/>
            </w:r>
          </w:ins>
          <w:customXmlInsRangeStart w:id="1134" w:author="Anna Rasburn [2]" w:date="2019-01-19T17:00:00Z"/>
        </w:sdtContent>
      </w:sdt>
      <w:customXmlInsRangeEnd w:id="1134"/>
      <w:ins w:id="1135" w:author="Anna Rasburn [2]" w:date="2019-01-19T16:23:00Z">
        <w:r w:rsidR="003044B5" w:rsidRPr="00D03914">
          <w:rPr>
            <w:color w:val="0070C0"/>
            <w:sz w:val="22"/>
            <w:szCs w:val="22"/>
            <w:rPrChange w:id="1136" w:author="Anna Rasburn" w:date="2019-01-28T23:45:00Z">
              <w:rPr>
                <w:color w:val="0070C0"/>
              </w:rPr>
            </w:rPrChange>
          </w:rPr>
          <w:t xml:space="preserve"> with their GISMOE </w:t>
        </w:r>
      </w:ins>
      <w:ins w:id="1137" w:author="Anna Rasburn [2]" w:date="2019-01-19T16:24:00Z">
        <w:r w:rsidR="003044B5" w:rsidRPr="00D03914">
          <w:rPr>
            <w:color w:val="0070C0"/>
            <w:sz w:val="22"/>
            <w:szCs w:val="22"/>
            <w:rPrChange w:id="1138" w:author="Anna Rasburn" w:date="2019-01-28T23:45:00Z">
              <w:rPr>
                <w:color w:val="0070C0"/>
              </w:rPr>
            </w:rPrChange>
          </w:rPr>
          <w:t>t</w:t>
        </w:r>
      </w:ins>
      <w:ins w:id="1139" w:author="Anna Rasburn [2]" w:date="2019-01-19T16:23:00Z">
        <w:r w:rsidR="003044B5" w:rsidRPr="00D03914">
          <w:rPr>
            <w:color w:val="0070C0"/>
            <w:sz w:val="22"/>
            <w:szCs w:val="22"/>
            <w:rPrChange w:id="1140" w:author="Anna Rasburn" w:date="2019-01-28T23:45:00Z">
              <w:rPr>
                <w:color w:val="0070C0"/>
              </w:rPr>
            </w:rPrChange>
          </w:rPr>
          <w:t>ool</w:t>
        </w:r>
      </w:ins>
      <w:customXmlInsRangeStart w:id="1141" w:author="Anna Rasburn [2]" w:date="2019-01-19T17:01:00Z"/>
      <w:sdt>
        <w:sdtPr>
          <w:rPr>
            <w:color w:val="0070C0"/>
            <w:sz w:val="22"/>
            <w:szCs w:val="22"/>
          </w:rPr>
          <w:id w:val="-2076421430"/>
          <w:citation/>
        </w:sdtPr>
        <w:sdtContent>
          <w:customXmlInsRangeEnd w:id="1141"/>
          <w:ins w:id="1142" w:author="Anna Rasburn [2]" w:date="2019-01-19T17:01:00Z">
            <w:r w:rsidR="00EA7189" w:rsidRPr="00D03914">
              <w:rPr>
                <w:color w:val="0070C0"/>
                <w:sz w:val="22"/>
                <w:szCs w:val="22"/>
                <w:rPrChange w:id="1143" w:author="Anna Rasburn" w:date="2019-01-28T23:45:00Z">
                  <w:rPr>
                    <w:color w:val="0070C0"/>
                  </w:rPr>
                </w:rPrChange>
              </w:rPr>
              <w:fldChar w:fldCharType="begin"/>
            </w:r>
            <w:r w:rsidR="00EA7189" w:rsidRPr="00D03914">
              <w:rPr>
                <w:color w:val="0070C0"/>
                <w:sz w:val="22"/>
                <w:szCs w:val="22"/>
                <w:rPrChange w:id="1144" w:author="Anna Rasburn" w:date="2019-01-28T23:45:00Z">
                  <w:rPr>
                    <w:color w:val="0070C0"/>
                  </w:rPr>
                </w:rPrChange>
              </w:rPr>
              <w:instrText xml:space="preserve"> CITATION JPe13 \l 2057 </w:instrText>
            </w:r>
          </w:ins>
          <w:r w:rsidR="00EA7189" w:rsidRPr="00D03914">
            <w:rPr>
              <w:color w:val="0070C0"/>
              <w:sz w:val="22"/>
              <w:szCs w:val="22"/>
              <w:rPrChange w:id="1145" w:author="Anna Rasburn" w:date="2019-01-28T23:45:00Z">
                <w:rPr>
                  <w:color w:val="0070C0"/>
                </w:rPr>
              </w:rPrChange>
            </w:rPr>
            <w:fldChar w:fldCharType="separate"/>
          </w:r>
          <w:r w:rsidR="00CD617E" w:rsidRPr="00D03914">
            <w:rPr>
              <w:noProof/>
              <w:color w:val="0070C0"/>
              <w:sz w:val="22"/>
              <w:szCs w:val="22"/>
              <w:rPrChange w:id="1146" w:author="Anna Rasburn" w:date="2019-01-28T23:45:00Z">
                <w:rPr>
                  <w:noProof/>
                  <w:color w:val="0070C0"/>
                </w:rPr>
              </w:rPrChange>
            </w:rPr>
            <w:t xml:space="preserve"> [10]</w:t>
          </w:r>
          <w:ins w:id="1147" w:author="Anna Rasburn [2]" w:date="2019-01-19T17:01:00Z">
            <w:r w:rsidR="00EA7189" w:rsidRPr="00D03914">
              <w:rPr>
                <w:color w:val="0070C0"/>
                <w:sz w:val="22"/>
                <w:szCs w:val="22"/>
                <w:rPrChange w:id="1148" w:author="Anna Rasburn" w:date="2019-01-28T23:45:00Z">
                  <w:rPr>
                    <w:color w:val="0070C0"/>
                  </w:rPr>
                </w:rPrChange>
              </w:rPr>
              <w:fldChar w:fldCharType="end"/>
            </w:r>
          </w:ins>
          <w:customXmlInsRangeStart w:id="1149" w:author="Anna Rasburn [2]" w:date="2019-01-19T17:01:00Z"/>
        </w:sdtContent>
      </w:sdt>
      <w:customXmlInsRangeEnd w:id="1149"/>
      <w:customXmlInsRangeStart w:id="1150" w:author="Anna Rasburn [2]" w:date="2019-01-19T17:01:00Z"/>
      <w:sdt>
        <w:sdtPr>
          <w:rPr>
            <w:color w:val="0070C0"/>
            <w:sz w:val="22"/>
            <w:szCs w:val="22"/>
          </w:rPr>
          <w:id w:val="-26875393"/>
          <w:citation/>
        </w:sdtPr>
        <w:sdtContent>
          <w:customXmlInsRangeEnd w:id="1150"/>
          <w:ins w:id="1151" w:author="Anna Rasburn [2]" w:date="2019-01-19T17:01:00Z">
            <w:r w:rsidR="00EA7189" w:rsidRPr="00D03914">
              <w:rPr>
                <w:color w:val="0070C0"/>
                <w:sz w:val="22"/>
                <w:szCs w:val="22"/>
                <w:rPrChange w:id="1152" w:author="Anna Rasburn" w:date="2019-01-28T23:45:00Z">
                  <w:rPr>
                    <w:color w:val="0070C0"/>
                  </w:rPr>
                </w:rPrChange>
              </w:rPr>
              <w:fldChar w:fldCharType="begin"/>
            </w:r>
            <w:r w:rsidR="00EA7189" w:rsidRPr="00D03914">
              <w:rPr>
                <w:color w:val="0070C0"/>
                <w:sz w:val="22"/>
                <w:szCs w:val="22"/>
                <w:rPrChange w:id="1153" w:author="Anna Rasburn" w:date="2019-01-28T23:45:00Z">
                  <w:rPr>
                    <w:color w:val="0070C0"/>
                  </w:rPr>
                </w:rPrChange>
              </w:rPr>
              <w:instrText xml:space="preserve"> CITATION JPe14 \l 2057 </w:instrText>
            </w:r>
          </w:ins>
          <w:r w:rsidR="00EA7189" w:rsidRPr="00D03914">
            <w:rPr>
              <w:color w:val="0070C0"/>
              <w:sz w:val="22"/>
              <w:szCs w:val="22"/>
              <w:rPrChange w:id="1154" w:author="Anna Rasburn" w:date="2019-01-28T23:45:00Z">
                <w:rPr>
                  <w:color w:val="0070C0"/>
                </w:rPr>
              </w:rPrChange>
            </w:rPr>
            <w:fldChar w:fldCharType="separate"/>
          </w:r>
          <w:r w:rsidR="00CD617E" w:rsidRPr="00D03914">
            <w:rPr>
              <w:noProof/>
              <w:color w:val="0070C0"/>
              <w:sz w:val="22"/>
              <w:szCs w:val="22"/>
              <w:rPrChange w:id="1155" w:author="Anna Rasburn" w:date="2019-01-28T23:45:00Z">
                <w:rPr>
                  <w:noProof/>
                  <w:color w:val="0070C0"/>
                </w:rPr>
              </w:rPrChange>
            </w:rPr>
            <w:t xml:space="preserve"> [8]</w:t>
          </w:r>
          <w:ins w:id="1156" w:author="Anna Rasburn [2]" w:date="2019-01-19T17:01:00Z">
            <w:r w:rsidR="00EA7189" w:rsidRPr="00D03914">
              <w:rPr>
                <w:color w:val="0070C0"/>
                <w:sz w:val="22"/>
                <w:szCs w:val="22"/>
                <w:rPrChange w:id="1157" w:author="Anna Rasburn" w:date="2019-01-28T23:45:00Z">
                  <w:rPr>
                    <w:color w:val="0070C0"/>
                  </w:rPr>
                </w:rPrChange>
              </w:rPr>
              <w:fldChar w:fldCharType="end"/>
            </w:r>
          </w:ins>
          <w:customXmlInsRangeStart w:id="1158" w:author="Anna Rasburn [2]" w:date="2019-01-19T17:01:00Z"/>
        </w:sdtContent>
      </w:sdt>
      <w:customXmlInsRangeEnd w:id="1158"/>
      <w:customXmlInsRangeStart w:id="1159" w:author="Anna Rasburn [2]" w:date="2019-01-19T17:02:00Z"/>
      <w:sdt>
        <w:sdtPr>
          <w:rPr>
            <w:color w:val="0070C0"/>
            <w:sz w:val="22"/>
            <w:szCs w:val="22"/>
          </w:rPr>
          <w:id w:val="-604499661"/>
          <w:citation/>
        </w:sdtPr>
        <w:sdtContent>
          <w:customXmlInsRangeEnd w:id="1159"/>
          <w:ins w:id="1160" w:author="Anna Rasburn [2]" w:date="2019-01-19T17:02:00Z">
            <w:r w:rsidR="00EA7189" w:rsidRPr="00D03914">
              <w:rPr>
                <w:color w:val="0070C0"/>
                <w:sz w:val="22"/>
                <w:szCs w:val="22"/>
                <w:rPrChange w:id="1161" w:author="Anna Rasburn" w:date="2019-01-28T23:45:00Z">
                  <w:rPr>
                    <w:color w:val="0070C0"/>
                  </w:rPr>
                </w:rPrChange>
              </w:rPr>
              <w:fldChar w:fldCharType="begin"/>
            </w:r>
            <w:r w:rsidR="00EA7189" w:rsidRPr="00D03914">
              <w:rPr>
                <w:color w:val="0070C0"/>
                <w:sz w:val="22"/>
                <w:szCs w:val="22"/>
                <w:rPrChange w:id="1162" w:author="Anna Rasburn" w:date="2019-01-28T23:45:00Z">
                  <w:rPr>
                    <w:color w:val="0070C0"/>
                  </w:rPr>
                </w:rPrChange>
              </w:rPr>
              <w:instrText xml:space="preserve"> CITATION DWh17 \l 2057 </w:instrText>
            </w:r>
          </w:ins>
          <w:r w:rsidR="00EA7189" w:rsidRPr="00D03914">
            <w:rPr>
              <w:color w:val="0070C0"/>
              <w:sz w:val="22"/>
              <w:szCs w:val="22"/>
              <w:rPrChange w:id="1163" w:author="Anna Rasburn" w:date="2019-01-28T23:45:00Z">
                <w:rPr>
                  <w:color w:val="0070C0"/>
                </w:rPr>
              </w:rPrChange>
            </w:rPr>
            <w:fldChar w:fldCharType="separate"/>
          </w:r>
          <w:r w:rsidR="00CD617E" w:rsidRPr="00D03914">
            <w:rPr>
              <w:noProof/>
              <w:color w:val="0070C0"/>
              <w:sz w:val="22"/>
              <w:szCs w:val="22"/>
              <w:rPrChange w:id="1164" w:author="Anna Rasburn" w:date="2019-01-28T23:45:00Z">
                <w:rPr>
                  <w:noProof/>
                  <w:color w:val="0070C0"/>
                </w:rPr>
              </w:rPrChange>
            </w:rPr>
            <w:t xml:space="preserve"> [2]</w:t>
          </w:r>
          <w:ins w:id="1165" w:author="Anna Rasburn [2]" w:date="2019-01-19T17:02:00Z">
            <w:r w:rsidR="00EA7189" w:rsidRPr="00D03914">
              <w:rPr>
                <w:color w:val="0070C0"/>
                <w:sz w:val="22"/>
                <w:szCs w:val="22"/>
                <w:rPrChange w:id="1166" w:author="Anna Rasburn" w:date="2019-01-28T23:45:00Z">
                  <w:rPr>
                    <w:color w:val="0070C0"/>
                  </w:rPr>
                </w:rPrChange>
              </w:rPr>
              <w:fldChar w:fldCharType="end"/>
            </w:r>
          </w:ins>
          <w:customXmlInsRangeStart w:id="1167" w:author="Anna Rasburn [2]" w:date="2019-01-19T17:02:00Z"/>
        </w:sdtContent>
      </w:sdt>
      <w:customXmlInsRangeEnd w:id="1167"/>
      <w:ins w:id="1168" w:author="Anna Rasburn [2]" w:date="2019-01-19T16:23:00Z">
        <w:r w:rsidR="003044B5" w:rsidRPr="00D03914">
          <w:rPr>
            <w:color w:val="0070C0"/>
            <w:sz w:val="22"/>
            <w:szCs w:val="22"/>
            <w:rPrChange w:id="1169" w:author="Anna Rasburn" w:date="2019-01-28T23:45:00Z">
              <w:rPr>
                <w:color w:val="0070C0"/>
              </w:rPr>
            </w:rPrChange>
          </w:rPr>
          <w:t xml:space="preserve"> </w:t>
        </w:r>
      </w:ins>
      <w:ins w:id="1170" w:author="Anna Rasburn [2]" w:date="2019-01-19T16:24:00Z">
        <w:r w:rsidR="003044B5" w:rsidRPr="00D03914">
          <w:rPr>
            <w:color w:val="0070C0"/>
            <w:sz w:val="22"/>
            <w:szCs w:val="22"/>
            <w:rPrChange w:id="1171" w:author="Anna Rasburn" w:date="2019-01-28T23:45:00Z">
              <w:rPr>
                <w:color w:val="0070C0"/>
              </w:rPr>
            </w:rPrChange>
          </w:rPr>
          <w:t>. The Statement edits changes of ‘Delete, R</w:t>
        </w:r>
      </w:ins>
      <w:ins w:id="1172" w:author="Anna Rasburn [2]" w:date="2019-01-19T16:25:00Z">
        <w:r w:rsidR="003044B5" w:rsidRPr="00D03914">
          <w:rPr>
            <w:color w:val="0070C0"/>
            <w:sz w:val="22"/>
            <w:szCs w:val="22"/>
            <w:rPrChange w:id="1173" w:author="Anna Rasburn" w:date="2019-01-28T23:45:00Z">
              <w:rPr>
                <w:color w:val="0070C0"/>
              </w:rPr>
            </w:rPrChange>
          </w:rPr>
          <w:t>eplace, Copy, Swap’ [REERENCE] come from the GenProg</w:t>
        </w:r>
      </w:ins>
      <w:customXmlInsRangeStart w:id="1174" w:author="Anna Rasburn [2]" w:date="2019-01-19T16:59:00Z"/>
      <w:sdt>
        <w:sdtPr>
          <w:rPr>
            <w:color w:val="0070C0"/>
            <w:sz w:val="22"/>
            <w:szCs w:val="22"/>
          </w:rPr>
          <w:id w:val="-2090222568"/>
          <w:citation/>
        </w:sdtPr>
        <w:sdtContent>
          <w:customXmlInsRangeEnd w:id="1174"/>
          <w:ins w:id="1175" w:author="Anna Rasburn [2]" w:date="2019-01-19T16:59:00Z">
            <w:r w:rsidR="00EA7189" w:rsidRPr="00D03914">
              <w:rPr>
                <w:color w:val="0070C0"/>
                <w:sz w:val="22"/>
                <w:szCs w:val="22"/>
                <w:rPrChange w:id="1176" w:author="Anna Rasburn" w:date="2019-01-28T23:45:00Z">
                  <w:rPr>
                    <w:color w:val="0070C0"/>
                  </w:rPr>
                </w:rPrChange>
              </w:rPr>
              <w:fldChar w:fldCharType="begin"/>
            </w:r>
            <w:r w:rsidR="00EA7189" w:rsidRPr="00D03914">
              <w:rPr>
                <w:color w:val="0070C0"/>
                <w:sz w:val="22"/>
                <w:szCs w:val="22"/>
                <w:rPrChange w:id="1177" w:author="Anna Rasburn" w:date="2019-01-28T23:45:00Z">
                  <w:rPr>
                    <w:color w:val="0070C0"/>
                  </w:rPr>
                </w:rPrChange>
              </w:rPr>
              <w:instrText xml:space="preserve"> CITATION CLe12 \l 2057 </w:instrText>
            </w:r>
          </w:ins>
          <w:r w:rsidR="00EA7189" w:rsidRPr="00D03914">
            <w:rPr>
              <w:color w:val="0070C0"/>
              <w:sz w:val="22"/>
              <w:szCs w:val="22"/>
              <w:rPrChange w:id="1178" w:author="Anna Rasburn" w:date="2019-01-28T23:45:00Z">
                <w:rPr>
                  <w:color w:val="0070C0"/>
                </w:rPr>
              </w:rPrChange>
            </w:rPr>
            <w:fldChar w:fldCharType="separate"/>
          </w:r>
          <w:r w:rsidR="00CD617E" w:rsidRPr="00D03914">
            <w:rPr>
              <w:noProof/>
              <w:color w:val="0070C0"/>
              <w:sz w:val="22"/>
              <w:szCs w:val="22"/>
              <w:rPrChange w:id="1179" w:author="Anna Rasburn" w:date="2019-01-28T23:45:00Z">
                <w:rPr>
                  <w:noProof/>
                  <w:color w:val="0070C0"/>
                </w:rPr>
              </w:rPrChange>
            </w:rPr>
            <w:t xml:space="preserve"> [11]</w:t>
          </w:r>
          <w:ins w:id="1180" w:author="Anna Rasburn [2]" w:date="2019-01-19T16:59:00Z">
            <w:r w:rsidR="00EA7189" w:rsidRPr="00D03914">
              <w:rPr>
                <w:color w:val="0070C0"/>
                <w:sz w:val="22"/>
                <w:szCs w:val="22"/>
                <w:rPrChange w:id="1181" w:author="Anna Rasburn" w:date="2019-01-28T23:45:00Z">
                  <w:rPr>
                    <w:color w:val="0070C0"/>
                  </w:rPr>
                </w:rPrChange>
              </w:rPr>
              <w:fldChar w:fldCharType="end"/>
            </w:r>
          </w:ins>
          <w:customXmlInsRangeStart w:id="1182" w:author="Anna Rasburn [2]" w:date="2019-01-19T16:59:00Z"/>
        </w:sdtContent>
      </w:sdt>
      <w:customXmlInsRangeEnd w:id="1182"/>
      <w:ins w:id="1183" w:author="Anna Rasburn [2]" w:date="2019-01-19T16:25:00Z">
        <w:r w:rsidR="003044B5" w:rsidRPr="00D03914">
          <w:rPr>
            <w:color w:val="0070C0"/>
            <w:sz w:val="22"/>
            <w:szCs w:val="22"/>
            <w:rPrChange w:id="1184" w:author="Anna Rasburn" w:date="2019-01-28T23:45:00Z">
              <w:rPr>
                <w:color w:val="0070C0"/>
              </w:rPr>
            </w:rPrChange>
          </w:rPr>
          <w:t xml:space="preserve"> automated program repair tool. All Constrained statement edits are Gin’s own creation which presents the in</w:t>
        </w:r>
      </w:ins>
      <w:ins w:id="1185" w:author="Anna Rasburn [2]" w:date="2019-01-19T16:26:00Z">
        <w:r w:rsidR="003044B5" w:rsidRPr="00D03914">
          <w:rPr>
            <w:color w:val="0070C0"/>
            <w:sz w:val="22"/>
            <w:szCs w:val="22"/>
            <w:rPrChange w:id="1186" w:author="Anna Rasburn" w:date="2019-01-28T23:45:00Z">
              <w:rPr>
                <w:color w:val="0070C0"/>
              </w:rPr>
            </w:rPrChange>
          </w:rPr>
          <w:t>no</w:t>
        </w:r>
      </w:ins>
      <w:ins w:id="1187" w:author="Anna Rasburn [2]" w:date="2019-01-19T16:25:00Z">
        <w:r w:rsidR="003044B5" w:rsidRPr="00D03914">
          <w:rPr>
            <w:color w:val="0070C0"/>
            <w:sz w:val="22"/>
            <w:szCs w:val="22"/>
            <w:rPrChange w:id="1188" w:author="Anna Rasburn" w:date="2019-01-28T23:45:00Z">
              <w:rPr>
                <w:color w:val="0070C0"/>
              </w:rPr>
            </w:rPrChange>
          </w:rPr>
          <w:t>vation of the Gin tool and it</w:t>
        </w:r>
      </w:ins>
      <w:ins w:id="1189" w:author="Anna Rasburn [2]" w:date="2019-01-19T16:26:00Z">
        <w:r w:rsidR="003044B5" w:rsidRPr="00D03914">
          <w:rPr>
            <w:color w:val="0070C0"/>
            <w:sz w:val="22"/>
            <w:szCs w:val="22"/>
            <w:rPrChange w:id="1190" w:author="Anna Rasburn" w:date="2019-01-28T23:45:00Z">
              <w:rPr>
                <w:color w:val="0070C0"/>
              </w:rPr>
            </w:rPrChange>
          </w:rPr>
          <w:t>s exploration o</w:t>
        </w:r>
      </w:ins>
      <w:ins w:id="1191" w:author="Anna Rasburn [2]" w:date="2019-01-19T16:27:00Z">
        <w:r w:rsidR="003044B5" w:rsidRPr="00D03914">
          <w:rPr>
            <w:color w:val="0070C0"/>
            <w:sz w:val="22"/>
            <w:szCs w:val="22"/>
            <w:rPrChange w:id="1192" w:author="Anna Rasburn" w:date="2019-01-28T23:45:00Z">
              <w:rPr>
                <w:color w:val="0070C0"/>
              </w:rPr>
            </w:rPrChange>
          </w:rPr>
          <w:t>f</w:t>
        </w:r>
      </w:ins>
      <w:customXmlInsRangeStart w:id="1193" w:author="Anna Rasburn [2]" w:date="2019-01-19T16:35:00Z"/>
      <w:sdt>
        <w:sdtPr>
          <w:rPr>
            <w:color w:val="0070C0"/>
            <w:sz w:val="22"/>
            <w:szCs w:val="22"/>
          </w:rPr>
          <w:id w:val="-1799763190"/>
          <w:citation/>
        </w:sdtPr>
        <w:sdtContent>
          <w:customXmlInsRangeEnd w:id="1193"/>
          <w:ins w:id="1194" w:author="Anna Rasburn [2]" w:date="2019-01-19T16:35:00Z">
            <w:r w:rsidR="00095224" w:rsidRPr="00D03914">
              <w:rPr>
                <w:color w:val="0070C0"/>
                <w:sz w:val="22"/>
                <w:szCs w:val="22"/>
                <w:rPrChange w:id="1195" w:author="Anna Rasburn" w:date="2019-01-28T23:45:00Z">
                  <w:rPr>
                    <w:color w:val="0070C0"/>
                  </w:rPr>
                </w:rPrChange>
              </w:rPr>
              <w:fldChar w:fldCharType="begin"/>
            </w:r>
            <w:r w:rsidR="00095224" w:rsidRPr="00D03914">
              <w:rPr>
                <w:color w:val="0070C0"/>
                <w:sz w:val="22"/>
                <w:szCs w:val="22"/>
                <w:rPrChange w:id="1196" w:author="Anna Rasburn" w:date="2019-01-28T23:45:00Z">
                  <w:rPr>
                    <w:color w:val="0070C0"/>
                  </w:rPr>
                </w:rPrChange>
              </w:rPr>
              <w:instrText xml:space="preserve"> CITATION WBL15 \l 2057 </w:instrText>
            </w:r>
          </w:ins>
          <w:r w:rsidR="00095224" w:rsidRPr="00D03914">
            <w:rPr>
              <w:color w:val="0070C0"/>
              <w:sz w:val="22"/>
              <w:szCs w:val="22"/>
              <w:rPrChange w:id="1197" w:author="Anna Rasburn" w:date="2019-01-28T23:45:00Z">
                <w:rPr>
                  <w:color w:val="0070C0"/>
                </w:rPr>
              </w:rPrChange>
            </w:rPr>
            <w:fldChar w:fldCharType="separate"/>
          </w:r>
          <w:r w:rsidR="00CD617E" w:rsidRPr="00D03914">
            <w:rPr>
              <w:noProof/>
              <w:color w:val="0070C0"/>
              <w:sz w:val="22"/>
              <w:szCs w:val="22"/>
              <w:rPrChange w:id="1198" w:author="Anna Rasburn" w:date="2019-01-28T23:45:00Z">
                <w:rPr>
                  <w:noProof/>
                  <w:color w:val="0070C0"/>
                </w:rPr>
              </w:rPrChange>
            </w:rPr>
            <w:t xml:space="preserve"> [9]</w:t>
          </w:r>
          <w:ins w:id="1199" w:author="Anna Rasburn [2]" w:date="2019-01-19T16:35:00Z">
            <w:r w:rsidR="00095224" w:rsidRPr="00D03914">
              <w:rPr>
                <w:color w:val="0070C0"/>
                <w:sz w:val="22"/>
                <w:szCs w:val="22"/>
                <w:rPrChange w:id="1200" w:author="Anna Rasburn" w:date="2019-01-28T23:45:00Z">
                  <w:rPr>
                    <w:color w:val="0070C0"/>
                  </w:rPr>
                </w:rPrChange>
              </w:rPr>
              <w:fldChar w:fldCharType="end"/>
            </w:r>
          </w:ins>
          <w:customXmlInsRangeStart w:id="1201" w:author="Anna Rasburn [2]" w:date="2019-01-19T16:35:00Z"/>
        </w:sdtContent>
      </w:sdt>
      <w:customXmlInsRangeEnd w:id="1201"/>
      <w:ins w:id="1202" w:author="Anna Rasburn [2]" w:date="2019-01-19T16:26:00Z">
        <w:r w:rsidR="003044B5" w:rsidRPr="00D03914">
          <w:rPr>
            <w:color w:val="0070C0"/>
            <w:sz w:val="22"/>
            <w:szCs w:val="22"/>
            <w:rPrChange w:id="1203" w:author="Anna Rasburn" w:date="2019-01-28T23:45:00Z">
              <w:rPr>
                <w:color w:val="0070C0"/>
              </w:rPr>
            </w:rPrChange>
          </w:rPr>
          <w:t xml:space="preserve"> the optimisation field. </w:t>
        </w:r>
      </w:ins>
      <w:r w:rsidRPr="00D03914">
        <w:rPr>
          <w:color w:val="0070C0"/>
          <w:sz w:val="22"/>
          <w:szCs w:val="22"/>
          <w:rPrChange w:id="1204" w:author="Anna Rasburn" w:date="2019-01-28T23:45:00Z">
            <w:rPr>
              <w:color w:val="0070C0"/>
            </w:rPr>
          </w:rPrChange>
        </w:rPr>
        <w:t xml:space="preserve"> An example of the Gin code output is seen below. </w:t>
      </w:r>
    </w:p>
    <w:p w14:paraId="09D64142" w14:textId="77777777" w:rsidR="007B052B" w:rsidRPr="00C476A9" w:rsidRDefault="00946A62" w:rsidP="007B052B">
      <w:pPr>
        <w:pStyle w:val="BodyText"/>
        <w:keepNext/>
        <w:ind w:firstLine="0"/>
        <w:jc w:val="center"/>
        <w:rPr>
          <w:sz w:val="24"/>
          <w:szCs w:val="24"/>
        </w:rPr>
      </w:pPr>
      <w:r w:rsidRPr="00C476A9">
        <w:rPr>
          <w:noProof/>
          <w:color w:val="0070C0"/>
          <w:sz w:val="24"/>
          <w:szCs w:val="24"/>
        </w:rPr>
        <w:lastRenderedPageBreak/>
        <w:drawing>
          <wp:inline distT="0" distB="0" distL="0" distR="0" wp14:anchorId="66EBB756" wp14:editId="7BE54BDC">
            <wp:extent cx="5311140" cy="3869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21738" name="Screenshot 2018-12-21 at 15.15.09.png"/>
                    <pic:cNvPicPr/>
                  </pic:nvPicPr>
                  <pic:blipFill>
                    <a:blip r:embed="rId17">
                      <a:extLst>
                        <a:ext uri="{28A0092B-C50C-407E-A947-70E740481C1C}">
                          <a14:useLocalDpi xmlns:a14="http://schemas.microsoft.com/office/drawing/2010/main" val="0"/>
                        </a:ext>
                      </a:extLst>
                    </a:blip>
                    <a:stretch>
                      <a:fillRect/>
                    </a:stretch>
                  </pic:blipFill>
                  <pic:spPr>
                    <a:xfrm>
                      <a:off x="0" y="0"/>
                      <a:ext cx="5311140" cy="3869055"/>
                    </a:xfrm>
                    <a:prstGeom prst="rect">
                      <a:avLst/>
                    </a:prstGeom>
                  </pic:spPr>
                </pic:pic>
              </a:graphicData>
            </a:graphic>
          </wp:inline>
        </w:drawing>
      </w:r>
    </w:p>
    <w:p w14:paraId="7B923559" w14:textId="77777777" w:rsidR="00DA24A0" w:rsidRPr="00C476A9" w:rsidRDefault="00946A62" w:rsidP="007B052B">
      <w:pPr>
        <w:pStyle w:val="Caption"/>
        <w:jc w:val="center"/>
        <w:rPr>
          <w:color w:val="0070C0"/>
          <w:sz w:val="24"/>
          <w:szCs w:val="24"/>
        </w:rPr>
      </w:pPr>
      <w:bookmarkStart w:id="1205" w:name="_Toc535058234"/>
      <w:r w:rsidRPr="00820B55">
        <w:rPr>
          <w:b/>
          <w:sz w:val="24"/>
          <w:szCs w:val="24"/>
        </w:rPr>
        <w:t xml:space="preserve">Figure </w:t>
      </w:r>
      <w:r w:rsidR="00BD5935" w:rsidRPr="00820B55">
        <w:rPr>
          <w:b/>
          <w:noProof/>
          <w:sz w:val="24"/>
          <w:szCs w:val="24"/>
        </w:rPr>
        <w:fldChar w:fldCharType="begin"/>
      </w:r>
      <w:r w:rsidR="00BD5935" w:rsidRPr="00820B55">
        <w:rPr>
          <w:b/>
          <w:noProof/>
          <w:sz w:val="24"/>
          <w:szCs w:val="24"/>
        </w:rPr>
        <w:instrText xml:space="preserve"> SEQ Figure \* ARABIC </w:instrText>
      </w:r>
      <w:r w:rsidR="00BD5935" w:rsidRPr="00820B55">
        <w:rPr>
          <w:b/>
          <w:noProof/>
          <w:sz w:val="24"/>
          <w:szCs w:val="24"/>
        </w:rPr>
        <w:fldChar w:fldCharType="separate"/>
      </w:r>
      <w:r w:rsidR="00C476A9" w:rsidRPr="00820B55">
        <w:rPr>
          <w:b/>
          <w:noProof/>
          <w:sz w:val="24"/>
          <w:szCs w:val="24"/>
        </w:rPr>
        <w:t>3</w:t>
      </w:r>
      <w:r w:rsidR="00BD5935" w:rsidRPr="00820B55">
        <w:rPr>
          <w:b/>
          <w:noProof/>
          <w:sz w:val="24"/>
          <w:szCs w:val="24"/>
        </w:rPr>
        <w:fldChar w:fldCharType="end"/>
      </w:r>
      <w:r w:rsidRPr="00C476A9">
        <w:rPr>
          <w:sz w:val="24"/>
          <w:szCs w:val="24"/>
        </w:rPr>
        <w:t xml:space="preserve"> Example of GIN output</w:t>
      </w:r>
      <w:bookmarkEnd w:id="1205"/>
    </w:p>
    <w:p w14:paraId="33159643" w14:textId="77777777" w:rsidR="007B052B" w:rsidRPr="00C476A9" w:rsidRDefault="00946A62" w:rsidP="007B052B">
      <w:pPr>
        <w:pStyle w:val="BodyText"/>
        <w:keepNext/>
        <w:ind w:firstLine="0"/>
        <w:jc w:val="center"/>
        <w:rPr>
          <w:sz w:val="24"/>
          <w:szCs w:val="24"/>
        </w:rPr>
      </w:pPr>
      <w:r w:rsidRPr="00C476A9">
        <w:rPr>
          <w:noProof/>
          <w:color w:val="0070C0"/>
          <w:sz w:val="24"/>
          <w:szCs w:val="24"/>
        </w:rPr>
        <w:drawing>
          <wp:inline distT="0" distB="0" distL="0" distR="0" wp14:anchorId="269C2D29" wp14:editId="507D49A5">
            <wp:extent cx="3835400"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6313" name="Screenshot 2018-12-21 at 15.15.58.png"/>
                    <pic:cNvPicPr/>
                  </pic:nvPicPr>
                  <pic:blipFill>
                    <a:blip r:embed="rId18">
                      <a:extLst>
                        <a:ext uri="{28A0092B-C50C-407E-A947-70E740481C1C}">
                          <a14:useLocalDpi xmlns:a14="http://schemas.microsoft.com/office/drawing/2010/main" val="0"/>
                        </a:ext>
                      </a:extLst>
                    </a:blip>
                    <a:stretch>
                      <a:fillRect/>
                    </a:stretch>
                  </pic:blipFill>
                  <pic:spPr>
                    <a:xfrm>
                      <a:off x="0" y="0"/>
                      <a:ext cx="3835400" cy="3302000"/>
                    </a:xfrm>
                    <a:prstGeom prst="rect">
                      <a:avLst/>
                    </a:prstGeom>
                  </pic:spPr>
                </pic:pic>
              </a:graphicData>
            </a:graphic>
          </wp:inline>
        </w:drawing>
      </w:r>
    </w:p>
    <w:p w14:paraId="5E3256CA" w14:textId="77777777" w:rsidR="00DA24A0" w:rsidRPr="00C476A9" w:rsidRDefault="00946A62" w:rsidP="007B052B">
      <w:pPr>
        <w:pStyle w:val="Caption"/>
        <w:jc w:val="center"/>
        <w:rPr>
          <w:color w:val="0070C0"/>
          <w:sz w:val="24"/>
          <w:szCs w:val="24"/>
        </w:rPr>
      </w:pPr>
      <w:bookmarkStart w:id="1206" w:name="_Toc535058235"/>
      <w:r w:rsidRPr="00820B55">
        <w:rPr>
          <w:b/>
          <w:sz w:val="24"/>
          <w:szCs w:val="24"/>
        </w:rPr>
        <w:t xml:space="preserve">Figure </w:t>
      </w:r>
      <w:r w:rsidR="00BD5935" w:rsidRPr="00820B55">
        <w:rPr>
          <w:b/>
          <w:noProof/>
          <w:sz w:val="24"/>
          <w:szCs w:val="24"/>
        </w:rPr>
        <w:fldChar w:fldCharType="begin"/>
      </w:r>
      <w:r w:rsidR="00BD5935" w:rsidRPr="00820B55">
        <w:rPr>
          <w:b/>
          <w:noProof/>
          <w:sz w:val="24"/>
          <w:szCs w:val="24"/>
        </w:rPr>
        <w:instrText xml:space="preserve"> SEQ Figure \* ARABIC </w:instrText>
      </w:r>
      <w:r w:rsidR="00BD5935" w:rsidRPr="00820B55">
        <w:rPr>
          <w:b/>
          <w:noProof/>
          <w:sz w:val="24"/>
          <w:szCs w:val="24"/>
        </w:rPr>
        <w:fldChar w:fldCharType="separate"/>
      </w:r>
      <w:r w:rsidR="00C476A9" w:rsidRPr="00820B55">
        <w:rPr>
          <w:b/>
          <w:noProof/>
          <w:sz w:val="24"/>
          <w:szCs w:val="24"/>
        </w:rPr>
        <w:t>4</w:t>
      </w:r>
      <w:r w:rsidR="00BD5935" w:rsidRPr="00820B55">
        <w:rPr>
          <w:b/>
          <w:noProof/>
          <w:sz w:val="24"/>
          <w:szCs w:val="24"/>
        </w:rPr>
        <w:fldChar w:fldCharType="end"/>
      </w:r>
      <w:r w:rsidRPr="00C476A9">
        <w:rPr>
          <w:sz w:val="24"/>
          <w:szCs w:val="24"/>
        </w:rPr>
        <w:t xml:space="preserve"> UML diagram of how GIN works</w:t>
      </w:r>
      <w:bookmarkEnd w:id="1206"/>
    </w:p>
    <w:p w14:paraId="4C38640A" w14:textId="77777777" w:rsidR="007F4516" w:rsidRPr="00D03914" w:rsidRDefault="00946A62">
      <w:pPr>
        <w:pStyle w:val="BodyText"/>
        <w:ind w:firstLine="0"/>
        <w:jc w:val="both"/>
        <w:rPr>
          <w:color w:val="0070C0"/>
          <w:szCs w:val="22"/>
          <w:rPrChange w:id="1207" w:author="Anna Rasburn" w:date="2019-01-28T23:45:00Z">
            <w:rPr>
              <w:color w:val="0070C0"/>
              <w:sz w:val="24"/>
              <w:szCs w:val="24"/>
            </w:rPr>
          </w:rPrChange>
        </w:rPr>
        <w:pPrChange w:id="1208" w:author="Anna Rasburn" w:date="2019-01-28T23:45:00Z">
          <w:pPr>
            <w:pStyle w:val="BodyText"/>
            <w:spacing w:line="240" w:lineRule="auto"/>
            <w:ind w:firstLine="0"/>
          </w:pPr>
        </w:pPrChange>
      </w:pPr>
      <w:r w:rsidRPr="00D03914">
        <w:rPr>
          <w:color w:val="0070C0"/>
          <w:szCs w:val="22"/>
          <w:rPrChange w:id="1209" w:author="Anna Rasburn" w:date="2019-01-28T23:45:00Z">
            <w:rPr>
              <w:color w:val="0070C0"/>
              <w:sz w:val="24"/>
              <w:szCs w:val="24"/>
            </w:rPr>
          </w:rPrChange>
        </w:rPr>
        <w:t xml:space="preserve">The GIN </w:t>
      </w:r>
      <w:r w:rsidR="007E5B4D" w:rsidRPr="00D03914">
        <w:rPr>
          <w:color w:val="0070C0"/>
          <w:szCs w:val="22"/>
          <w:rPrChange w:id="1210" w:author="Anna Rasburn" w:date="2019-01-28T23:45:00Z">
            <w:rPr>
              <w:color w:val="0070C0"/>
              <w:sz w:val="24"/>
              <w:szCs w:val="24"/>
            </w:rPr>
          </w:rPrChange>
        </w:rPr>
        <w:t>toolkit</w:t>
      </w:r>
      <w:r w:rsidRPr="00D03914">
        <w:rPr>
          <w:color w:val="0070C0"/>
          <w:szCs w:val="22"/>
          <w:rPrChange w:id="1211" w:author="Anna Rasburn" w:date="2019-01-28T23:45:00Z">
            <w:rPr>
              <w:color w:val="0070C0"/>
              <w:sz w:val="24"/>
              <w:szCs w:val="24"/>
            </w:rPr>
          </w:rPrChange>
        </w:rPr>
        <w:t xml:space="preserve"> is experimental and allows for the development of skills and </w:t>
      </w:r>
      <w:commentRangeStart w:id="1212"/>
      <w:commentRangeStart w:id="1213"/>
      <w:commentRangeStart w:id="1214"/>
      <w:r w:rsidRPr="00D03914">
        <w:rPr>
          <w:color w:val="0070C0"/>
          <w:szCs w:val="22"/>
          <w:rPrChange w:id="1215" w:author="Anna Rasburn" w:date="2019-01-28T23:45:00Z">
            <w:rPr>
              <w:color w:val="0070C0"/>
              <w:sz w:val="24"/>
              <w:szCs w:val="24"/>
            </w:rPr>
          </w:rPrChange>
        </w:rPr>
        <w:t>knowledge</w:t>
      </w:r>
      <w:commentRangeEnd w:id="1212"/>
      <w:r w:rsidR="008A2AF6" w:rsidRPr="00D03914">
        <w:rPr>
          <w:rStyle w:val="CommentReference"/>
          <w:sz w:val="22"/>
          <w:szCs w:val="22"/>
          <w:rPrChange w:id="1216" w:author="Anna Rasburn" w:date="2019-01-28T23:45:00Z">
            <w:rPr>
              <w:rStyle w:val="CommentReference"/>
            </w:rPr>
          </w:rPrChange>
        </w:rPr>
        <w:commentReference w:id="1212"/>
      </w:r>
      <w:commentRangeEnd w:id="1213"/>
      <w:r w:rsidR="008A2AF6" w:rsidRPr="00D03914">
        <w:rPr>
          <w:rStyle w:val="CommentReference"/>
          <w:sz w:val="22"/>
          <w:szCs w:val="22"/>
          <w:rPrChange w:id="1217" w:author="Anna Rasburn" w:date="2019-01-28T23:45:00Z">
            <w:rPr>
              <w:rStyle w:val="CommentReference"/>
            </w:rPr>
          </w:rPrChange>
        </w:rPr>
        <w:commentReference w:id="1213"/>
      </w:r>
      <w:commentRangeEnd w:id="1214"/>
      <w:r w:rsidR="008A2AF6" w:rsidRPr="00D03914">
        <w:rPr>
          <w:rStyle w:val="CommentReference"/>
          <w:sz w:val="22"/>
          <w:szCs w:val="22"/>
          <w:rPrChange w:id="1218" w:author="Anna Rasburn" w:date="2019-01-28T23:45:00Z">
            <w:rPr>
              <w:rStyle w:val="CommentReference"/>
            </w:rPr>
          </w:rPrChange>
        </w:rPr>
        <w:commentReference w:id="1214"/>
      </w:r>
      <w:r w:rsidRPr="00D03914">
        <w:rPr>
          <w:color w:val="0070C0"/>
          <w:szCs w:val="22"/>
          <w:rPrChange w:id="1219" w:author="Anna Rasburn" w:date="2019-01-28T23:45:00Z">
            <w:rPr>
              <w:color w:val="0070C0"/>
              <w:sz w:val="24"/>
              <w:szCs w:val="24"/>
            </w:rPr>
          </w:rPrChange>
        </w:rPr>
        <w:t xml:space="preserve"> about optimised code and GI techniques that could later be integrated into the JVM and compiler. </w:t>
      </w:r>
    </w:p>
    <w:p w14:paraId="2A62B99D" w14:textId="77777777" w:rsidR="007F4516" w:rsidRPr="00D03914" w:rsidRDefault="007F4516">
      <w:pPr>
        <w:pStyle w:val="BodyText"/>
        <w:ind w:firstLine="0"/>
        <w:jc w:val="both"/>
        <w:rPr>
          <w:color w:val="0070C0"/>
          <w:szCs w:val="22"/>
          <w:rPrChange w:id="1220" w:author="Anna Rasburn" w:date="2019-01-28T23:45:00Z">
            <w:rPr>
              <w:color w:val="0070C0"/>
              <w:sz w:val="24"/>
              <w:szCs w:val="24"/>
            </w:rPr>
          </w:rPrChange>
        </w:rPr>
        <w:pPrChange w:id="1221" w:author="Anna Rasburn" w:date="2019-01-28T23:45:00Z">
          <w:pPr>
            <w:pStyle w:val="BodyText"/>
            <w:spacing w:line="240" w:lineRule="auto"/>
            <w:ind w:firstLine="0"/>
          </w:pPr>
        </w:pPrChange>
      </w:pPr>
    </w:p>
    <w:p w14:paraId="287777AE" w14:textId="460A01B0" w:rsidR="007F4516" w:rsidRPr="00D03914" w:rsidRDefault="00946A62">
      <w:pPr>
        <w:pStyle w:val="BodyText"/>
        <w:ind w:firstLine="0"/>
        <w:jc w:val="both"/>
        <w:rPr>
          <w:color w:val="0070C0"/>
          <w:szCs w:val="22"/>
          <w:rPrChange w:id="1222" w:author="Anna Rasburn" w:date="2019-01-28T23:45:00Z">
            <w:rPr>
              <w:color w:val="0070C0"/>
              <w:sz w:val="24"/>
              <w:szCs w:val="24"/>
            </w:rPr>
          </w:rPrChange>
        </w:rPr>
        <w:pPrChange w:id="1223" w:author="Anna Rasburn" w:date="2019-01-28T23:45:00Z">
          <w:pPr>
            <w:pStyle w:val="BodyText"/>
            <w:spacing w:line="240" w:lineRule="auto"/>
            <w:ind w:firstLine="0"/>
          </w:pPr>
        </w:pPrChange>
      </w:pPr>
      <w:r w:rsidRPr="00D03914">
        <w:rPr>
          <w:color w:val="0070C0"/>
          <w:szCs w:val="22"/>
          <w:rPrChange w:id="1224" w:author="Anna Rasburn" w:date="2019-01-28T23:45:00Z">
            <w:rPr>
              <w:color w:val="0070C0"/>
              <w:sz w:val="24"/>
              <w:szCs w:val="24"/>
            </w:rPr>
          </w:rPrChange>
        </w:rPr>
        <w:lastRenderedPageBreak/>
        <w:t xml:space="preserve">The GIN toolkit is one of the very few tools looking at integrating GI within a Java project. It applies a variety of edits to source code and concludes in the most optimised version of the source code. </w:t>
      </w:r>
      <w:r w:rsidR="007E5B4D" w:rsidRPr="00D03914">
        <w:rPr>
          <w:color w:val="0070C0"/>
          <w:szCs w:val="22"/>
          <w:rPrChange w:id="1225" w:author="Anna Rasburn" w:date="2019-01-28T23:45:00Z">
            <w:rPr>
              <w:color w:val="0070C0"/>
              <w:sz w:val="24"/>
              <w:szCs w:val="24"/>
            </w:rPr>
          </w:rPrChange>
        </w:rPr>
        <w:t>The toolkit create</w:t>
      </w:r>
      <w:r w:rsidR="0033511D" w:rsidRPr="00D03914">
        <w:rPr>
          <w:color w:val="0070C0"/>
          <w:szCs w:val="22"/>
          <w:rPrChange w:id="1226" w:author="Anna Rasburn" w:date="2019-01-28T23:45:00Z">
            <w:rPr>
              <w:color w:val="0070C0"/>
              <w:sz w:val="24"/>
              <w:szCs w:val="24"/>
            </w:rPr>
          </w:rPrChange>
        </w:rPr>
        <w:t>s</w:t>
      </w:r>
      <w:r w:rsidR="007E5B4D" w:rsidRPr="00D03914">
        <w:rPr>
          <w:color w:val="0070C0"/>
          <w:szCs w:val="22"/>
          <w:rPrChange w:id="1227" w:author="Anna Rasburn" w:date="2019-01-28T23:45:00Z">
            <w:rPr>
              <w:color w:val="0070C0"/>
              <w:sz w:val="24"/>
              <w:szCs w:val="24"/>
            </w:rPr>
          </w:rPrChange>
        </w:rPr>
        <w:t xml:space="preserve"> optimised source code with</w:t>
      </w:r>
      <w:r w:rsidR="00B42F59" w:rsidRPr="00D03914">
        <w:rPr>
          <w:color w:val="0070C0"/>
          <w:szCs w:val="22"/>
          <w:rPrChange w:id="1228" w:author="Anna Rasburn" w:date="2019-01-28T23:45:00Z">
            <w:rPr>
              <w:color w:val="0070C0"/>
              <w:sz w:val="24"/>
              <w:szCs w:val="24"/>
            </w:rPr>
          </w:rPrChange>
        </w:rPr>
        <w:t xml:space="preserve"> shorter execution time</w:t>
      </w:r>
      <w:r w:rsidR="0033511D" w:rsidRPr="00D03914">
        <w:rPr>
          <w:color w:val="0070C0"/>
          <w:szCs w:val="22"/>
          <w:rPrChange w:id="1229" w:author="Anna Rasburn" w:date="2019-01-28T23:45:00Z">
            <w:rPr>
              <w:color w:val="0070C0"/>
              <w:sz w:val="24"/>
              <w:szCs w:val="24"/>
            </w:rPr>
          </w:rPrChange>
        </w:rPr>
        <w:t>. I</w:t>
      </w:r>
      <w:r w:rsidR="00B42F59" w:rsidRPr="00D03914">
        <w:rPr>
          <w:color w:val="0070C0"/>
          <w:szCs w:val="22"/>
          <w:rPrChange w:id="1230" w:author="Anna Rasburn" w:date="2019-01-28T23:45:00Z">
            <w:rPr>
              <w:color w:val="0070C0"/>
              <w:sz w:val="24"/>
              <w:szCs w:val="24"/>
            </w:rPr>
          </w:rPrChange>
        </w:rPr>
        <w:t xml:space="preserve">ts use of edits </w:t>
      </w:r>
      <w:r w:rsidR="00304C5F" w:rsidRPr="00D03914">
        <w:rPr>
          <w:color w:val="0070C0"/>
          <w:szCs w:val="22"/>
          <w:rPrChange w:id="1231" w:author="Anna Rasburn" w:date="2019-01-28T23:45:00Z">
            <w:rPr>
              <w:color w:val="0070C0"/>
              <w:sz w:val="24"/>
              <w:szCs w:val="24"/>
            </w:rPr>
          </w:rPrChange>
        </w:rPr>
        <w:t xml:space="preserve">may </w:t>
      </w:r>
      <w:r w:rsidR="00B42F59" w:rsidRPr="00D03914">
        <w:rPr>
          <w:color w:val="0070C0"/>
          <w:szCs w:val="22"/>
          <w:rPrChange w:id="1232" w:author="Anna Rasburn" w:date="2019-01-28T23:45:00Z">
            <w:rPr>
              <w:color w:val="0070C0"/>
              <w:sz w:val="24"/>
              <w:szCs w:val="24"/>
            </w:rPr>
          </w:rPrChange>
        </w:rPr>
        <w:t xml:space="preserve">seem </w:t>
      </w:r>
      <w:r w:rsidR="00304C5F" w:rsidRPr="00D03914">
        <w:rPr>
          <w:color w:val="0070C0"/>
          <w:szCs w:val="22"/>
          <w:rPrChange w:id="1233" w:author="Anna Rasburn" w:date="2019-01-28T23:45:00Z">
            <w:rPr>
              <w:color w:val="0070C0"/>
              <w:sz w:val="24"/>
              <w:szCs w:val="24"/>
            </w:rPr>
          </w:rPrChange>
        </w:rPr>
        <w:t>to be</w:t>
      </w:r>
      <w:r w:rsidR="00B42F59" w:rsidRPr="00D03914">
        <w:rPr>
          <w:color w:val="0070C0"/>
          <w:szCs w:val="22"/>
          <w:rPrChange w:id="1234" w:author="Anna Rasburn" w:date="2019-01-28T23:45:00Z">
            <w:rPr>
              <w:color w:val="0070C0"/>
              <w:sz w:val="24"/>
              <w:szCs w:val="24"/>
            </w:rPr>
          </w:rPrChange>
        </w:rPr>
        <w:t xml:space="preserve"> ‘small changes' to the developer </w:t>
      </w:r>
      <w:r w:rsidR="00322831" w:rsidRPr="00D03914">
        <w:rPr>
          <w:color w:val="0070C0"/>
          <w:szCs w:val="22"/>
          <w:rPrChange w:id="1235" w:author="Anna Rasburn" w:date="2019-01-28T23:45:00Z">
            <w:rPr>
              <w:color w:val="0070C0"/>
              <w:sz w:val="24"/>
              <w:szCs w:val="24"/>
            </w:rPr>
          </w:rPrChange>
        </w:rPr>
        <w:t xml:space="preserve">but </w:t>
      </w:r>
      <w:r w:rsidR="00B42F59" w:rsidRPr="00D03914">
        <w:rPr>
          <w:color w:val="0070C0"/>
          <w:szCs w:val="22"/>
          <w:rPrChange w:id="1236" w:author="Anna Rasburn" w:date="2019-01-28T23:45:00Z">
            <w:rPr>
              <w:color w:val="0070C0"/>
              <w:sz w:val="24"/>
              <w:szCs w:val="24"/>
            </w:rPr>
          </w:rPrChange>
        </w:rPr>
        <w:t>are show</w:t>
      </w:r>
      <w:r w:rsidR="00322831" w:rsidRPr="00D03914">
        <w:rPr>
          <w:color w:val="0070C0"/>
          <w:szCs w:val="22"/>
          <w:rPrChange w:id="1237" w:author="Anna Rasburn" w:date="2019-01-28T23:45:00Z">
            <w:rPr>
              <w:color w:val="0070C0"/>
              <w:sz w:val="24"/>
              <w:szCs w:val="24"/>
            </w:rPr>
          </w:rPrChange>
        </w:rPr>
        <w:t>n</w:t>
      </w:r>
      <w:r w:rsidR="00B42F59" w:rsidRPr="00D03914">
        <w:rPr>
          <w:color w:val="0070C0"/>
          <w:szCs w:val="22"/>
          <w:rPrChange w:id="1238" w:author="Anna Rasburn" w:date="2019-01-28T23:45:00Z">
            <w:rPr>
              <w:color w:val="0070C0"/>
              <w:sz w:val="24"/>
              <w:szCs w:val="24"/>
            </w:rPr>
          </w:rPrChange>
        </w:rPr>
        <w:t xml:space="preserve"> to have a large impact on execution time</w:t>
      </w:r>
      <w:r w:rsidR="00322831" w:rsidRPr="00D03914">
        <w:rPr>
          <w:color w:val="0070C0"/>
          <w:szCs w:val="22"/>
          <w:rPrChange w:id="1239" w:author="Anna Rasburn" w:date="2019-01-28T23:45:00Z">
            <w:rPr>
              <w:color w:val="0070C0"/>
              <w:sz w:val="24"/>
              <w:szCs w:val="24"/>
            </w:rPr>
          </w:rPrChange>
        </w:rPr>
        <w:t xml:space="preserve"> and optimisation</w:t>
      </w:r>
      <w:r w:rsidR="00B42F59" w:rsidRPr="00D03914">
        <w:rPr>
          <w:color w:val="0070C0"/>
          <w:szCs w:val="22"/>
          <w:rPrChange w:id="1240" w:author="Anna Rasburn" w:date="2019-01-28T23:45:00Z">
            <w:rPr>
              <w:color w:val="0070C0"/>
              <w:sz w:val="24"/>
              <w:szCs w:val="24"/>
            </w:rPr>
          </w:rPrChange>
        </w:rPr>
        <w:t xml:space="preserve">. </w:t>
      </w:r>
    </w:p>
    <w:p w14:paraId="0A37182B" w14:textId="77777777" w:rsidR="00607219" w:rsidRPr="00D03914" w:rsidRDefault="00607219">
      <w:pPr>
        <w:pStyle w:val="BodyText"/>
        <w:ind w:firstLine="0"/>
        <w:jc w:val="both"/>
        <w:rPr>
          <w:color w:val="0070C0"/>
          <w:szCs w:val="22"/>
          <w:rPrChange w:id="1241" w:author="Anna Rasburn" w:date="2019-01-28T23:45:00Z">
            <w:rPr>
              <w:color w:val="0070C0"/>
              <w:sz w:val="24"/>
              <w:szCs w:val="24"/>
            </w:rPr>
          </w:rPrChange>
        </w:rPr>
        <w:pPrChange w:id="1242" w:author="Anna Rasburn" w:date="2019-01-28T23:45:00Z">
          <w:pPr>
            <w:pStyle w:val="BodyText"/>
            <w:spacing w:line="240" w:lineRule="auto"/>
            <w:ind w:firstLine="0"/>
          </w:pPr>
        </w:pPrChange>
      </w:pPr>
    </w:p>
    <w:p w14:paraId="7EA6E7CF" w14:textId="10B84057" w:rsidR="00800A49" w:rsidRPr="00D03914" w:rsidRDefault="00946A62">
      <w:pPr>
        <w:pStyle w:val="BodyText"/>
        <w:ind w:firstLine="0"/>
        <w:jc w:val="both"/>
        <w:rPr>
          <w:color w:val="0070C0"/>
          <w:szCs w:val="22"/>
          <w:rPrChange w:id="1243" w:author="Anna Rasburn" w:date="2019-01-28T23:45:00Z">
            <w:rPr>
              <w:color w:val="0070C0"/>
              <w:sz w:val="24"/>
              <w:szCs w:val="24"/>
            </w:rPr>
          </w:rPrChange>
        </w:rPr>
        <w:pPrChange w:id="1244" w:author="Anna Rasburn" w:date="2019-01-28T23:45:00Z">
          <w:pPr>
            <w:pStyle w:val="BodyText"/>
            <w:spacing w:line="240" w:lineRule="auto"/>
            <w:ind w:firstLine="0"/>
          </w:pPr>
        </w:pPrChange>
      </w:pPr>
      <w:r w:rsidRPr="00D03914">
        <w:rPr>
          <w:color w:val="0070C0"/>
          <w:szCs w:val="22"/>
          <w:rPrChange w:id="1245" w:author="Anna Rasburn" w:date="2019-01-28T23:45:00Z">
            <w:rPr>
              <w:color w:val="0070C0"/>
              <w:sz w:val="24"/>
              <w:szCs w:val="24"/>
            </w:rPr>
          </w:rPrChange>
        </w:rPr>
        <w:t>The GIN toolkit use</w:t>
      </w:r>
      <w:r w:rsidR="00B90467" w:rsidRPr="00D03914">
        <w:rPr>
          <w:color w:val="0070C0"/>
          <w:szCs w:val="22"/>
          <w:rPrChange w:id="1246" w:author="Anna Rasburn" w:date="2019-01-28T23:45:00Z">
            <w:rPr>
              <w:color w:val="0070C0"/>
              <w:sz w:val="24"/>
              <w:szCs w:val="24"/>
            </w:rPr>
          </w:rPrChange>
        </w:rPr>
        <w:t>s a local search to make decisions on how to apply edits to the source code. The use of a local search a</w:t>
      </w:r>
      <w:r w:rsidR="0028023E" w:rsidRPr="00D03914">
        <w:rPr>
          <w:color w:val="0070C0"/>
          <w:szCs w:val="22"/>
          <w:rPrChange w:id="1247" w:author="Anna Rasburn" w:date="2019-01-28T23:45:00Z">
            <w:rPr>
              <w:color w:val="0070C0"/>
              <w:sz w:val="24"/>
              <w:szCs w:val="24"/>
            </w:rPr>
          </w:rPrChange>
        </w:rPr>
        <w:t>ffords</w:t>
      </w:r>
      <w:r w:rsidR="00B90467" w:rsidRPr="00D03914">
        <w:rPr>
          <w:color w:val="0070C0"/>
          <w:szCs w:val="22"/>
          <w:rPrChange w:id="1248" w:author="Anna Rasburn" w:date="2019-01-28T23:45:00Z">
            <w:rPr>
              <w:color w:val="0070C0"/>
              <w:sz w:val="24"/>
              <w:szCs w:val="24"/>
            </w:rPr>
          </w:rPrChange>
        </w:rPr>
        <w:t xml:space="preserve"> the ability to find reasonable solutions in continuous state space</w:t>
      </w:r>
      <w:r w:rsidR="0028023E" w:rsidRPr="00D03914">
        <w:rPr>
          <w:color w:val="0070C0"/>
          <w:szCs w:val="22"/>
          <w:rPrChange w:id="1249" w:author="Anna Rasburn" w:date="2019-01-28T23:45:00Z">
            <w:rPr>
              <w:color w:val="0070C0"/>
              <w:sz w:val="24"/>
              <w:szCs w:val="24"/>
            </w:rPr>
          </w:rPrChange>
        </w:rPr>
        <w:t xml:space="preserve">. In </w:t>
      </w:r>
      <w:r w:rsidR="00B90467" w:rsidRPr="00D03914">
        <w:rPr>
          <w:color w:val="0070C0"/>
          <w:szCs w:val="22"/>
          <w:rPrChange w:id="1250" w:author="Anna Rasburn" w:date="2019-01-28T23:45:00Z">
            <w:rPr>
              <w:color w:val="0070C0"/>
              <w:sz w:val="24"/>
              <w:szCs w:val="24"/>
            </w:rPr>
          </w:rPrChange>
        </w:rPr>
        <w:t>the gin example, there are many neighbouring solutions made quickly that lead to an optimised version of the</w:t>
      </w:r>
      <w:commentRangeStart w:id="1251"/>
      <w:commentRangeEnd w:id="1251"/>
      <w:r w:rsidR="003F78B0" w:rsidRPr="00D03914">
        <w:rPr>
          <w:rStyle w:val="CommentReference"/>
          <w:sz w:val="22"/>
          <w:szCs w:val="22"/>
          <w:rPrChange w:id="1252" w:author="Anna Rasburn" w:date="2019-01-28T23:45:00Z">
            <w:rPr>
              <w:rStyle w:val="CommentReference"/>
            </w:rPr>
          </w:rPrChange>
        </w:rPr>
        <w:commentReference w:id="1251"/>
      </w:r>
      <w:r w:rsidR="00B90467" w:rsidRPr="00D03914">
        <w:rPr>
          <w:color w:val="0070C0"/>
          <w:szCs w:val="22"/>
          <w:rPrChange w:id="1253" w:author="Anna Rasburn" w:date="2019-01-28T23:45:00Z">
            <w:rPr>
              <w:color w:val="0070C0"/>
              <w:sz w:val="24"/>
              <w:szCs w:val="24"/>
            </w:rPr>
          </w:rPrChange>
        </w:rPr>
        <w:t xml:space="preserve"> example source code</w:t>
      </w:r>
      <w:r w:rsidR="00A728E0" w:rsidRPr="00D03914">
        <w:rPr>
          <w:color w:val="0070C0"/>
          <w:szCs w:val="22"/>
          <w:rPrChange w:id="1254" w:author="Anna Rasburn" w:date="2019-01-28T23:45:00Z">
            <w:rPr>
              <w:color w:val="0070C0"/>
              <w:sz w:val="24"/>
              <w:szCs w:val="24"/>
            </w:rPr>
          </w:rPrChange>
        </w:rPr>
        <w:t xml:space="preserve"> “Triangle”</w:t>
      </w:r>
      <w:r w:rsidR="00B90467" w:rsidRPr="00D03914">
        <w:rPr>
          <w:color w:val="0070C0"/>
          <w:szCs w:val="22"/>
          <w:rPrChange w:id="1255" w:author="Anna Rasburn" w:date="2019-01-28T23:45:00Z">
            <w:rPr>
              <w:color w:val="0070C0"/>
              <w:sz w:val="24"/>
              <w:szCs w:val="24"/>
            </w:rPr>
          </w:rPrChange>
        </w:rPr>
        <w:t>.</w:t>
      </w:r>
      <w:r w:rsidR="007B052B" w:rsidRPr="00D03914">
        <w:rPr>
          <w:color w:val="0070C0"/>
          <w:szCs w:val="22"/>
          <w:rPrChange w:id="1256" w:author="Anna Rasburn" w:date="2019-01-28T23:45:00Z">
            <w:rPr>
              <w:color w:val="0070C0"/>
              <w:sz w:val="24"/>
              <w:szCs w:val="24"/>
            </w:rPr>
          </w:rPrChange>
        </w:rPr>
        <w:t xml:space="preserve"> Figure </w:t>
      </w:r>
      <w:r w:rsidR="0055603C" w:rsidRPr="00D03914">
        <w:rPr>
          <w:color w:val="0070C0"/>
          <w:szCs w:val="22"/>
          <w:rPrChange w:id="1257" w:author="Anna Rasburn" w:date="2019-01-28T23:45:00Z">
            <w:rPr>
              <w:color w:val="0070C0"/>
              <w:sz w:val="24"/>
              <w:szCs w:val="24"/>
            </w:rPr>
          </w:rPrChange>
        </w:rPr>
        <w:t>4</w:t>
      </w:r>
      <w:r w:rsidR="007B052B" w:rsidRPr="00D03914">
        <w:rPr>
          <w:color w:val="0070C0"/>
          <w:szCs w:val="22"/>
          <w:rPrChange w:id="1258" w:author="Anna Rasburn" w:date="2019-01-28T23:45:00Z">
            <w:rPr>
              <w:color w:val="0070C0"/>
              <w:sz w:val="24"/>
              <w:szCs w:val="24"/>
            </w:rPr>
          </w:rPrChange>
        </w:rPr>
        <w:t xml:space="preserve"> presents a UML diagram of </w:t>
      </w:r>
      <w:r w:rsidR="003B212D" w:rsidRPr="00D03914">
        <w:rPr>
          <w:color w:val="0070C0"/>
          <w:szCs w:val="22"/>
          <w:rPrChange w:id="1259" w:author="Anna Rasburn" w:date="2019-01-28T23:45:00Z">
            <w:rPr>
              <w:color w:val="0070C0"/>
              <w:sz w:val="24"/>
              <w:szCs w:val="24"/>
            </w:rPr>
          </w:rPrChange>
        </w:rPr>
        <w:t>the different class that make</w:t>
      </w:r>
      <w:r w:rsidR="007B052B" w:rsidRPr="00D03914">
        <w:rPr>
          <w:color w:val="0070C0"/>
          <w:szCs w:val="22"/>
          <w:rPrChange w:id="1260" w:author="Anna Rasburn" w:date="2019-01-28T23:45:00Z">
            <w:rPr>
              <w:color w:val="0070C0"/>
              <w:sz w:val="24"/>
              <w:szCs w:val="24"/>
            </w:rPr>
          </w:rPrChange>
        </w:rPr>
        <w:t xml:space="preserve"> </w:t>
      </w:r>
      <w:r w:rsidR="005D1CAA" w:rsidRPr="00D03914">
        <w:rPr>
          <w:color w:val="0070C0"/>
          <w:szCs w:val="22"/>
          <w:rPrChange w:id="1261" w:author="Anna Rasburn" w:date="2019-01-28T23:45:00Z">
            <w:rPr>
              <w:color w:val="0070C0"/>
              <w:sz w:val="24"/>
              <w:szCs w:val="24"/>
            </w:rPr>
          </w:rPrChange>
        </w:rPr>
        <w:t xml:space="preserve">GIN </w:t>
      </w:r>
      <w:r w:rsidR="007B052B" w:rsidRPr="00D03914">
        <w:rPr>
          <w:color w:val="0070C0"/>
          <w:szCs w:val="22"/>
          <w:rPrChange w:id="1262" w:author="Anna Rasburn" w:date="2019-01-28T23:45:00Z">
            <w:rPr>
              <w:color w:val="0070C0"/>
              <w:sz w:val="24"/>
              <w:szCs w:val="24"/>
            </w:rPr>
          </w:rPrChange>
        </w:rPr>
        <w:t>work</w:t>
      </w:r>
      <w:r w:rsidR="003B212D" w:rsidRPr="00D03914">
        <w:rPr>
          <w:color w:val="0070C0"/>
          <w:szCs w:val="22"/>
          <w:rPrChange w:id="1263" w:author="Anna Rasburn" w:date="2019-01-28T23:45:00Z">
            <w:rPr>
              <w:color w:val="0070C0"/>
              <w:sz w:val="24"/>
              <w:szCs w:val="24"/>
            </w:rPr>
          </w:rPrChange>
        </w:rPr>
        <w:t xml:space="preserve"> </w:t>
      </w:r>
      <w:r w:rsidR="005D1CAA" w:rsidRPr="00D03914">
        <w:rPr>
          <w:color w:val="0070C0"/>
          <w:szCs w:val="22"/>
          <w:rPrChange w:id="1264" w:author="Anna Rasburn" w:date="2019-01-28T23:45:00Z">
            <w:rPr>
              <w:color w:val="0070C0"/>
              <w:sz w:val="24"/>
              <w:szCs w:val="24"/>
            </w:rPr>
          </w:rPrChange>
        </w:rPr>
        <w:t xml:space="preserve">where </w:t>
      </w:r>
      <w:r w:rsidR="003B212D" w:rsidRPr="00D03914">
        <w:rPr>
          <w:color w:val="0070C0"/>
          <w:szCs w:val="22"/>
          <w:rPrChange w:id="1265" w:author="Anna Rasburn" w:date="2019-01-28T23:45:00Z">
            <w:rPr>
              <w:color w:val="0070C0"/>
              <w:sz w:val="24"/>
              <w:szCs w:val="24"/>
            </w:rPr>
          </w:rPrChange>
        </w:rPr>
        <w:t>a key component is the Local Search Class.</w:t>
      </w:r>
      <w:r w:rsidR="007B052B" w:rsidRPr="00D03914">
        <w:rPr>
          <w:color w:val="0070C0"/>
          <w:szCs w:val="22"/>
          <w:rPrChange w:id="1266" w:author="Anna Rasburn" w:date="2019-01-28T23:45:00Z">
            <w:rPr>
              <w:color w:val="0070C0"/>
              <w:sz w:val="24"/>
              <w:szCs w:val="24"/>
            </w:rPr>
          </w:rPrChange>
        </w:rPr>
        <w:t xml:space="preserve"> </w:t>
      </w:r>
      <w:r w:rsidR="003B212D" w:rsidRPr="00D03914">
        <w:rPr>
          <w:color w:val="0070C0"/>
          <w:szCs w:val="22"/>
          <w:rPrChange w:id="1267" w:author="Anna Rasburn" w:date="2019-01-28T23:45:00Z">
            <w:rPr>
              <w:color w:val="0070C0"/>
              <w:sz w:val="24"/>
              <w:szCs w:val="24"/>
            </w:rPr>
          </w:rPrChange>
        </w:rPr>
        <w:t>T</w:t>
      </w:r>
      <w:r w:rsidR="007B052B" w:rsidRPr="00D03914">
        <w:rPr>
          <w:color w:val="0070C0"/>
          <w:szCs w:val="22"/>
          <w:rPrChange w:id="1268" w:author="Anna Rasburn" w:date="2019-01-28T23:45:00Z">
            <w:rPr>
              <w:color w:val="0070C0"/>
              <w:sz w:val="24"/>
              <w:szCs w:val="24"/>
            </w:rPr>
          </w:rPrChange>
        </w:rPr>
        <w:t xml:space="preserve">he Local </w:t>
      </w:r>
      <w:commentRangeStart w:id="1269"/>
      <w:r w:rsidR="007B052B" w:rsidRPr="00D03914">
        <w:rPr>
          <w:color w:val="0070C0"/>
          <w:szCs w:val="22"/>
          <w:rPrChange w:id="1270" w:author="Anna Rasburn" w:date="2019-01-28T23:45:00Z">
            <w:rPr>
              <w:color w:val="0070C0"/>
              <w:sz w:val="24"/>
              <w:szCs w:val="24"/>
            </w:rPr>
          </w:rPrChange>
        </w:rPr>
        <w:t>Search</w:t>
      </w:r>
      <w:commentRangeEnd w:id="1269"/>
      <w:r w:rsidR="005D1CAA" w:rsidRPr="00D03914">
        <w:rPr>
          <w:rStyle w:val="CommentReference"/>
          <w:sz w:val="22"/>
          <w:szCs w:val="22"/>
          <w:rPrChange w:id="1271" w:author="Anna Rasburn" w:date="2019-01-28T23:45:00Z">
            <w:rPr>
              <w:rStyle w:val="CommentReference"/>
            </w:rPr>
          </w:rPrChange>
        </w:rPr>
        <w:commentReference w:id="1269"/>
      </w:r>
      <w:r w:rsidR="007B052B" w:rsidRPr="00D03914">
        <w:rPr>
          <w:color w:val="0070C0"/>
          <w:szCs w:val="22"/>
          <w:rPrChange w:id="1272" w:author="Anna Rasburn" w:date="2019-01-28T23:45:00Z">
            <w:rPr>
              <w:color w:val="0070C0"/>
              <w:sz w:val="24"/>
              <w:szCs w:val="24"/>
            </w:rPr>
          </w:rPrChange>
        </w:rPr>
        <w:t xml:space="preserve"> class is used to evaluate the tests and to optimise the program</w:t>
      </w:r>
      <w:r w:rsidR="005D1CAA" w:rsidRPr="00D03914">
        <w:rPr>
          <w:color w:val="0070C0"/>
          <w:szCs w:val="22"/>
          <w:rPrChange w:id="1273" w:author="Anna Rasburn" w:date="2019-01-28T23:45:00Z">
            <w:rPr>
              <w:color w:val="0070C0"/>
              <w:sz w:val="24"/>
              <w:szCs w:val="24"/>
            </w:rPr>
          </w:rPrChange>
        </w:rPr>
        <w:t xml:space="preserve"> </w:t>
      </w:r>
      <w:r w:rsidR="003B212D" w:rsidRPr="00D03914">
        <w:rPr>
          <w:color w:val="0070C0"/>
          <w:szCs w:val="22"/>
          <w:rPrChange w:id="1274" w:author="Anna Rasburn" w:date="2019-01-28T23:45:00Z">
            <w:rPr>
              <w:color w:val="0070C0"/>
              <w:sz w:val="24"/>
              <w:szCs w:val="24"/>
            </w:rPr>
          </w:rPrChange>
        </w:rPr>
        <w:t>within the maximum number of maxEvals.</w:t>
      </w:r>
      <w:r w:rsidR="007B052B" w:rsidRPr="00D03914">
        <w:rPr>
          <w:color w:val="0070C0"/>
          <w:szCs w:val="22"/>
          <w:rPrChange w:id="1275" w:author="Anna Rasburn" w:date="2019-01-28T23:45:00Z">
            <w:rPr>
              <w:color w:val="0070C0"/>
              <w:sz w:val="24"/>
              <w:szCs w:val="24"/>
            </w:rPr>
          </w:rPrChange>
        </w:rPr>
        <w:t xml:space="preserve"> </w:t>
      </w:r>
    </w:p>
    <w:p w14:paraId="6417E742" w14:textId="77777777" w:rsidR="007F4516" w:rsidRPr="00D03914" w:rsidRDefault="007F4516">
      <w:pPr>
        <w:pStyle w:val="BodyText"/>
        <w:ind w:firstLine="0"/>
        <w:jc w:val="both"/>
        <w:rPr>
          <w:color w:val="0070C0"/>
          <w:szCs w:val="22"/>
          <w:rPrChange w:id="1276" w:author="Anna Rasburn" w:date="2019-01-28T23:45:00Z">
            <w:rPr>
              <w:color w:val="0070C0"/>
              <w:sz w:val="24"/>
              <w:szCs w:val="24"/>
            </w:rPr>
          </w:rPrChange>
        </w:rPr>
        <w:pPrChange w:id="1277" w:author="Anna Rasburn" w:date="2019-01-28T23:45:00Z">
          <w:pPr>
            <w:pStyle w:val="BodyText"/>
            <w:spacing w:line="240" w:lineRule="auto"/>
            <w:ind w:firstLine="0"/>
          </w:pPr>
        </w:pPrChange>
      </w:pPr>
    </w:p>
    <w:p w14:paraId="040FC0F2" w14:textId="12B3077F" w:rsidR="00607219" w:rsidRPr="00D03914" w:rsidRDefault="00946A62">
      <w:pPr>
        <w:pStyle w:val="BodyText"/>
        <w:ind w:firstLine="0"/>
        <w:jc w:val="both"/>
        <w:rPr>
          <w:color w:val="0070C0"/>
          <w:szCs w:val="22"/>
          <w:rPrChange w:id="1278" w:author="Anna Rasburn" w:date="2019-01-28T23:45:00Z">
            <w:rPr>
              <w:color w:val="0070C0"/>
              <w:sz w:val="24"/>
              <w:szCs w:val="24"/>
            </w:rPr>
          </w:rPrChange>
        </w:rPr>
        <w:pPrChange w:id="1279" w:author="Anna Rasburn" w:date="2019-01-28T23:45:00Z">
          <w:pPr>
            <w:pStyle w:val="BodyText"/>
            <w:spacing w:line="240" w:lineRule="auto"/>
            <w:ind w:firstLine="0"/>
          </w:pPr>
        </w:pPrChange>
      </w:pPr>
      <w:r w:rsidRPr="00D03914">
        <w:rPr>
          <w:color w:val="0070C0"/>
          <w:szCs w:val="22"/>
          <w:rPrChange w:id="1280" w:author="Anna Rasburn" w:date="2019-01-28T23:45:00Z">
            <w:rPr>
              <w:color w:val="0070C0"/>
              <w:sz w:val="24"/>
              <w:szCs w:val="24"/>
            </w:rPr>
          </w:rPrChange>
        </w:rPr>
        <w:t xml:space="preserve">The fittest function of the GIN toolkit is based on whether the Junit tests are successful as </w:t>
      </w:r>
      <w:r w:rsidR="005D7620" w:rsidRPr="00D03914">
        <w:rPr>
          <w:color w:val="0070C0"/>
          <w:szCs w:val="22"/>
          <w:rPrChange w:id="1281" w:author="Anna Rasburn" w:date="2019-01-28T23:45:00Z">
            <w:rPr>
              <w:color w:val="0070C0"/>
              <w:sz w:val="24"/>
              <w:szCs w:val="24"/>
            </w:rPr>
          </w:rPrChange>
        </w:rPr>
        <w:t xml:space="preserve">it is </w:t>
      </w:r>
      <w:r w:rsidR="0063520A" w:rsidRPr="00D03914">
        <w:rPr>
          <w:color w:val="0070C0"/>
          <w:szCs w:val="22"/>
          <w:rPrChange w:id="1282" w:author="Anna Rasburn" w:date="2019-01-28T23:45:00Z">
            <w:rPr>
              <w:color w:val="0070C0"/>
              <w:sz w:val="24"/>
              <w:szCs w:val="24"/>
            </w:rPr>
          </w:rPrChange>
        </w:rPr>
        <w:t xml:space="preserve">a crucial criterion that </w:t>
      </w:r>
      <w:r w:rsidR="005D7620" w:rsidRPr="00D03914">
        <w:rPr>
          <w:color w:val="0070C0"/>
          <w:szCs w:val="22"/>
          <w:rPrChange w:id="1283" w:author="Anna Rasburn" w:date="2019-01-28T23:45:00Z">
            <w:rPr>
              <w:color w:val="0070C0"/>
              <w:sz w:val="24"/>
              <w:szCs w:val="24"/>
            </w:rPr>
          </w:rPrChange>
        </w:rPr>
        <w:t xml:space="preserve">the edited source code must have the same purpose as the original source code </w:t>
      </w:r>
      <w:r w:rsidR="003F78B0" w:rsidRPr="00D03914">
        <w:rPr>
          <w:color w:val="0070C0"/>
          <w:szCs w:val="22"/>
          <w:rPrChange w:id="1284" w:author="Anna Rasburn" w:date="2019-01-28T23:45:00Z">
            <w:rPr>
              <w:color w:val="0070C0"/>
              <w:sz w:val="24"/>
              <w:szCs w:val="24"/>
            </w:rPr>
          </w:rPrChange>
        </w:rPr>
        <w:t xml:space="preserve">so that </w:t>
      </w:r>
      <w:r w:rsidR="005D7620" w:rsidRPr="00D03914">
        <w:rPr>
          <w:color w:val="0070C0"/>
          <w:szCs w:val="22"/>
          <w:rPrChange w:id="1285" w:author="Anna Rasburn" w:date="2019-01-28T23:45:00Z">
            <w:rPr>
              <w:color w:val="0070C0"/>
              <w:sz w:val="24"/>
              <w:szCs w:val="24"/>
            </w:rPr>
          </w:rPrChange>
        </w:rPr>
        <w:t xml:space="preserve">the unit tests are still </w:t>
      </w:r>
      <w:commentRangeStart w:id="1286"/>
      <w:r w:rsidR="005D7620" w:rsidRPr="00D03914">
        <w:rPr>
          <w:color w:val="0070C0"/>
          <w:szCs w:val="22"/>
          <w:rPrChange w:id="1287" w:author="Anna Rasburn" w:date="2019-01-28T23:45:00Z">
            <w:rPr>
              <w:color w:val="0070C0"/>
              <w:sz w:val="24"/>
              <w:szCs w:val="24"/>
            </w:rPr>
          </w:rPrChange>
        </w:rPr>
        <w:t>passed</w:t>
      </w:r>
      <w:commentRangeEnd w:id="1286"/>
      <w:r w:rsidR="0063520A" w:rsidRPr="00D03914">
        <w:rPr>
          <w:rStyle w:val="CommentReference"/>
          <w:sz w:val="22"/>
          <w:szCs w:val="22"/>
          <w:rPrChange w:id="1288" w:author="Anna Rasburn" w:date="2019-01-28T23:45:00Z">
            <w:rPr>
              <w:rStyle w:val="CommentReference"/>
            </w:rPr>
          </w:rPrChange>
        </w:rPr>
        <w:commentReference w:id="1286"/>
      </w:r>
      <w:r w:rsidR="005D7620" w:rsidRPr="00D03914">
        <w:rPr>
          <w:color w:val="0070C0"/>
          <w:szCs w:val="22"/>
          <w:rPrChange w:id="1289" w:author="Anna Rasburn" w:date="2019-01-28T23:45:00Z">
            <w:rPr>
              <w:color w:val="0070C0"/>
              <w:sz w:val="24"/>
              <w:szCs w:val="24"/>
            </w:rPr>
          </w:rPrChange>
        </w:rPr>
        <w:t xml:space="preserve">. However, this fittest function implies that the developer has created well-written unit tests and source code. </w:t>
      </w:r>
      <w:del w:id="1290" w:author="Anna Rasburn [2]" w:date="2019-01-24T14:33:00Z">
        <w:r w:rsidR="005D7620" w:rsidRPr="00D03914" w:rsidDel="003658EF">
          <w:rPr>
            <w:color w:val="0070C0"/>
            <w:szCs w:val="22"/>
            <w:rPrChange w:id="1291" w:author="Anna Rasburn" w:date="2019-01-28T23:45:00Z">
              <w:rPr>
                <w:color w:val="0070C0"/>
                <w:sz w:val="24"/>
                <w:szCs w:val="24"/>
              </w:rPr>
            </w:rPrChange>
          </w:rPr>
          <w:delText>Therefore</w:delText>
        </w:r>
      </w:del>
      <w:ins w:id="1292" w:author="Anna Rasburn [2]" w:date="2019-01-24T14:33:00Z">
        <w:r w:rsidR="003658EF" w:rsidRPr="00D03914">
          <w:rPr>
            <w:color w:val="0070C0"/>
            <w:szCs w:val="22"/>
            <w:rPrChange w:id="1293" w:author="Anna Rasburn" w:date="2019-01-28T23:45:00Z">
              <w:rPr>
                <w:color w:val="0070C0"/>
                <w:sz w:val="24"/>
                <w:szCs w:val="24"/>
              </w:rPr>
            </w:rPrChange>
          </w:rPr>
          <w:t>Therefore,</w:t>
        </w:r>
      </w:ins>
      <w:r w:rsidR="005D7620" w:rsidRPr="00D03914">
        <w:rPr>
          <w:color w:val="0070C0"/>
          <w:szCs w:val="22"/>
          <w:rPrChange w:id="1294" w:author="Anna Rasburn" w:date="2019-01-28T23:45:00Z">
            <w:rPr>
              <w:color w:val="0070C0"/>
              <w:sz w:val="24"/>
              <w:szCs w:val="24"/>
            </w:rPr>
          </w:rPrChange>
        </w:rPr>
        <w:t xml:space="preserve"> finding an optimised version depends largely on the developers' initial code.</w:t>
      </w:r>
    </w:p>
    <w:p w14:paraId="6B69C1F4" w14:textId="77777777" w:rsidR="007B052B" w:rsidRPr="00D03914" w:rsidRDefault="007B052B">
      <w:pPr>
        <w:pStyle w:val="BodyText"/>
        <w:ind w:firstLine="0"/>
        <w:jc w:val="both"/>
        <w:rPr>
          <w:color w:val="0070C0"/>
          <w:szCs w:val="22"/>
          <w:rPrChange w:id="1295" w:author="Anna Rasburn" w:date="2019-01-28T23:45:00Z">
            <w:rPr>
              <w:color w:val="0070C0"/>
              <w:sz w:val="24"/>
              <w:szCs w:val="24"/>
            </w:rPr>
          </w:rPrChange>
        </w:rPr>
        <w:pPrChange w:id="1296" w:author="Anna Rasburn" w:date="2019-01-28T23:45:00Z">
          <w:pPr>
            <w:pStyle w:val="BodyText"/>
            <w:spacing w:line="240" w:lineRule="auto"/>
            <w:ind w:firstLine="0"/>
          </w:pPr>
        </w:pPrChange>
      </w:pPr>
    </w:p>
    <w:p w14:paraId="534296C4" w14:textId="09CFB919" w:rsidR="007B052B" w:rsidRPr="00D03914" w:rsidRDefault="00946A62">
      <w:pPr>
        <w:pStyle w:val="BodyText"/>
        <w:ind w:firstLine="0"/>
        <w:jc w:val="both"/>
        <w:rPr>
          <w:color w:val="0070C0"/>
          <w:szCs w:val="22"/>
          <w:rPrChange w:id="1297" w:author="Anna Rasburn" w:date="2019-01-28T23:45:00Z">
            <w:rPr>
              <w:color w:val="0070C0"/>
              <w:sz w:val="24"/>
              <w:szCs w:val="24"/>
            </w:rPr>
          </w:rPrChange>
        </w:rPr>
        <w:pPrChange w:id="1298" w:author="Anna Rasburn" w:date="2019-01-28T23:45:00Z">
          <w:pPr>
            <w:pStyle w:val="BodyText"/>
            <w:spacing w:line="240" w:lineRule="auto"/>
            <w:ind w:firstLine="0"/>
          </w:pPr>
        </w:pPrChange>
      </w:pPr>
      <w:r w:rsidRPr="00D03914">
        <w:rPr>
          <w:color w:val="0070C0"/>
          <w:szCs w:val="22"/>
          <w:rPrChange w:id="1299" w:author="Anna Rasburn" w:date="2019-01-28T23:45:00Z">
            <w:rPr>
              <w:color w:val="0070C0"/>
              <w:sz w:val="24"/>
              <w:szCs w:val="24"/>
            </w:rPr>
          </w:rPrChange>
        </w:rPr>
        <w:t xml:space="preserve">The GIN toolkit is limited to only optimise Java code. One can imagine </w:t>
      </w:r>
      <w:r w:rsidR="00147FF3" w:rsidRPr="00D03914">
        <w:rPr>
          <w:color w:val="0070C0"/>
          <w:szCs w:val="22"/>
          <w:rPrChange w:id="1300" w:author="Anna Rasburn" w:date="2019-01-28T23:45:00Z">
            <w:rPr>
              <w:color w:val="0070C0"/>
              <w:sz w:val="24"/>
              <w:szCs w:val="24"/>
            </w:rPr>
          </w:rPrChange>
        </w:rPr>
        <w:t xml:space="preserve">many </w:t>
      </w:r>
      <w:r w:rsidRPr="00D03914">
        <w:rPr>
          <w:color w:val="0070C0"/>
          <w:szCs w:val="22"/>
          <w:rPrChange w:id="1301" w:author="Anna Rasburn" w:date="2019-01-28T23:45:00Z">
            <w:rPr>
              <w:color w:val="0070C0"/>
              <w:sz w:val="24"/>
              <w:szCs w:val="24"/>
            </w:rPr>
          </w:rPrChange>
        </w:rPr>
        <w:t xml:space="preserve">of the principles that are learnt from this software could be applied to other object-oriented languages </w:t>
      </w:r>
      <w:r w:rsidR="00424334" w:rsidRPr="00D03914">
        <w:rPr>
          <w:color w:val="0070C0"/>
          <w:szCs w:val="22"/>
          <w:rPrChange w:id="1302" w:author="Anna Rasburn" w:date="2019-01-28T23:45:00Z">
            <w:rPr>
              <w:color w:val="0070C0"/>
              <w:sz w:val="24"/>
              <w:szCs w:val="24"/>
            </w:rPr>
          </w:rPrChange>
        </w:rPr>
        <w:t xml:space="preserve">such as </w:t>
      </w:r>
      <w:r w:rsidRPr="00D03914">
        <w:rPr>
          <w:color w:val="0070C0"/>
          <w:szCs w:val="22"/>
          <w:rPrChange w:id="1303" w:author="Anna Rasburn" w:date="2019-01-28T23:45:00Z">
            <w:rPr>
              <w:color w:val="0070C0"/>
              <w:sz w:val="24"/>
              <w:szCs w:val="24"/>
            </w:rPr>
          </w:rPrChange>
        </w:rPr>
        <w:t>C. Some of the features</w:t>
      </w:r>
      <w:r w:rsidR="00424334" w:rsidRPr="00D03914">
        <w:rPr>
          <w:color w:val="0070C0"/>
          <w:szCs w:val="22"/>
          <w:rPrChange w:id="1304" w:author="Anna Rasburn" w:date="2019-01-28T23:45:00Z">
            <w:rPr>
              <w:color w:val="0070C0"/>
              <w:sz w:val="24"/>
              <w:szCs w:val="24"/>
            </w:rPr>
          </w:rPrChange>
        </w:rPr>
        <w:t>,</w:t>
      </w:r>
      <w:r w:rsidRPr="00D03914">
        <w:rPr>
          <w:color w:val="0070C0"/>
          <w:szCs w:val="22"/>
          <w:rPrChange w:id="1305" w:author="Anna Rasburn" w:date="2019-01-28T23:45:00Z">
            <w:rPr>
              <w:color w:val="0070C0"/>
              <w:sz w:val="24"/>
              <w:szCs w:val="24"/>
            </w:rPr>
          </w:rPrChange>
        </w:rPr>
        <w:t xml:space="preserve"> such as moving edits</w:t>
      </w:r>
      <w:r w:rsidR="00424334" w:rsidRPr="00D03914">
        <w:rPr>
          <w:color w:val="0070C0"/>
          <w:szCs w:val="22"/>
          <w:rPrChange w:id="1306" w:author="Anna Rasburn" w:date="2019-01-28T23:45:00Z">
            <w:rPr>
              <w:color w:val="0070C0"/>
              <w:sz w:val="24"/>
              <w:szCs w:val="24"/>
            </w:rPr>
          </w:rPrChange>
        </w:rPr>
        <w:t>,</w:t>
      </w:r>
      <w:r w:rsidRPr="00D03914">
        <w:rPr>
          <w:color w:val="0070C0"/>
          <w:szCs w:val="22"/>
          <w:rPrChange w:id="1307" w:author="Anna Rasburn" w:date="2019-01-28T23:45:00Z">
            <w:rPr>
              <w:color w:val="0070C0"/>
              <w:sz w:val="24"/>
              <w:szCs w:val="24"/>
            </w:rPr>
          </w:rPrChange>
        </w:rPr>
        <w:t xml:space="preserve"> can have a major impact on interpreted languages</w:t>
      </w:r>
      <w:r w:rsidR="00424334" w:rsidRPr="00D03914">
        <w:rPr>
          <w:color w:val="0070C0"/>
          <w:szCs w:val="22"/>
          <w:rPrChange w:id="1308" w:author="Anna Rasburn" w:date="2019-01-28T23:45:00Z">
            <w:rPr>
              <w:color w:val="0070C0"/>
              <w:sz w:val="24"/>
              <w:szCs w:val="24"/>
            </w:rPr>
          </w:rPrChange>
        </w:rPr>
        <w:t>,</w:t>
      </w:r>
      <w:r w:rsidRPr="00D03914">
        <w:rPr>
          <w:color w:val="0070C0"/>
          <w:szCs w:val="22"/>
          <w:rPrChange w:id="1309" w:author="Anna Rasburn" w:date="2019-01-28T23:45:00Z">
            <w:rPr>
              <w:color w:val="0070C0"/>
              <w:sz w:val="24"/>
              <w:szCs w:val="24"/>
            </w:rPr>
          </w:rPrChange>
        </w:rPr>
        <w:t xml:space="preserve"> such as python</w:t>
      </w:r>
      <w:r w:rsidR="00424334" w:rsidRPr="00D03914">
        <w:rPr>
          <w:color w:val="0070C0"/>
          <w:szCs w:val="22"/>
          <w:rPrChange w:id="1310" w:author="Anna Rasburn" w:date="2019-01-28T23:45:00Z">
            <w:rPr>
              <w:color w:val="0070C0"/>
              <w:sz w:val="24"/>
              <w:szCs w:val="24"/>
            </w:rPr>
          </w:rPrChange>
        </w:rPr>
        <w:t>,</w:t>
      </w:r>
      <w:r w:rsidRPr="00D03914">
        <w:rPr>
          <w:color w:val="0070C0"/>
          <w:szCs w:val="22"/>
          <w:rPrChange w:id="1311" w:author="Anna Rasburn" w:date="2019-01-28T23:45:00Z">
            <w:rPr>
              <w:color w:val="0070C0"/>
              <w:sz w:val="24"/>
              <w:szCs w:val="24"/>
            </w:rPr>
          </w:rPrChange>
        </w:rPr>
        <w:t xml:space="preserve"> which have every line of the script interpreted individually </w:t>
      </w:r>
      <w:r w:rsidR="00424334" w:rsidRPr="00D03914">
        <w:rPr>
          <w:color w:val="0070C0"/>
          <w:szCs w:val="22"/>
          <w:rPrChange w:id="1312" w:author="Anna Rasburn" w:date="2019-01-28T23:45:00Z">
            <w:rPr>
              <w:color w:val="0070C0"/>
              <w:sz w:val="24"/>
              <w:szCs w:val="24"/>
            </w:rPr>
          </w:rPrChange>
        </w:rPr>
        <w:t xml:space="preserve">and </w:t>
      </w:r>
      <w:r w:rsidRPr="00D03914">
        <w:rPr>
          <w:color w:val="0070C0"/>
          <w:szCs w:val="22"/>
          <w:rPrChange w:id="1313" w:author="Anna Rasburn" w:date="2019-01-28T23:45:00Z">
            <w:rPr>
              <w:color w:val="0070C0"/>
              <w:sz w:val="24"/>
              <w:szCs w:val="24"/>
            </w:rPr>
          </w:rPrChange>
        </w:rPr>
        <w:t>where the position of lines are important when optimising source code.</w:t>
      </w:r>
    </w:p>
    <w:p w14:paraId="3C9EB10C" w14:textId="77777777" w:rsidR="00607219" w:rsidRPr="007F4516" w:rsidRDefault="00607219" w:rsidP="007F4516">
      <w:pPr>
        <w:pStyle w:val="BodyText"/>
        <w:spacing w:line="240" w:lineRule="auto"/>
        <w:ind w:firstLine="0"/>
        <w:rPr>
          <w:color w:val="0070C0"/>
        </w:rPr>
      </w:pPr>
    </w:p>
    <w:p w14:paraId="2EFAFD04" w14:textId="77777777" w:rsidR="000C333D" w:rsidRDefault="00946A62" w:rsidP="000C333D">
      <w:pPr>
        <w:pStyle w:val="Heading2"/>
        <w:rPr>
          <w:color w:val="0070C0"/>
        </w:rPr>
      </w:pPr>
      <w:bookmarkStart w:id="1314" w:name="_Toc536549423"/>
      <w:r w:rsidRPr="000B4183">
        <w:rPr>
          <w:color w:val="0070C0"/>
        </w:rPr>
        <w:t>JCodec</w:t>
      </w:r>
      <w:bookmarkEnd w:id="1314"/>
    </w:p>
    <w:p w14:paraId="6DC94C41" w14:textId="01ED4B35" w:rsidR="0029042A" w:rsidRPr="00D03914" w:rsidRDefault="00946A62">
      <w:pPr>
        <w:spacing w:line="360" w:lineRule="auto"/>
        <w:jc w:val="both"/>
        <w:rPr>
          <w:color w:val="0070C0"/>
          <w:sz w:val="22"/>
          <w:rPrChange w:id="1315" w:author="Anna Rasburn" w:date="2019-01-28T23:46:00Z">
            <w:rPr>
              <w:color w:val="0070C0"/>
            </w:rPr>
          </w:rPrChange>
        </w:rPr>
        <w:pPrChange w:id="1316" w:author="Anna Rasburn" w:date="2019-01-28T23:46:00Z">
          <w:pPr/>
        </w:pPrChange>
      </w:pPr>
      <w:r w:rsidRPr="00D03914">
        <w:rPr>
          <w:color w:val="0070C0"/>
          <w:sz w:val="22"/>
          <w:rPrChange w:id="1317" w:author="Anna Rasburn" w:date="2019-01-28T23:46:00Z">
            <w:rPr>
              <w:color w:val="0070C0"/>
            </w:rPr>
          </w:rPrChange>
        </w:rPr>
        <w:t>JCodec is ‘a pure implementation of vi</w:t>
      </w:r>
      <w:r w:rsidR="00A54259" w:rsidRPr="00D03914">
        <w:rPr>
          <w:color w:val="0070C0"/>
          <w:sz w:val="22"/>
          <w:rPrChange w:id="1318" w:author="Anna Rasburn" w:date="2019-01-28T23:46:00Z">
            <w:rPr>
              <w:color w:val="0070C0"/>
            </w:rPr>
          </w:rPrChange>
        </w:rPr>
        <w:t>deo and audio codecs’</w:t>
      </w:r>
      <w:sdt>
        <w:sdtPr>
          <w:rPr>
            <w:color w:val="0070C0"/>
            <w:sz w:val="22"/>
          </w:rPr>
          <w:id w:val="-245102217"/>
          <w:citation/>
        </w:sdtPr>
        <w:sdtContent>
          <w:r w:rsidR="00A54259" w:rsidRPr="00D03914">
            <w:rPr>
              <w:color w:val="0070C0"/>
              <w:sz w:val="22"/>
              <w:rPrChange w:id="1319" w:author="Anna Rasburn" w:date="2019-01-28T23:46:00Z">
                <w:rPr>
                  <w:color w:val="0070C0"/>
                </w:rPr>
              </w:rPrChange>
            </w:rPr>
            <w:fldChar w:fldCharType="begin"/>
          </w:r>
          <w:r w:rsidR="00A54259" w:rsidRPr="00D03914">
            <w:rPr>
              <w:color w:val="0070C0"/>
              <w:sz w:val="22"/>
              <w:rPrChange w:id="1320" w:author="Anna Rasburn" w:date="2019-01-28T23:46:00Z">
                <w:rPr>
                  <w:color w:val="0070C0"/>
                </w:rPr>
              </w:rPrChange>
            </w:rPr>
            <w:instrText xml:space="preserve"> CITATION JCo19 \l 2057 </w:instrText>
          </w:r>
          <w:r w:rsidR="00A54259" w:rsidRPr="00D03914">
            <w:rPr>
              <w:color w:val="0070C0"/>
              <w:sz w:val="22"/>
              <w:rPrChange w:id="1321" w:author="Anna Rasburn" w:date="2019-01-28T23:46:00Z">
                <w:rPr>
                  <w:color w:val="0070C0"/>
                </w:rPr>
              </w:rPrChange>
            </w:rPr>
            <w:fldChar w:fldCharType="separate"/>
          </w:r>
          <w:r w:rsidR="00CD617E" w:rsidRPr="00D03914">
            <w:rPr>
              <w:noProof/>
              <w:color w:val="0070C0"/>
              <w:sz w:val="22"/>
              <w:rPrChange w:id="1322" w:author="Anna Rasburn" w:date="2019-01-28T23:46:00Z">
                <w:rPr>
                  <w:noProof/>
                  <w:color w:val="0070C0"/>
                </w:rPr>
              </w:rPrChange>
            </w:rPr>
            <w:t xml:space="preserve"> [12]</w:t>
          </w:r>
          <w:r w:rsidR="00A54259" w:rsidRPr="00D03914">
            <w:rPr>
              <w:color w:val="0070C0"/>
              <w:sz w:val="22"/>
              <w:rPrChange w:id="1323" w:author="Anna Rasburn" w:date="2019-01-28T23:46:00Z">
                <w:rPr>
                  <w:color w:val="0070C0"/>
                </w:rPr>
              </w:rPrChange>
            </w:rPr>
            <w:fldChar w:fldCharType="end"/>
          </w:r>
        </w:sdtContent>
      </w:sdt>
      <w:r w:rsidRPr="00D03914">
        <w:rPr>
          <w:color w:val="0070C0"/>
          <w:sz w:val="22"/>
          <w:rPrChange w:id="1324" w:author="Anna Rasburn" w:date="2019-01-28T23:46:00Z">
            <w:rPr>
              <w:color w:val="0070C0"/>
            </w:rPr>
          </w:rPrChange>
        </w:rPr>
        <w:t>. JCodec</w:t>
      </w:r>
      <w:r w:rsidR="00825AE9" w:rsidRPr="00D03914">
        <w:rPr>
          <w:color w:val="0070C0"/>
          <w:sz w:val="22"/>
          <w:rPrChange w:id="1325" w:author="Anna Rasburn" w:date="2019-01-28T23:46:00Z">
            <w:rPr>
              <w:color w:val="0070C0"/>
            </w:rPr>
          </w:rPrChange>
        </w:rPr>
        <w:t xml:space="preserve"> is currently being used by the GIN toolkit as a set of programs to improve. There are 203 different programs within </w:t>
      </w:r>
      <w:r w:rsidRPr="00D03914">
        <w:rPr>
          <w:color w:val="0070C0"/>
          <w:sz w:val="22"/>
          <w:rPrChange w:id="1326" w:author="Anna Rasburn" w:date="2019-01-28T23:46:00Z">
            <w:rPr>
              <w:color w:val="0070C0"/>
            </w:rPr>
          </w:rPrChange>
        </w:rPr>
        <w:t>JCodec. JCodec</w:t>
      </w:r>
      <w:r w:rsidR="00825AE9" w:rsidRPr="00D03914">
        <w:rPr>
          <w:color w:val="0070C0"/>
          <w:sz w:val="22"/>
          <w:rPrChange w:id="1327" w:author="Anna Rasburn" w:date="2019-01-28T23:46:00Z">
            <w:rPr>
              <w:color w:val="0070C0"/>
            </w:rPr>
          </w:rPrChange>
        </w:rPr>
        <w:t xml:space="preserve"> is a good </w:t>
      </w:r>
      <w:r w:rsidRPr="00D03914">
        <w:rPr>
          <w:color w:val="0070C0"/>
          <w:sz w:val="22"/>
          <w:rPrChange w:id="1328" w:author="Anna Rasburn" w:date="2019-01-28T23:46:00Z">
            <w:rPr>
              <w:color w:val="0070C0"/>
            </w:rPr>
          </w:rPrChange>
        </w:rPr>
        <w:t xml:space="preserve">library </w:t>
      </w:r>
      <w:r w:rsidR="00825AE9" w:rsidRPr="00D03914">
        <w:rPr>
          <w:color w:val="0070C0"/>
          <w:sz w:val="22"/>
          <w:rPrChange w:id="1329" w:author="Anna Rasburn" w:date="2019-01-28T23:46:00Z">
            <w:rPr>
              <w:color w:val="0070C0"/>
            </w:rPr>
          </w:rPrChange>
        </w:rPr>
        <w:t>for GIN</w:t>
      </w:r>
      <w:r w:rsidRPr="00D03914">
        <w:rPr>
          <w:color w:val="0070C0"/>
          <w:sz w:val="22"/>
          <w:rPrChange w:id="1330" w:author="Anna Rasburn" w:date="2019-01-28T23:46:00Z">
            <w:rPr>
              <w:color w:val="0070C0"/>
            </w:rPr>
          </w:rPrChange>
        </w:rPr>
        <w:t xml:space="preserve"> to optimise</w:t>
      </w:r>
      <w:r w:rsidR="00825AE9" w:rsidRPr="00D03914">
        <w:rPr>
          <w:color w:val="0070C0"/>
          <w:sz w:val="22"/>
          <w:rPrChange w:id="1331" w:author="Anna Rasburn" w:date="2019-01-28T23:46:00Z">
            <w:rPr>
              <w:color w:val="0070C0"/>
            </w:rPr>
          </w:rPrChange>
        </w:rPr>
        <w:t xml:space="preserve"> because they are written in Java and they contain more than </w:t>
      </w:r>
      <w:del w:id="1332" w:author="Anna Rasburn [2]" w:date="2019-01-24T14:33:00Z">
        <w:r w:rsidR="00825AE9" w:rsidRPr="00D03914" w:rsidDel="003658EF">
          <w:rPr>
            <w:color w:val="0070C0"/>
            <w:sz w:val="22"/>
            <w:rPrChange w:id="1333" w:author="Anna Rasburn" w:date="2019-01-28T23:46:00Z">
              <w:rPr>
                <w:color w:val="0070C0"/>
              </w:rPr>
            </w:rPrChange>
          </w:rPr>
          <w:delText>10 unit</w:delText>
        </w:r>
      </w:del>
      <w:ins w:id="1334" w:author="Anna Rasburn [2]" w:date="2019-01-24T14:33:00Z">
        <w:r w:rsidR="003658EF" w:rsidRPr="00D03914">
          <w:rPr>
            <w:color w:val="0070C0"/>
            <w:sz w:val="22"/>
            <w:rPrChange w:id="1335" w:author="Anna Rasburn" w:date="2019-01-28T23:46:00Z">
              <w:rPr>
                <w:color w:val="0070C0"/>
              </w:rPr>
            </w:rPrChange>
          </w:rPr>
          <w:t>10-unit</w:t>
        </w:r>
      </w:ins>
      <w:r w:rsidR="00825AE9" w:rsidRPr="00D03914">
        <w:rPr>
          <w:color w:val="0070C0"/>
          <w:sz w:val="22"/>
          <w:rPrChange w:id="1336" w:author="Anna Rasburn" w:date="2019-01-28T23:46:00Z">
            <w:rPr>
              <w:color w:val="0070C0"/>
            </w:rPr>
          </w:rPrChange>
        </w:rPr>
        <w:t xml:space="preserve"> tests per program. </w:t>
      </w:r>
    </w:p>
    <w:p w14:paraId="5E7F5698" w14:textId="77777777" w:rsidR="0029042A" w:rsidRPr="00D03914" w:rsidRDefault="0029042A">
      <w:pPr>
        <w:spacing w:line="360" w:lineRule="auto"/>
        <w:jc w:val="both"/>
        <w:rPr>
          <w:color w:val="0070C0"/>
          <w:sz w:val="22"/>
          <w:rPrChange w:id="1337" w:author="Anna Rasburn" w:date="2019-01-28T23:46:00Z">
            <w:rPr>
              <w:color w:val="0070C0"/>
            </w:rPr>
          </w:rPrChange>
        </w:rPr>
        <w:pPrChange w:id="1338" w:author="Anna Rasburn" w:date="2019-01-28T23:46:00Z">
          <w:pPr/>
        </w:pPrChange>
      </w:pPr>
    </w:p>
    <w:p w14:paraId="5629DE28" w14:textId="26DDFF27" w:rsidR="00825AE9" w:rsidRPr="00D03914" w:rsidRDefault="00946A62">
      <w:pPr>
        <w:spacing w:line="360" w:lineRule="auto"/>
        <w:jc w:val="both"/>
        <w:rPr>
          <w:color w:val="0070C0"/>
          <w:sz w:val="22"/>
          <w:rPrChange w:id="1339" w:author="Anna Rasburn" w:date="2019-01-28T23:46:00Z">
            <w:rPr>
              <w:color w:val="0070C0"/>
            </w:rPr>
          </w:rPrChange>
        </w:rPr>
        <w:pPrChange w:id="1340" w:author="Anna Rasburn" w:date="2019-01-28T23:46:00Z">
          <w:pPr/>
        </w:pPrChange>
      </w:pPr>
      <w:r w:rsidRPr="00D03914">
        <w:rPr>
          <w:color w:val="0070C0"/>
          <w:sz w:val="22"/>
          <w:rPrChange w:id="1341" w:author="Anna Rasburn" w:date="2019-01-28T23:46:00Z">
            <w:rPr>
              <w:color w:val="0070C0"/>
            </w:rPr>
          </w:rPrChange>
        </w:rPr>
        <w:t>The high number of unit tests allow for the functionality not to be compr</w:t>
      </w:r>
      <w:r w:rsidR="00424334" w:rsidRPr="00D03914">
        <w:rPr>
          <w:color w:val="0070C0"/>
          <w:sz w:val="22"/>
          <w:rPrChange w:id="1342" w:author="Anna Rasburn" w:date="2019-01-28T23:46:00Z">
            <w:rPr>
              <w:color w:val="0070C0"/>
            </w:rPr>
          </w:rPrChange>
        </w:rPr>
        <w:t>om</w:t>
      </w:r>
      <w:r w:rsidRPr="00D03914">
        <w:rPr>
          <w:color w:val="0070C0"/>
          <w:sz w:val="22"/>
          <w:rPrChange w:id="1343" w:author="Anna Rasburn" w:date="2019-01-28T23:46:00Z">
            <w:rPr>
              <w:color w:val="0070C0"/>
            </w:rPr>
          </w:rPrChange>
        </w:rPr>
        <w:t xml:space="preserve">ised </w:t>
      </w:r>
      <w:r w:rsidR="00424334" w:rsidRPr="00D03914">
        <w:rPr>
          <w:color w:val="0070C0"/>
          <w:sz w:val="22"/>
          <w:rPrChange w:id="1344" w:author="Anna Rasburn" w:date="2019-01-28T23:46:00Z">
            <w:rPr>
              <w:color w:val="0070C0"/>
            </w:rPr>
          </w:rPrChange>
        </w:rPr>
        <w:t xml:space="preserve">significantly </w:t>
      </w:r>
      <w:r w:rsidRPr="00D03914">
        <w:rPr>
          <w:color w:val="0070C0"/>
          <w:sz w:val="22"/>
          <w:rPrChange w:id="1345" w:author="Anna Rasburn" w:date="2019-01-28T23:46:00Z">
            <w:rPr>
              <w:color w:val="0070C0"/>
            </w:rPr>
          </w:rPrChange>
        </w:rPr>
        <w:t xml:space="preserve">so </w:t>
      </w:r>
      <w:r w:rsidR="00424334" w:rsidRPr="00D03914">
        <w:rPr>
          <w:color w:val="0070C0"/>
          <w:sz w:val="22"/>
          <w:rPrChange w:id="1346" w:author="Anna Rasburn" w:date="2019-01-28T23:46:00Z">
            <w:rPr>
              <w:color w:val="0070C0"/>
            </w:rPr>
          </w:rPrChange>
        </w:rPr>
        <w:t xml:space="preserve">that </w:t>
      </w:r>
      <w:r w:rsidRPr="00D03914">
        <w:rPr>
          <w:color w:val="0070C0"/>
          <w:sz w:val="22"/>
          <w:rPrChange w:id="1347" w:author="Anna Rasburn" w:date="2019-01-28T23:46:00Z">
            <w:rPr>
              <w:color w:val="0070C0"/>
            </w:rPr>
          </w:rPrChange>
        </w:rPr>
        <w:t>the programs still perform in the same way</w:t>
      </w:r>
      <w:r w:rsidR="00424334" w:rsidRPr="00D03914">
        <w:rPr>
          <w:color w:val="0070C0"/>
          <w:sz w:val="22"/>
          <w:rPrChange w:id="1348" w:author="Anna Rasburn" w:date="2019-01-28T23:46:00Z">
            <w:rPr>
              <w:color w:val="0070C0"/>
            </w:rPr>
          </w:rPrChange>
        </w:rPr>
        <w:t xml:space="preserve"> after optimisation using GIN</w:t>
      </w:r>
      <w:r w:rsidRPr="00D03914">
        <w:rPr>
          <w:color w:val="0070C0"/>
          <w:sz w:val="22"/>
          <w:rPrChange w:id="1349" w:author="Anna Rasburn" w:date="2019-01-28T23:46:00Z">
            <w:rPr>
              <w:color w:val="0070C0"/>
            </w:rPr>
          </w:rPrChange>
        </w:rPr>
        <w:t xml:space="preserve">. The JCodec implementation is used in a large number of programs and large numbers of developers. This </w:t>
      </w:r>
      <w:r w:rsidR="00424334" w:rsidRPr="00D03914">
        <w:rPr>
          <w:color w:val="0070C0"/>
          <w:sz w:val="22"/>
          <w:rPrChange w:id="1350" w:author="Anna Rasburn" w:date="2019-01-28T23:46:00Z">
            <w:rPr>
              <w:color w:val="0070C0"/>
            </w:rPr>
          </w:rPrChange>
        </w:rPr>
        <w:t xml:space="preserve">has </w:t>
      </w:r>
      <w:r w:rsidRPr="00D03914">
        <w:rPr>
          <w:color w:val="0070C0"/>
          <w:sz w:val="22"/>
          <w:rPrChange w:id="1351" w:author="Anna Rasburn" w:date="2019-01-28T23:46:00Z">
            <w:rPr>
              <w:color w:val="0070C0"/>
            </w:rPr>
          </w:rPrChange>
        </w:rPr>
        <w:lastRenderedPageBreak/>
        <w:t xml:space="preserve">created </w:t>
      </w:r>
      <w:r w:rsidR="00424334" w:rsidRPr="00D03914">
        <w:rPr>
          <w:color w:val="0070C0"/>
          <w:sz w:val="22"/>
          <w:rPrChange w:id="1352" w:author="Anna Rasburn" w:date="2019-01-28T23:46:00Z">
            <w:rPr>
              <w:color w:val="0070C0"/>
            </w:rPr>
          </w:rPrChange>
        </w:rPr>
        <w:t xml:space="preserve">much </w:t>
      </w:r>
      <w:r w:rsidRPr="00D03914">
        <w:rPr>
          <w:color w:val="0070C0"/>
          <w:sz w:val="22"/>
          <w:rPrChange w:id="1353" w:author="Anna Rasburn" w:date="2019-01-28T23:46:00Z">
            <w:rPr>
              <w:color w:val="0070C0"/>
            </w:rPr>
          </w:rPrChange>
        </w:rPr>
        <w:t xml:space="preserve">documentation and if GIN finds a way of improving the library, there can be large saving in energy if all of those programs use the optimised versions. </w:t>
      </w:r>
      <w:r w:rsidR="001B551F" w:rsidRPr="00D03914">
        <w:rPr>
          <w:color w:val="0070C0"/>
          <w:sz w:val="22"/>
          <w:rPrChange w:id="1354" w:author="Anna Rasburn" w:date="2019-01-28T23:46:00Z">
            <w:rPr>
              <w:color w:val="0070C0"/>
            </w:rPr>
          </w:rPrChange>
        </w:rPr>
        <w:t xml:space="preserve"> </w:t>
      </w:r>
    </w:p>
    <w:p w14:paraId="1F3C95AD" w14:textId="77777777" w:rsidR="00825AE9" w:rsidRPr="00D03914" w:rsidRDefault="00825AE9">
      <w:pPr>
        <w:spacing w:line="360" w:lineRule="auto"/>
        <w:jc w:val="both"/>
        <w:rPr>
          <w:color w:val="0070C0"/>
          <w:sz w:val="22"/>
          <w:rPrChange w:id="1355" w:author="Anna Rasburn" w:date="2019-01-28T23:46:00Z">
            <w:rPr>
              <w:color w:val="0070C0"/>
            </w:rPr>
          </w:rPrChange>
        </w:rPr>
        <w:pPrChange w:id="1356" w:author="Anna Rasburn" w:date="2019-01-28T23:46:00Z">
          <w:pPr/>
        </w:pPrChange>
      </w:pPr>
    </w:p>
    <w:p w14:paraId="7246CBF6" w14:textId="0BAFB552" w:rsidR="00825AE9" w:rsidRPr="00D03914" w:rsidDel="003658EF" w:rsidRDefault="00946A62">
      <w:pPr>
        <w:spacing w:line="360" w:lineRule="auto"/>
        <w:jc w:val="both"/>
        <w:rPr>
          <w:del w:id="1357" w:author="Anna Rasburn [2]" w:date="2019-01-24T14:33:00Z"/>
          <w:color w:val="0070C0"/>
          <w:sz w:val="22"/>
          <w:rPrChange w:id="1358" w:author="Anna Rasburn" w:date="2019-01-28T23:46:00Z">
            <w:rPr>
              <w:del w:id="1359" w:author="Anna Rasburn [2]" w:date="2019-01-24T14:33:00Z"/>
              <w:color w:val="0070C0"/>
            </w:rPr>
          </w:rPrChange>
        </w:rPr>
        <w:pPrChange w:id="1360" w:author="Anna Rasburn" w:date="2019-01-28T23:46:00Z">
          <w:pPr/>
        </w:pPrChange>
      </w:pPr>
      <w:r w:rsidRPr="00D03914">
        <w:rPr>
          <w:color w:val="0070C0"/>
          <w:sz w:val="22"/>
          <w:rPrChange w:id="1361" w:author="Anna Rasburn" w:date="2019-01-28T23:46:00Z">
            <w:rPr>
              <w:color w:val="0070C0"/>
            </w:rPr>
          </w:rPrChange>
        </w:rPr>
        <w:t xml:space="preserve">JCodec </w:t>
      </w:r>
      <w:r w:rsidR="00424334" w:rsidRPr="00D03914">
        <w:rPr>
          <w:color w:val="0070C0"/>
          <w:sz w:val="22"/>
          <w:rPrChange w:id="1362" w:author="Anna Rasburn" w:date="2019-01-28T23:46:00Z">
            <w:rPr>
              <w:color w:val="0070C0"/>
            </w:rPr>
          </w:rPrChange>
        </w:rPr>
        <w:t xml:space="preserve">presents </w:t>
      </w:r>
      <w:r w:rsidRPr="00D03914">
        <w:rPr>
          <w:color w:val="0070C0"/>
          <w:sz w:val="22"/>
          <w:rPrChange w:id="1363" w:author="Anna Rasburn" w:date="2019-01-28T23:46:00Z">
            <w:rPr>
              <w:color w:val="0070C0"/>
            </w:rPr>
          </w:rPrChange>
        </w:rPr>
        <w:t xml:space="preserve">its own problems when optimising because </w:t>
      </w:r>
      <w:r w:rsidR="00424334" w:rsidRPr="00D03914">
        <w:rPr>
          <w:color w:val="0070C0"/>
          <w:sz w:val="22"/>
          <w:rPrChange w:id="1364" w:author="Anna Rasburn" w:date="2019-01-28T23:46:00Z">
            <w:rPr>
              <w:color w:val="0070C0"/>
            </w:rPr>
          </w:rPrChange>
        </w:rPr>
        <w:t xml:space="preserve">many </w:t>
      </w:r>
      <w:r w:rsidRPr="00D03914">
        <w:rPr>
          <w:color w:val="0070C0"/>
          <w:sz w:val="22"/>
          <w:rPrChange w:id="1365" w:author="Anna Rasburn" w:date="2019-01-28T23:46:00Z">
            <w:rPr>
              <w:color w:val="0070C0"/>
            </w:rPr>
          </w:rPrChange>
        </w:rPr>
        <w:t xml:space="preserve">programs use media elements which require </w:t>
      </w:r>
      <w:r w:rsidR="00424334" w:rsidRPr="00D03914">
        <w:rPr>
          <w:color w:val="0070C0"/>
          <w:sz w:val="22"/>
          <w:rPrChange w:id="1366" w:author="Anna Rasburn" w:date="2019-01-28T23:46:00Z">
            <w:rPr>
              <w:color w:val="0070C0"/>
            </w:rPr>
          </w:rPrChange>
        </w:rPr>
        <w:t xml:space="preserve">much </w:t>
      </w:r>
      <w:r w:rsidRPr="00D03914">
        <w:rPr>
          <w:color w:val="0070C0"/>
          <w:sz w:val="22"/>
          <w:rPrChange w:id="1367" w:author="Anna Rasburn" w:date="2019-01-28T23:46:00Z">
            <w:rPr>
              <w:color w:val="0070C0"/>
            </w:rPr>
          </w:rPrChange>
        </w:rPr>
        <w:t xml:space="preserve">energy to work and cannot have too much content removed otherwise </w:t>
      </w:r>
      <w:r w:rsidR="00424334" w:rsidRPr="00D03914">
        <w:rPr>
          <w:color w:val="0070C0"/>
          <w:sz w:val="22"/>
          <w:rPrChange w:id="1368" w:author="Anna Rasburn" w:date="2019-01-28T23:46:00Z">
            <w:rPr>
              <w:color w:val="0070C0"/>
            </w:rPr>
          </w:rPrChange>
        </w:rPr>
        <w:t xml:space="preserve">the </w:t>
      </w:r>
      <w:r w:rsidRPr="00D03914">
        <w:rPr>
          <w:color w:val="0070C0"/>
          <w:sz w:val="22"/>
          <w:rPrChange w:id="1369" w:author="Anna Rasburn" w:date="2019-01-28T23:46:00Z">
            <w:rPr>
              <w:color w:val="0070C0"/>
            </w:rPr>
          </w:rPrChange>
        </w:rPr>
        <w:t xml:space="preserve">functionality of the program </w:t>
      </w:r>
      <w:r w:rsidR="00424334" w:rsidRPr="00D03914">
        <w:rPr>
          <w:color w:val="0070C0"/>
          <w:sz w:val="22"/>
          <w:rPrChange w:id="1370" w:author="Anna Rasburn" w:date="2019-01-28T23:46:00Z">
            <w:rPr>
              <w:color w:val="0070C0"/>
            </w:rPr>
          </w:rPrChange>
        </w:rPr>
        <w:t xml:space="preserve">is adversely affected, </w:t>
      </w:r>
      <w:r w:rsidRPr="00D03914">
        <w:rPr>
          <w:color w:val="0070C0"/>
          <w:sz w:val="22"/>
          <w:rPrChange w:id="1371" w:author="Anna Rasburn" w:date="2019-01-28T23:46:00Z">
            <w:rPr>
              <w:color w:val="0070C0"/>
            </w:rPr>
          </w:rPrChange>
        </w:rPr>
        <w:t>caus</w:t>
      </w:r>
      <w:r w:rsidR="0062315E" w:rsidRPr="00D03914">
        <w:rPr>
          <w:color w:val="0070C0"/>
          <w:sz w:val="22"/>
          <w:rPrChange w:id="1372" w:author="Anna Rasburn" w:date="2019-01-28T23:46:00Z">
            <w:rPr>
              <w:color w:val="0070C0"/>
            </w:rPr>
          </w:rPrChange>
        </w:rPr>
        <w:t>ing</w:t>
      </w:r>
      <w:r w:rsidRPr="00D03914">
        <w:rPr>
          <w:color w:val="0070C0"/>
          <w:sz w:val="22"/>
          <w:rPrChange w:id="1373" w:author="Anna Rasburn" w:date="2019-01-28T23:46:00Z">
            <w:rPr>
              <w:color w:val="0070C0"/>
            </w:rPr>
          </w:rPrChange>
        </w:rPr>
        <w:t xml:space="preserve"> a wide range of errors.</w:t>
      </w:r>
      <w:r w:rsidR="001B551F" w:rsidRPr="00D03914">
        <w:rPr>
          <w:color w:val="0070C0"/>
          <w:sz w:val="22"/>
          <w:rPrChange w:id="1374" w:author="Anna Rasburn" w:date="2019-01-28T23:46:00Z">
            <w:rPr>
              <w:color w:val="0070C0"/>
            </w:rPr>
          </w:rPrChange>
        </w:rPr>
        <w:t xml:space="preserve"> Th</w:t>
      </w:r>
      <w:r w:rsidR="00B419ED" w:rsidRPr="00D03914">
        <w:rPr>
          <w:color w:val="0070C0"/>
          <w:sz w:val="22"/>
          <w:rPrChange w:id="1375" w:author="Anna Rasburn" w:date="2019-01-28T23:46:00Z">
            <w:rPr>
              <w:color w:val="0070C0"/>
            </w:rPr>
          </w:rPrChange>
        </w:rPr>
        <w:t xml:space="preserve">is library of GIN applications to JCodec applications </w:t>
      </w:r>
      <w:r w:rsidR="001B551F" w:rsidRPr="00D03914">
        <w:rPr>
          <w:color w:val="0070C0"/>
          <w:sz w:val="22"/>
          <w:rPrChange w:id="1376" w:author="Anna Rasburn" w:date="2019-01-28T23:46:00Z">
            <w:rPr>
              <w:color w:val="0070C0"/>
            </w:rPr>
          </w:rPrChange>
        </w:rPr>
        <w:t xml:space="preserve">on this library does not work on other multimedia techniques in </w:t>
      </w:r>
      <w:r w:rsidR="00BD5935" w:rsidRPr="00D03914">
        <w:rPr>
          <w:color w:val="0070C0"/>
          <w:sz w:val="22"/>
          <w:rPrChange w:id="1377" w:author="Anna Rasburn" w:date="2019-01-28T23:46:00Z">
            <w:rPr>
              <w:color w:val="0070C0"/>
            </w:rPr>
          </w:rPrChange>
        </w:rPr>
        <w:t>J</w:t>
      </w:r>
      <w:r w:rsidR="001B551F" w:rsidRPr="00D03914">
        <w:rPr>
          <w:color w:val="0070C0"/>
          <w:sz w:val="22"/>
          <w:rPrChange w:id="1378" w:author="Anna Rasburn" w:date="2019-01-28T23:46:00Z">
            <w:rPr>
              <w:color w:val="0070C0"/>
            </w:rPr>
          </w:rPrChange>
        </w:rPr>
        <w:t>ava su</w:t>
      </w:r>
      <w:r w:rsidR="00965340" w:rsidRPr="00D03914">
        <w:rPr>
          <w:color w:val="0070C0"/>
          <w:sz w:val="22"/>
          <w:rPrChange w:id="1379" w:author="Anna Rasburn" w:date="2019-01-28T23:46:00Z">
            <w:rPr>
              <w:color w:val="0070C0"/>
            </w:rPr>
          </w:rPrChange>
        </w:rPr>
        <w:t>ch as the Oracle multimedia API</w:t>
      </w:r>
      <w:sdt>
        <w:sdtPr>
          <w:rPr>
            <w:color w:val="0070C0"/>
            <w:sz w:val="22"/>
          </w:rPr>
          <w:id w:val="69862106"/>
          <w:citation/>
        </w:sdtPr>
        <w:sdtContent>
          <w:r w:rsidR="00965340" w:rsidRPr="00D03914">
            <w:rPr>
              <w:color w:val="0070C0"/>
              <w:sz w:val="22"/>
              <w:rPrChange w:id="1380" w:author="Anna Rasburn" w:date="2019-01-28T23:46:00Z">
                <w:rPr>
                  <w:color w:val="0070C0"/>
                </w:rPr>
              </w:rPrChange>
            </w:rPr>
            <w:fldChar w:fldCharType="begin"/>
          </w:r>
          <w:r w:rsidR="00965340" w:rsidRPr="00D03914">
            <w:rPr>
              <w:color w:val="0070C0"/>
              <w:sz w:val="22"/>
              <w:rPrChange w:id="1381" w:author="Anna Rasburn" w:date="2019-01-28T23:46:00Z">
                <w:rPr>
                  <w:color w:val="0070C0"/>
                </w:rPr>
              </w:rPrChange>
            </w:rPr>
            <w:instrText xml:space="preserve"> CITATION Ora19 \l 2057 </w:instrText>
          </w:r>
          <w:r w:rsidR="00965340" w:rsidRPr="00D03914">
            <w:rPr>
              <w:color w:val="0070C0"/>
              <w:sz w:val="22"/>
              <w:rPrChange w:id="1382" w:author="Anna Rasburn" w:date="2019-01-28T23:46:00Z">
                <w:rPr>
                  <w:color w:val="0070C0"/>
                </w:rPr>
              </w:rPrChange>
            </w:rPr>
            <w:fldChar w:fldCharType="separate"/>
          </w:r>
          <w:r w:rsidR="00CD617E" w:rsidRPr="00D03914">
            <w:rPr>
              <w:noProof/>
              <w:color w:val="0070C0"/>
              <w:sz w:val="22"/>
              <w:rPrChange w:id="1383" w:author="Anna Rasburn" w:date="2019-01-28T23:46:00Z">
                <w:rPr>
                  <w:noProof/>
                  <w:color w:val="0070C0"/>
                </w:rPr>
              </w:rPrChange>
            </w:rPr>
            <w:t xml:space="preserve"> [13]</w:t>
          </w:r>
          <w:r w:rsidR="00965340" w:rsidRPr="00D03914">
            <w:rPr>
              <w:color w:val="0070C0"/>
              <w:sz w:val="22"/>
              <w:rPrChange w:id="1384" w:author="Anna Rasburn" w:date="2019-01-28T23:46:00Z">
                <w:rPr>
                  <w:color w:val="0070C0"/>
                </w:rPr>
              </w:rPrChange>
            </w:rPr>
            <w:fldChar w:fldCharType="end"/>
          </w:r>
        </w:sdtContent>
      </w:sdt>
      <w:r w:rsidR="00965340" w:rsidRPr="00D03914">
        <w:rPr>
          <w:color w:val="0070C0"/>
          <w:sz w:val="22"/>
          <w:rPrChange w:id="1385" w:author="Anna Rasburn" w:date="2019-01-28T23:46:00Z">
            <w:rPr>
              <w:color w:val="0070C0"/>
            </w:rPr>
          </w:rPrChange>
        </w:rPr>
        <w:t xml:space="preserve"> </w:t>
      </w:r>
      <w:r w:rsidR="001B551F" w:rsidRPr="00D03914">
        <w:rPr>
          <w:color w:val="0070C0"/>
          <w:sz w:val="22"/>
          <w:rPrChange w:id="1386" w:author="Anna Rasburn" w:date="2019-01-28T23:46:00Z">
            <w:rPr>
              <w:color w:val="0070C0"/>
            </w:rPr>
          </w:rPrChange>
        </w:rPr>
        <w:t xml:space="preserve">as they work in different ways in comparison to JCodec. </w:t>
      </w:r>
      <w:r w:rsidR="00BD5935" w:rsidRPr="00D03914">
        <w:rPr>
          <w:color w:val="0070C0"/>
          <w:sz w:val="22"/>
          <w:rPrChange w:id="1387" w:author="Anna Rasburn" w:date="2019-01-28T23:46:00Z">
            <w:rPr>
              <w:color w:val="0070C0"/>
            </w:rPr>
          </w:rPrChange>
        </w:rPr>
        <w:t xml:space="preserve"> </w:t>
      </w:r>
    </w:p>
    <w:p w14:paraId="210B8C76" w14:textId="77777777" w:rsidR="00BD5935" w:rsidRPr="00D03914" w:rsidDel="003658EF" w:rsidRDefault="00BD5935">
      <w:pPr>
        <w:spacing w:line="360" w:lineRule="auto"/>
        <w:jc w:val="both"/>
        <w:rPr>
          <w:del w:id="1388" w:author="Anna Rasburn [2]" w:date="2019-01-24T14:33:00Z"/>
          <w:color w:val="0070C0"/>
          <w:sz w:val="22"/>
          <w:rPrChange w:id="1389" w:author="Anna Rasburn" w:date="2019-01-28T23:46:00Z">
            <w:rPr>
              <w:del w:id="1390" w:author="Anna Rasburn [2]" w:date="2019-01-24T14:33:00Z"/>
              <w:color w:val="0070C0"/>
            </w:rPr>
          </w:rPrChange>
        </w:rPr>
        <w:pPrChange w:id="1391" w:author="Anna Rasburn" w:date="2019-01-28T23:46:00Z">
          <w:pPr/>
        </w:pPrChange>
      </w:pPr>
    </w:p>
    <w:p w14:paraId="53185A84" w14:textId="58BE9C5A" w:rsidR="00BD5935" w:rsidRPr="00D03914" w:rsidDel="003658EF" w:rsidRDefault="009C786B">
      <w:pPr>
        <w:spacing w:line="360" w:lineRule="auto"/>
        <w:jc w:val="both"/>
        <w:rPr>
          <w:del w:id="1392" w:author="Anna Rasburn [2]" w:date="2019-01-24T14:33:00Z"/>
          <w:color w:val="7030A0"/>
          <w:sz w:val="22"/>
          <w:rPrChange w:id="1393" w:author="Anna Rasburn" w:date="2019-01-28T23:46:00Z">
            <w:rPr>
              <w:del w:id="1394" w:author="Anna Rasburn [2]" w:date="2019-01-24T14:33:00Z"/>
              <w:color w:val="7030A0"/>
            </w:rPr>
          </w:rPrChange>
        </w:rPr>
        <w:pPrChange w:id="1395" w:author="Anna Rasburn" w:date="2019-01-28T23:46:00Z">
          <w:pPr/>
        </w:pPrChange>
      </w:pPr>
      <w:del w:id="1396" w:author="Anna Rasburn [2]" w:date="2019-01-24T14:33:00Z">
        <w:r w:rsidRPr="00D03914" w:rsidDel="003658EF">
          <w:rPr>
            <w:rStyle w:val="Hyperlink"/>
            <w:color w:val="7030A0"/>
            <w:sz w:val="22"/>
            <w:rPrChange w:id="1397" w:author="Anna Rasburn" w:date="2019-01-28T23:46:00Z">
              <w:rPr>
                <w:rStyle w:val="Hyperlink"/>
                <w:color w:val="7030A0"/>
              </w:rPr>
            </w:rPrChange>
          </w:rPr>
          <w:fldChar w:fldCharType="begin"/>
        </w:r>
        <w:r w:rsidRPr="00D03914" w:rsidDel="003658EF">
          <w:rPr>
            <w:rStyle w:val="Hyperlink"/>
            <w:color w:val="7030A0"/>
            <w:sz w:val="22"/>
            <w:rPrChange w:id="1398" w:author="Anna Rasburn" w:date="2019-01-28T23:46:00Z">
              <w:rPr>
                <w:rStyle w:val="Hyperlink"/>
                <w:color w:val="7030A0"/>
              </w:rPr>
            </w:rPrChange>
          </w:rPr>
          <w:delInstrText xml:space="preserve"> HYPERLINK "http://jcodec.org/" </w:delInstrText>
        </w:r>
        <w:r w:rsidRPr="00D03914" w:rsidDel="003658EF">
          <w:rPr>
            <w:rStyle w:val="Hyperlink"/>
            <w:color w:val="7030A0"/>
            <w:sz w:val="22"/>
            <w:rPrChange w:id="1399" w:author="Anna Rasburn" w:date="2019-01-28T23:46:00Z">
              <w:rPr>
                <w:rStyle w:val="Hyperlink"/>
                <w:color w:val="7030A0"/>
              </w:rPr>
            </w:rPrChange>
          </w:rPr>
          <w:fldChar w:fldCharType="separate"/>
        </w:r>
        <w:r w:rsidR="00946A62" w:rsidRPr="00D03914" w:rsidDel="003658EF">
          <w:rPr>
            <w:rStyle w:val="Hyperlink"/>
            <w:color w:val="7030A0"/>
            <w:sz w:val="22"/>
            <w:rPrChange w:id="1400" w:author="Anna Rasburn" w:date="2019-01-28T23:46:00Z">
              <w:rPr>
                <w:rStyle w:val="Hyperlink"/>
                <w:color w:val="7030A0"/>
              </w:rPr>
            </w:rPrChange>
          </w:rPr>
          <w:delText>http://jcodec.org/</w:delText>
        </w:r>
        <w:r w:rsidRPr="00D03914" w:rsidDel="003658EF">
          <w:rPr>
            <w:rStyle w:val="Hyperlink"/>
            <w:color w:val="7030A0"/>
            <w:sz w:val="22"/>
            <w:rPrChange w:id="1401" w:author="Anna Rasburn" w:date="2019-01-28T23:46:00Z">
              <w:rPr>
                <w:rStyle w:val="Hyperlink"/>
                <w:color w:val="7030A0"/>
              </w:rPr>
            </w:rPrChange>
          </w:rPr>
          <w:fldChar w:fldCharType="end"/>
        </w:r>
        <w:r w:rsidR="00946A62" w:rsidRPr="00D03914" w:rsidDel="003658EF">
          <w:rPr>
            <w:color w:val="7030A0"/>
            <w:sz w:val="22"/>
            <w:rPrChange w:id="1402" w:author="Anna Rasburn" w:date="2019-01-28T23:46:00Z">
              <w:rPr>
                <w:color w:val="7030A0"/>
              </w:rPr>
            </w:rPrChange>
          </w:rPr>
          <w:delText xml:space="preserve"> </w:delText>
        </w:r>
      </w:del>
    </w:p>
    <w:p w14:paraId="68555703" w14:textId="40E2A108" w:rsidR="00BD5935" w:rsidRPr="00D03914" w:rsidDel="003658EF" w:rsidRDefault="009C786B">
      <w:pPr>
        <w:spacing w:line="360" w:lineRule="auto"/>
        <w:jc w:val="both"/>
        <w:rPr>
          <w:del w:id="1403" w:author="Anna Rasburn [2]" w:date="2019-01-24T14:33:00Z"/>
          <w:color w:val="7030A0"/>
          <w:sz w:val="22"/>
          <w:rPrChange w:id="1404" w:author="Anna Rasburn" w:date="2019-01-28T23:46:00Z">
            <w:rPr>
              <w:del w:id="1405" w:author="Anna Rasburn [2]" w:date="2019-01-24T14:33:00Z"/>
              <w:color w:val="7030A0"/>
            </w:rPr>
          </w:rPrChange>
        </w:rPr>
        <w:pPrChange w:id="1406" w:author="Anna Rasburn" w:date="2019-01-28T23:46:00Z">
          <w:pPr/>
        </w:pPrChange>
      </w:pPr>
      <w:del w:id="1407" w:author="Anna Rasburn [2]" w:date="2019-01-24T14:33:00Z">
        <w:r w:rsidRPr="00D03914" w:rsidDel="003658EF">
          <w:rPr>
            <w:rStyle w:val="Hyperlink"/>
            <w:color w:val="7030A0"/>
            <w:sz w:val="22"/>
            <w:rPrChange w:id="1408" w:author="Anna Rasburn" w:date="2019-01-28T23:46:00Z">
              <w:rPr>
                <w:rStyle w:val="Hyperlink"/>
                <w:color w:val="7030A0"/>
              </w:rPr>
            </w:rPrChange>
          </w:rPr>
          <w:fldChar w:fldCharType="begin"/>
        </w:r>
        <w:r w:rsidRPr="00D03914" w:rsidDel="003658EF">
          <w:rPr>
            <w:rStyle w:val="Hyperlink"/>
            <w:color w:val="7030A0"/>
            <w:sz w:val="22"/>
            <w:rPrChange w:id="1409" w:author="Anna Rasburn" w:date="2019-01-28T23:46:00Z">
              <w:rPr>
                <w:rStyle w:val="Hyperlink"/>
                <w:color w:val="7030A0"/>
              </w:rPr>
            </w:rPrChange>
          </w:rPr>
          <w:delInstrText xml:space="preserve"> HYPERLINK "https://www.oracle.com/technetwork/database/database-technologies/multimedia/documentation/index.html" </w:delInstrText>
        </w:r>
        <w:r w:rsidRPr="00D03914" w:rsidDel="003658EF">
          <w:rPr>
            <w:rStyle w:val="Hyperlink"/>
            <w:color w:val="7030A0"/>
            <w:sz w:val="22"/>
            <w:rPrChange w:id="1410" w:author="Anna Rasburn" w:date="2019-01-28T23:46:00Z">
              <w:rPr>
                <w:rStyle w:val="Hyperlink"/>
                <w:color w:val="7030A0"/>
              </w:rPr>
            </w:rPrChange>
          </w:rPr>
          <w:fldChar w:fldCharType="separate"/>
        </w:r>
        <w:r w:rsidR="00946A62" w:rsidRPr="00D03914" w:rsidDel="003658EF">
          <w:rPr>
            <w:rStyle w:val="Hyperlink"/>
            <w:color w:val="7030A0"/>
            <w:sz w:val="22"/>
            <w:rPrChange w:id="1411" w:author="Anna Rasburn" w:date="2019-01-28T23:46:00Z">
              <w:rPr>
                <w:rStyle w:val="Hyperlink"/>
                <w:color w:val="7030A0"/>
              </w:rPr>
            </w:rPrChange>
          </w:rPr>
          <w:delText>https://www.oracle.com/technetwork/database/database-technologies/multimedia/documentation/index.html</w:delText>
        </w:r>
        <w:r w:rsidRPr="00D03914" w:rsidDel="003658EF">
          <w:rPr>
            <w:rStyle w:val="Hyperlink"/>
            <w:color w:val="7030A0"/>
            <w:sz w:val="22"/>
            <w:rPrChange w:id="1412" w:author="Anna Rasburn" w:date="2019-01-28T23:46:00Z">
              <w:rPr>
                <w:rStyle w:val="Hyperlink"/>
                <w:color w:val="7030A0"/>
              </w:rPr>
            </w:rPrChange>
          </w:rPr>
          <w:fldChar w:fldCharType="end"/>
        </w:r>
        <w:r w:rsidR="00946A62" w:rsidRPr="00D03914" w:rsidDel="003658EF">
          <w:rPr>
            <w:color w:val="7030A0"/>
            <w:sz w:val="22"/>
            <w:rPrChange w:id="1413" w:author="Anna Rasburn" w:date="2019-01-28T23:46:00Z">
              <w:rPr>
                <w:color w:val="7030A0"/>
              </w:rPr>
            </w:rPrChange>
          </w:rPr>
          <w:delText xml:space="preserve"> </w:delText>
        </w:r>
      </w:del>
    </w:p>
    <w:p w14:paraId="2CF7FEDC" w14:textId="77777777" w:rsidR="00673C12" w:rsidRPr="00D03914" w:rsidRDefault="00673C12">
      <w:pPr>
        <w:spacing w:line="360" w:lineRule="auto"/>
        <w:jc w:val="both"/>
        <w:rPr>
          <w:rPrChange w:id="1414" w:author="Anna Rasburn" w:date="2019-01-28T23:46:00Z">
            <w:rPr/>
          </w:rPrChange>
        </w:rPr>
        <w:pPrChange w:id="1415" w:author="Anna Rasburn" w:date="2019-01-28T23:46:00Z">
          <w:pPr>
            <w:pStyle w:val="BodyFirst"/>
          </w:pPr>
        </w:pPrChange>
      </w:pPr>
    </w:p>
    <w:p w14:paraId="40F8FF8F" w14:textId="77777777" w:rsidR="0020285E" w:rsidRDefault="00946A62" w:rsidP="0020285E">
      <w:pPr>
        <w:pStyle w:val="Heading2"/>
        <w:rPr>
          <w:color w:val="0070C0"/>
        </w:rPr>
      </w:pPr>
      <w:bookmarkStart w:id="1416" w:name="_Toc536549424"/>
      <w:r w:rsidRPr="0020285E">
        <w:rPr>
          <w:color w:val="0070C0"/>
        </w:rPr>
        <w:t>GI In other Languages</w:t>
      </w:r>
      <w:bookmarkEnd w:id="1416"/>
    </w:p>
    <w:p w14:paraId="2B70EF49" w14:textId="7910966B" w:rsidR="001308B0" w:rsidRPr="00D03914" w:rsidDel="003658EF" w:rsidRDefault="009C786B">
      <w:pPr>
        <w:pStyle w:val="BodyFirst"/>
        <w:jc w:val="both"/>
        <w:rPr>
          <w:del w:id="1417" w:author="Anna Rasburn [2]" w:date="2019-01-24T14:33:00Z"/>
          <w:color w:val="7030A0"/>
          <w:szCs w:val="22"/>
          <w:rPrChange w:id="1418" w:author="Anna Rasburn" w:date="2019-01-28T23:46:00Z">
            <w:rPr>
              <w:del w:id="1419" w:author="Anna Rasburn [2]" w:date="2019-01-24T14:33:00Z"/>
              <w:color w:val="7030A0"/>
            </w:rPr>
          </w:rPrChange>
        </w:rPr>
        <w:pPrChange w:id="1420" w:author="Anna Rasburn" w:date="2019-01-28T23:46:00Z">
          <w:pPr>
            <w:pStyle w:val="BodyFirst"/>
          </w:pPr>
        </w:pPrChange>
      </w:pPr>
      <w:del w:id="1421" w:author="Anna Rasburn [2]" w:date="2019-01-24T14:33:00Z">
        <w:r w:rsidRPr="00D03914" w:rsidDel="003658EF">
          <w:rPr>
            <w:rStyle w:val="Hyperlink"/>
            <w:color w:val="7030A0"/>
            <w:szCs w:val="22"/>
            <w:rPrChange w:id="1422" w:author="Anna Rasburn" w:date="2019-01-28T23:46:00Z">
              <w:rPr>
                <w:rStyle w:val="Hyperlink"/>
                <w:color w:val="7030A0"/>
              </w:rPr>
            </w:rPrChange>
          </w:rPr>
          <w:fldChar w:fldCharType="begin"/>
        </w:r>
        <w:r w:rsidRPr="00D03914" w:rsidDel="003658EF">
          <w:rPr>
            <w:rStyle w:val="Hyperlink"/>
            <w:color w:val="7030A0"/>
            <w:szCs w:val="22"/>
            <w:rPrChange w:id="1423" w:author="Anna Rasburn" w:date="2019-01-28T23:46:00Z">
              <w:rPr>
                <w:rStyle w:val="Hyperlink"/>
                <w:color w:val="7030A0"/>
              </w:rPr>
            </w:rPrChange>
          </w:rPr>
          <w:delInstrText xml:space="preserve"> HYPERLINK "https://dspace.stir.ac.uk/bitstream/1893/26007/1/thesis.pdf" </w:delInstrText>
        </w:r>
        <w:r w:rsidRPr="00D03914" w:rsidDel="003658EF">
          <w:rPr>
            <w:rStyle w:val="Hyperlink"/>
            <w:color w:val="7030A0"/>
            <w:szCs w:val="22"/>
            <w:rPrChange w:id="1424" w:author="Anna Rasburn" w:date="2019-01-28T23:46:00Z">
              <w:rPr>
                <w:rStyle w:val="Hyperlink"/>
                <w:color w:val="7030A0"/>
              </w:rPr>
            </w:rPrChange>
          </w:rPr>
          <w:fldChar w:fldCharType="separate"/>
        </w:r>
        <w:r w:rsidR="00946A62" w:rsidRPr="00D03914" w:rsidDel="003658EF">
          <w:rPr>
            <w:rStyle w:val="Hyperlink"/>
            <w:color w:val="7030A0"/>
            <w:szCs w:val="22"/>
            <w:rPrChange w:id="1425" w:author="Anna Rasburn" w:date="2019-01-28T23:46:00Z">
              <w:rPr>
                <w:rStyle w:val="Hyperlink"/>
                <w:color w:val="7030A0"/>
              </w:rPr>
            </w:rPrChange>
          </w:rPr>
          <w:delText>https://dspace.stir.ac.uk/bitstream/1893/26007/1/thesis.pdf</w:delText>
        </w:r>
        <w:r w:rsidRPr="00D03914" w:rsidDel="003658EF">
          <w:rPr>
            <w:rStyle w:val="Hyperlink"/>
            <w:color w:val="7030A0"/>
            <w:szCs w:val="22"/>
            <w:rPrChange w:id="1426" w:author="Anna Rasburn" w:date="2019-01-28T23:46:00Z">
              <w:rPr>
                <w:rStyle w:val="Hyperlink"/>
                <w:color w:val="7030A0"/>
              </w:rPr>
            </w:rPrChange>
          </w:rPr>
          <w:fldChar w:fldCharType="end"/>
        </w:r>
      </w:del>
    </w:p>
    <w:p w14:paraId="2698914C" w14:textId="6573F31C" w:rsidR="00956B3F" w:rsidRPr="00D03914" w:rsidDel="003658EF" w:rsidRDefault="009C786B">
      <w:pPr>
        <w:pStyle w:val="BodyText"/>
        <w:jc w:val="both"/>
        <w:rPr>
          <w:del w:id="1427" w:author="Anna Rasburn [2]" w:date="2019-01-24T14:33:00Z"/>
          <w:color w:val="7030A0"/>
          <w:szCs w:val="22"/>
          <w:rPrChange w:id="1428" w:author="Anna Rasburn" w:date="2019-01-28T23:46:00Z">
            <w:rPr>
              <w:del w:id="1429" w:author="Anna Rasburn [2]" w:date="2019-01-24T14:33:00Z"/>
              <w:color w:val="7030A0"/>
            </w:rPr>
          </w:rPrChange>
        </w:rPr>
        <w:pPrChange w:id="1430" w:author="Anna Rasburn" w:date="2019-01-28T23:46:00Z">
          <w:pPr>
            <w:pStyle w:val="BodyText"/>
          </w:pPr>
        </w:pPrChange>
      </w:pPr>
      <w:del w:id="1431" w:author="Anna Rasburn [2]" w:date="2019-01-24T14:33:00Z">
        <w:r w:rsidRPr="00D03914" w:rsidDel="003658EF">
          <w:rPr>
            <w:rStyle w:val="Hyperlink"/>
            <w:color w:val="7030A0"/>
            <w:szCs w:val="22"/>
            <w:rPrChange w:id="1432" w:author="Anna Rasburn" w:date="2019-01-28T23:46:00Z">
              <w:rPr>
                <w:rStyle w:val="Hyperlink"/>
                <w:color w:val="7030A0"/>
              </w:rPr>
            </w:rPrChange>
          </w:rPr>
          <w:fldChar w:fldCharType="begin"/>
        </w:r>
        <w:r w:rsidRPr="00D03914" w:rsidDel="003658EF">
          <w:rPr>
            <w:rStyle w:val="Hyperlink"/>
            <w:color w:val="7030A0"/>
            <w:szCs w:val="22"/>
            <w:rPrChange w:id="1433" w:author="Anna Rasburn" w:date="2019-01-28T23:46:00Z">
              <w:rPr>
                <w:rStyle w:val="Hyperlink"/>
                <w:color w:val="7030A0"/>
              </w:rPr>
            </w:rPrChange>
          </w:rPr>
          <w:delInstrText xml:space="preserve"> HYPERLINK "https://www.economist.com/science-and-technology/2018/07/19/python-has-brought-computer-programming-to-a-vast-new-audience" </w:delInstrText>
        </w:r>
        <w:r w:rsidRPr="00D03914" w:rsidDel="003658EF">
          <w:rPr>
            <w:rStyle w:val="Hyperlink"/>
            <w:color w:val="7030A0"/>
            <w:szCs w:val="22"/>
            <w:rPrChange w:id="1434" w:author="Anna Rasburn" w:date="2019-01-28T23:46:00Z">
              <w:rPr>
                <w:rStyle w:val="Hyperlink"/>
                <w:color w:val="7030A0"/>
              </w:rPr>
            </w:rPrChange>
          </w:rPr>
          <w:fldChar w:fldCharType="separate"/>
        </w:r>
        <w:r w:rsidR="00946A62" w:rsidRPr="00D03914" w:rsidDel="003658EF">
          <w:rPr>
            <w:rStyle w:val="Hyperlink"/>
            <w:color w:val="7030A0"/>
            <w:szCs w:val="22"/>
            <w:rPrChange w:id="1435" w:author="Anna Rasburn" w:date="2019-01-28T23:46:00Z">
              <w:rPr>
                <w:rStyle w:val="Hyperlink"/>
                <w:color w:val="7030A0"/>
              </w:rPr>
            </w:rPrChange>
          </w:rPr>
          <w:delText>https://www.economist.com/science-and-technology/2018/07/19/python-has-brought-computer-programming-to-a-vast-new-audience</w:delText>
        </w:r>
        <w:r w:rsidRPr="00D03914" w:rsidDel="003658EF">
          <w:rPr>
            <w:rStyle w:val="Hyperlink"/>
            <w:color w:val="7030A0"/>
            <w:szCs w:val="22"/>
            <w:rPrChange w:id="1436" w:author="Anna Rasburn" w:date="2019-01-28T23:46:00Z">
              <w:rPr>
                <w:rStyle w:val="Hyperlink"/>
                <w:color w:val="7030A0"/>
              </w:rPr>
            </w:rPrChange>
          </w:rPr>
          <w:fldChar w:fldCharType="end"/>
        </w:r>
        <w:r w:rsidR="00946A62" w:rsidRPr="00D03914" w:rsidDel="003658EF">
          <w:rPr>
            <w:color w:val="7030A0"/>
            <w:szCs w:val="22"/>
            <w:rPrChange w:id="1437" w:author="Anna Rasburn" w:date="2019-01-28T23:46:00Z">
              <w:rPr>
                <w:color w:val="7030A0"/>
              </w:rPr>
            </w:rPrChange>
          </w:rPr>
          <w:delText xml:space="preserve"> </w:delText>
        </w:r>
      </w:del>
    </w:p>
    <w:p w14:paraId="460AD8EA" w14:textId="3E3D12B3" w:rsidR="00E579EF" w:rsidRPr="00D03914" w:rsidRDefault="00946A62">
      <w:pPr>
        <w:pStyle w:val="BodyText"/>
        <w:tabs>
          <w:tab w:val="center" w:pos="4182"/>
        </w:tabs>
        <w:ind w:firstLine="0"/>
        <w:jc w:val="both"/>
        <w:rPr>
          <w:color w:val="0070C0"/>
          <w:szCs w:val="22"/>
          <w:rPrChange w:id="1438" w:author="Anna Rasburn" w:date="2019-01-28T23:46:00Z">
            <w:rPr>
              <w:color w:val="0070C0"/>
              <w:sz w:val="24"/>
            </w:rPr>
          </w:rPrChange>
        </w:rPr>
        <w:pPrChange w:id="1439" w:author="Anna Rasburn" w:date="2019-01-28T23:46:00Z">
          <w:pPr>
            <w:pStyle w:val="BodyText"/>
            <w:tabs>
              <w:tab w:val="center" w:pos="4182"/>
            </w:tabs>
            <w:spacing w:line="240" w:lineRule="auto"/>
            <w:ind w:firstLine="0"/>
          </w:pPr>
        </w:pPrChange>
      </w:pPr>
      <w:r w:rsidRPr="00D03914">
        <w:rPr>
          <w:color w:val="0070C0"/>
          <w:szCs w:val="22"/>
          <w:rPrChange w:id="1440" w:author="Anna Rasburn" w:date="2019-01-28T23:46:00Z">
            <w:rPr>
              <w:color w:val="0070C0"/>
              <w:sz w:val="24"/>
            </w:rPr>
          </w:rPrChange>
        </w:rPr>
        <w:t xml:space="preserve">A large proportion of research about Genetic Improvement focuses on object-oriented languages such as Java, C and C++, therefore ignoring dynamically typed languages such as Python. </w:t>
      </w:r>
      <w:r w:rsidR="00313FEF" w:rsidRPr="00D03914">
        <w:rPr>
          <w:color w:val="0070C0"/>
          <w:szCs w:val="22"/>
          <w:rPrChange w:id="1441" w:author="Anna Rasburn" w:date="2019-01-28T23:46:00Z">
            <w:rPr>
              <w:color w:val="0070C0"/>
              <w:sz w:val="24"/>
            </w:rPr>
          </w:rPrChange>
        </w:rPr>
        <w:t>Research conducted by Haraldsson</w:t>
      </w:r>
      <w:ins w:id="1442" w:author="Anna Rasburn [2]" w:date="2019-01-19T17:08:00Z">
        <w:r w:rsidR="00FA1DCE" w:rsidRPr="00D03914">
          <w:rPr>
            <w:color w:val="0070C0"/>
            <w:szCs w:val="22"/>
            <w:rPrChange w:id="1443" w:author="Anna Rasburn" w:date="2019-01-28T23:46:00Z">
              <w:rPr>
                <w:color w:val="0070C0"/>
                <w:sz w:val="24"/>
              </w:rPr>
            </w:rPrChange>
          </w:rPr>
          <w:t xml:space="preserve"> </w:t>
        </w:r>
      </w:ins>
      <w:customXmlInsRangeStart w:id="1444" w:author="Anna Rasburn [2]" w:date="2019-01-19T17:08:00Z"/>
      <w:sdt>
        <w:sdtPr>
          <w:rPr>
            <w:color w:val="0070C0"/>
            <w:szCs w:val="22"/>
          </w:rPr>
          <w:id w:val="5339230"/>
          <w:citation/>
        </w:sdtPr>
        <w:sdtContent>
          <w:customXmlInsRangeEnd w:id="1444"/>
          <w:ins w:id="1445" w:author="Anna Rasburn [2]" w:date="2019-01-19T17:08:00Z">
            <w:r w:rsidR="00FA1DCE" w:rsidRPr="00D03914">
              <w:rPr>
                <w:color w:val="0070C0"/>
                <w:szCs w:val="22"/>
                <w:rPrChange w:id="1446" w:author="Anna Rasburn" w:date="2019-01-28T23:46:00Z">
                  <w:rPr>
                    <w:color w:val="0070C0"/>
                    <w:sz w:val="24"/>
                  </w:rPr>
                </w:rPrChange>
              </w:rPr>
              <w:fldChar w:fldCharType="begin"/>
            </w:r>
            <w:r w:rsidR="00FA1DCE" w:rsidRPr="00D03914">
              <w:rPr>
                <w:color w:val="0070C0"/>
                <w:szCs w:val="22"/>
                <w:rPrChange w:id="1447" w:author="Anna Rasburn" w:date="2019-01-28T23:46:00Z">
                  <w:rPr>
                    <w:color w:val="0070C0"/>
                    <w:sz w:val="24"/>
                  </w:rPr>
                </w:rPrChange>
              </w:rPr>
              <w:instrText xml:space="preserve"> CITATION SHa19 \l 2057 </w:instrText>
            </w:r>
          </w:ins>
          <w:r w:rsidR="00FA1DCE" w:rsidRPr="00D03914">
            <w:rPr>
              <w:color w:val="0070C0"/>
              <w:szCs w:val="22"/>
              <w:rPrChange w:id="1448" w:author="Anna Rasburn" w:date="2019-01-28T23:46:00Z">
                <w:rPr>
                  <w:color w:val="0070C0"/>
                  <w:sz w:val="24"/>
                </w:rPr>
              </w:rPrChange>
            </w:rPr>
            <w:fldChar w:fldCharType="separate"/>
          </w:r>
          <w:r w:rsidR="00CD617E" w:rsidRPr="00D03914">
            <w:rPr>
              <w:noProof/>
              <w:color w:val="0070C0"/>
              <w:szCs w:val="22"/>
              <w:rPrChange w:id="1449" w:author="Anna Rasburn" w:date="2019-01-28T23:46:00Z">
                <w:rPr>
                  <w:noProof/>
                  <w:color w:val="0070C0"/>
                  <w:sz w:val="24"/>
                </w:rPr>
              </w:rPrChange>
            </w:rPr>
            <w:t>[14]</w:t>
          </w:r>
          <w:ins w:id="1450" w:author="Anna Rasburn [2]" w:date="2019-01-19T17:08:00Z">
            <w:r w:rsidR="00FA1DCE" w:rsidRPr="00D03914">
              <w:rPr>
                <w:color w:val="0070C0"/>
                <w:szCs w:val="22"/>
                <w:rPrChange w:id="1451" w:author="Anna Rasburn" w:date="2019-01-28T23:46:00Z">
                  <w:rPr>
                    <w:color w:val="0070C0"/>
                    <w:sz w:val="24"/>
                  </w:rPr>
                </w:rPrChange>
              </w:rPr>
              <w:fldChar w:fldCharType="end"/>
            </w:r>
          </w:ins>
          <w:customXmlInsRangeStart w:id="1452" w:author="Anna Rasburn [2]" w:date="2019-01-19T17:08:00Z"/>
        </w:sdtContent>
      </w:sdt>
      <w:customXmlInsRangeEnd w:id="1452"/>
      <w:ins w:id="1453" w:author="Anna Rasburn [2]" w:date="2019-01-19T17:08:00Z">
        <w:r w:rsidR="00FA1DCE" w:rsidRPr="00D03914">
          <w:rPr>
            <w:color w:val="0070C0"/>
            <w:szCs w:val="22"/>
            <w:rPrChange w:id="1454" w:author="Anna Rasburn" w:date="2019-01-28T23:46:00Z">
              <w:rPr>
                <w:color w:val="0070C0"/>
                <w:sz w:val="24"/>
              </w:rPr>
            </w:rPrChange>
          </w:rPr>
          <w:t xml:space="preserve"> </w:t>
        </w:r>
      </w:ins>
      <w:del w:id="1455" w:author="Anna Rasburn [2]" w:date="2019-01-19T17:08:00Z">
        <w:r w:rsidR="00313FEF" w:rsidRPr="00D03914" w:rsidDel="00FA1DCE">
          <w:rPr>
            <w:color w:val="0070C0"/>
            <w:szCs w:val="22"/>
            <w:rPrChange w:id="1456" w:author="Anna Rasburn" w:date="2019-01-28T23:46:00Z">
              <w:rPr>
                <w:color w:val="0070C0"/>
                <w:sz w:val="24"/>
              </w:rPr>
            </w:rPrChange>
          </w:rPr>
          <w:delText xml:space="preserve">[REFERENCE] </w:delText>
        </w:r>
      </w:del>
      <w:r w:rsidR="00313FEF" w:rsidRPr="00D03914">
        <w:rPr>
          <w:color w:val="0070C0"/>
          <w:szCs w:val="22"/>
          <w:rPrChange w:id="1457" w:author="Anna Rasburn" w:date="2019-01-28T23:46:00Z">
            <w:rPr>
              <w:color w:val="0070C0"/>
              <w:sz w:val="24"/>
            </w:rPr>
          </w:rPrChange>
        </w:rPr>
        <w:t>focuses on g</w:t>
      </w:r>
      <w:r w:rsidR="00956B3F" w:rsidRPr="00D03914">
        <w:rPr>
          <w:color w:val="0070C0"/>
          <w:szCs w:val="22"/>
          <w:rPrChange w:id="1458" w:author="Anna Rasburn" w:date="2019-01-28T23:46:00Z">
            <w:rPr>
              <w:color w:val="0070C0"/>
              <w:sz w:val="24"/>
            </w:rPr>
          </w:rPrChange>
        </w:rPr>
        <w:t xml:space="preserve">enetic </w:t>
      </w:r>
      <w:r w:rsidR="00313FEF" w:rsidRPr="00D03914">
        <w:rPr>
          <w:color w:val="0070C0"/>
          <w:szCs w:val="22"/>
          <w:rPrChange w:id="1459" w:author="Anna Rasburn" w:date="2019-01-28T23:46:00Z">
            <w:rPr>
              <w:color w:val="0070C0"/>
              <w:sz w:val="24"/>
            </w:rPr>
          </w:rPrChange>
        </w:rPr>
        <w:t>i</w:t>
      </w:r>
      <w:r w:rsidR="00956B3F" w:rsidRPr="00D03914">
        <w:rPr>
          <w:color w:val="0070C0"/>
          <w:szCs w:val="22"/>
          <w:rPrChange w:id="1460" w:author="Anna Rasburn" w:date="2019-01-28T23:46:00Z">
            <w:rPr>
              <w:color w:val="0070C0"/>
              <w:sz w:val="24"/>
            </w:rPr>
          </w:rPrChange>
        </w:rPr>
        <w:t xml:space="preserve">mprovement in Python </w:t>
      </w:r>
      <w:r w:rsidR="006E03E6" w:rsidRPr="00D03914">
        <w:rPr>
          <w:color w:val="0070C0"/>
          <w:szCs w:val="22"/>
          <w:rPrChange w:id="1461" w:author="Anna Rasburn" w:date="2019-01-28T23:46:00Z">
            <w:rPr>
              <w:color w:val="0070C0"/>
              <w:sz w:val="24"/>
            </w:rPr>
          </w:rPrChange>
        </w:rPr>
        <w:t xml:space="preserve">who showed that it </w:t>
      </w:r>
      <w:r w:rsidR="00956B3F" w:rsidRPr="00D03914">
        <w:rPr>
          <w:color w:val="0070C0"/>
          <w:szCs w:val="22"/>
          <w:rPrChange w:id="1462" w:author="Anna Rasburn" w:date="2019-01-28T23:46:00Z">
            <w:rPr>
              <w:color w:val="0070C0"/>
              <w:sz w:val="24"/>
            </w:rPr>
          </w:rPrChange>
        </w:rPr>
        <w:t xml:space="preserve">can be used to fix multiple bugs within the Python script at the same time and in a reasonable time frame. </w:t>
      </w:r>
    </w:p>
    <w:p w14:paraId="29306DB7" w14:textId="77777777" w:rsidR="00E579EF" w:rsidRPr="00D03914" w:rsidRDefault="00E579EF">
      <w:pPr>
        <w:pStyle w:val="BodyText"/>
        <w:tabs>
          <w:tab w:val="center" w:pos="4182"/>
        </w:tabs>
        <w:ind w:firstLine="0"/>
        <w:jc w:val="both"/>
        <w:rPr>
          <w:color w:val="0070C0"/>
          <w:szCs w:val="22"/>
          <w:rPrChange w:id="1463" w:author="Anna Rasburn" w:date="2019-01-28T23:46:00Z">
            <w:rPr>
              <w:color w:val="0070C0"/>
              <w:sz w:val="24"/>
            </w:rPr>
          </w:rPrChange>
        </w:rPr>
        <w:pPrChange w:id="1464" w:author="Anna Rasburn" w:date="2019-01-28T23:46:00Z">
          <w:pPr>
            <w:pStyle w:val="BodyText"/>
            <w:tabs>
              <w:tab w:val="center" w:pos="4182"/>
            </w:tabs>
            <w:spacing w:line="240" w:lineRule="auto"/>
            <w:ind w:firstLine="0"/>
          </w:pPr>
        </w:pPrChange>
      </w:pPr>
    </w:p>
    <w:p w14:paraId="41EDBDC0" w14:textId="3C37A06F" w:rsidR="00313FEF" w:rsidRPr="00D03914" w:rsidRDefault="00946A62">
      <w:pPr>
        <w:pStyle w:val="BodyText"/>
        <w:tabs>
          <w:tab w:val="center" w:pos="4182"/>
        </w:tabs>
        <w:ind w:firstLine="0"/>
        <w:jc w:val="both"/>
        <w:rPr>
          <w:color w:val="0070C0"/>
          <w:szCs w:val="22"/>
          <w:rPrChange w:id="1465" w:author="Anna Rasburn" w:date="2019-01-28T23:46:00Z">
            <w:rPr>
              <w:color w:val="0070C0"/>
              <w:sz w:val="24"/>
            </w:rPr>
          </w:rPrChange>
        </w:rPr>
        <w:pPrChange w:id="1466" w:author="Anna Rasburn" w:date="2019-01-28T23:46:00Z">
          <w:pPr>
            <w:pStyle w:val="BodyText"/>
            <w:tabs>
              <w:tab w:val="center" w:pos="4182"/>
            </w:tabs>
            <w:spacing w:line="240" w:lineRule="auto"/>
            <w:ind w:firstLine="0"/>
          </w:pPr>
        </w:pPrChange>
      </w:pPr>
      <w:r w:rsidRPr="00D03914">
        <w:rPr>
          <w:color w:val="0070C0"/>
          <w:szCs w:val="22"/>
          <w:rPrChange w:id="1467" w:author="Anna Rasburn" w:date="2019-01-28T23:46:00Z">
            <w:rPr>
              <w:color w:val="0070C0"/>
              <w:sz w:val="24"/>
            </w:rPr>
          </w:rPrChange>
        </w:rPr>
        <w:t>Haraldsson's research works in a similar way to GIN where a series of edits are applied to source code.</w:t>
      </w:r>
      <w:r w:rsidR="00E579EF" w:rsidRPr="00D03914">
        <w:rPr>
          <w:color w:val="0070C0"/>
          <w:szCs w:val="22"/>
          <w:rPrChange w:id="1468" w:author="Anna Rasburn" w:date="2019-01-28T23:46:00Z">
            <w:rPr>
              <w:color w:val="0070C0"/>
              <w:sz w:val="24"/>
            </w:rPr>
          </w:rPrChange>
        </w:rPr>
        <w:t xml:space="preserve"> </w:t>
      </w:r>
      <w:r w:rsidRPr="00D03914">
        <w:rPr>
          <w:color w:val="0070C0"/>
          <w:szCs w:val="22"/>
          <w:rPrChange w:id="1469" w:author="Anna Rasburn" w:date="2019-01-28T23:46:00Z">
            <w:rPr>
              <w:color w:val="0070C0"/>
              <w:sz w:val="24"/>
            </w:rPr>
          </w:rPrChange>
        </w:rPr>
        <w:t>This research applies experiments to small python scripts to see whether solutions created by genetic improvement ha</w:t>
      </w:r>
      <w:r w:rsidR="00641C9B" w:rsidRPr="00D03914">
        <w:rPr>
          <w:color w:val="0070C0"/>
          <w:szCs w:val="22"/>
          <w:rPrChange w:id="1470" w:author="Anna Rasburn" w:date="2019-01-28T23:46:00Z">
            <w:rPr>
              <w:color w:val="0070C0"/>
              <w:sz w:val="24"/>
            </w:rPr>
          </w:rPrChange>
        </w:rPr>
        <w:t>ve</w:t>
      </w:r>
      <w:r w:rsidRPr="00D03914">
        <w:rPr>
          <w:color w:val="0070C0"/>
          <w:szCs w:val="22"/>
          <w:rPrChange w:id="1471" w:author="Anna Rasburn" w:date="2019-01-28T23:46:00Z">
            <w:rPr>
              <w:color w:val="0070C0"/>
              <w:sz w:val="24"/>
            </w:rPr>
          </w:rPrChange>
        </w:rPr>
        <w:t xml:space="preserve"> been successful. </w:t>
      </w:r>
      <w:r w:rsidR="00641C9B" w:rsidRPr="00D03914">
        <w:rPr>
          <w:color w:val="0070C0"/>
          <w:szCs w:val="22"/>
          <w:rPrChange w:id="1472" w:author="Anna Rasburn" w:date="2019-01-28T23:46:00Z">
            <w:rPr>
              <w:color w:val="0070C0"/>
              <w:sz w:val="24"/>
            </w:rPr>
          </w:rPrChange>
        </w:rPr>
        <w:t>A r</w:t>
      </w:r>
      <w:r w:rsidR="00E579EF" w:rsidRPr="00D03914">
        <w:rPr>
          <w:color w:val="0070C0"/>
          <w:szCs w:val="22"/>
          <w:rPrChange w:id="1473" w:author="Anna Rasburn" w:date="2019-01-28T23:46:00Z">
            <w:rPr>
              <w:color w:val="0070C0"/>
              <w:sz w:val="24"/>
            </w:rPr>
          </w:rPrChange>
        </w:rPr>
        <w:t>andom walk analysis</w:t>
      </w:r>
      <w:r w:rsidR="00641C9B" w:rsidRPr="00D03914">
        <w:rPr>
          <w:color w:val="0070C0"/>
          <w:szCs w:val="22"/>
          <w:rPrChange w:id="1474" w:author="Anna Rasburn" w:date="2019-01-28T23:46:00Z">
            <w:rPr>
              <w:color w:val="0070C0"/>
              <w:sz w:val="24"/>
            </w:rPr>
          </w:rPrChange>
        </w:rPr>
        <w:t xml:space="preserve"> is used,</w:t>
      </w:r>
      <w:r w:rsidR="00E579EF" w:rsidRPr="00D03914">
        <w:rPr>
          <w:color w:val="0070C0"/>
          <w:szCs w:val="22"/>
          <w:rPrChange w:id="1475" w:author="Anna Rasburn" w:date="2019-01-28T23:46:00Z">
            <w:rPr>
              <w:color w:val="0070C0"/>
              <w:sz w:val="24"/>
            </w:rPr>
          </w:rPrChange>
        </w:rPr>
        <w:t xml:space="preserve"> where the start state is assum</w:t>
      </w:r>
      <w:r w:rsidR="00641C9B" w:rsidRPr="00D03914">
        <w:rPr>
          <w:color w:val="0070C0"/>
          <w:szCs w:val="22"/>
          <w:rPrChange w:id="1476" w:author="Anna Rasburn" w:date="2019-01-28T23:46:00Z">
            <w:rPr>
              <w:color w:val="0070C0"/>
              <w:sz w:val="24"/>
            </w:rPr>
          </w:rPrChange>
        </w:rPr>
        <w:t xml:space="preserve">ing that </w:t>
      </w:r>
      <w:r w:rsidR="00E579EF" w:rsidRPr="00D03914">
        <w:rPr>
          <w:color w:val="0070C0"/>
          <w:szCs w:val="22"/>
          <w:rPrChange w:id="1477" w:author="Anna Rasburn" w:date="2019-01-28T23:46:00Z">
            <w:rPr>
              <w:color w:val="0070C0"/>
              <w:sz w:val="24"/>
            </w:rPr>
          </w:rPrChange>
        </w:rPr>
        <w:t>the program is correct and the fitness is monitored as the edit list increases in size one edit at a time. The other stage of the experiment is the exhaustive neighbourhood analysis w</w:t>
      </w:r>
      <w:r w:rsidR="00641C9B" w:rsidRPr="00D03914">
        <w:rPr>
          <w:color w:val="0070C0"/>
          <w:szCs w:val="22"/>
          <w:rPrChange w:id="1478" w:author="Anna Rasburn" w:date="2019-01-28T23:46:00Z">
            <w:rPr>
              <w:color w:val="0070C0"/>
              <w:sz w:val="24"/>
            </w:rPr>
          </w:rPrChange>
        </w:rPr>
        <w:t>h</w:t>
      </w:r>
      <w:r w:rsidR="00E579EF" w:rsidRPr="00D03914">
        <w:rPr>
          <w:color w:val="0070C0"/>
          <w:szCs w:val="22"/>
          <w:rPrChange w:id="1479" w:author="Anna Rasburn" w:date="2019-01-28T23:46:00Z">
            <w:rPr>
              <w:color w:val="0070C0"/>
              <w:sz w:val="24"/>
            </w:rPr>
          </w:rPrChange>
        </w:rPr>
        <w:t xml:space="preserve">ere the fitness is evaluated for every mutant of the program. </w:t>
      </w:r>
    </w:p>
    <w:p w14:paraId="58955866" w14:textId="77777777" w:rsidR="00E579EF" w:rsidRPr="00D03914" w:rsidRDefault="00E579EF">
      <w:pPr>
        <w:pStyle w:val="BodyText"/>
        <w:tabs>
          <w:tab w:val="center" w:pos="4182"/>
        </w:tabs>
        <w:ind w:firstLine="0"/>
        <w:jc w:val="both"/>
        <w:rPr>
          <w:color w:val="0070C0"/>
          <w:szCs w:val="22"/>
          <w:rPrChange w:id="1480" w:author="Anna Rasburn" w:date="2019-01-28T23:46:00Z">
            <w:rPr>
              <w:color w:val="0070C0"/>
              <w:sz w:val="24"/>
            </w:rPr>
          </w:rPrChange>
        </w:rPr>
        <w:pPrChange w:id="1481" w:author="Anna Rasburn" w:date="2019-01-28T23:46:00Z">
          <w:pPr>
            <w:pStyle w:val="BodyText"/>
            <w:tabs>
              <w:tab w:val="center" w:pos="4182"/>
            </w:tabs>
            <w:spacing w:line="240" w:lineRule="auto"/>
            <w:ind w:firstLine="0"/>
          </w:pPr>
        </w:pPrChange>
      </w:pPr>
    </w:p>
    <w:p w14:paraId="746D1F3D" w14:textId="7069293E" w:rsidR="00313FEF" w:rsidRPr="00D03914" w:rsidRDefault="00946A62">
      <w:pPr>
        <w:pStyle w:val="BodyText"/>
        <w:ind w:firstLine="0"/>
        <w:jc w:val="both"/>
        <w:rPr>
          <w:color w:val="0070C0"/>
          <w:szCs w:val="22"/>
          <w:rPrChange w:id="1482" w:author="Anna Rasburn" w:date="2019-01-28T23:46:00Z">
            <w:rPr>
              <w:color w:val="0070C0"/>
              <w:sz w:val="24"/>
            </w:rPr>
          </w:rPrChange>
        </w:rPr>
        <w:pPrChange w:id="1483" w:author="Anna Rasburn" w:date="2019-01-28T23:46:00Z">
          <w:pPr>
            <w:pStyle w:val="BodyText"/>
            <w:spacing w:line="240" w:lineRule="auto"/>
            <w:ind w:firstLine="0"/>
          </w:pPr>
        </w:pPrChange>
      </w:pPr>
      <w:r w:rsidRPr="00D03914">
        <w:rPr>
          <w:color w:val="0070C0"/>
          <w:szCs w:val="22"/>
          <w:rPrChange w:id="1484" w:author="Anna Rasburn" w:date="2019-01-28T23:46:00Z">
            <w:rPr>
              <w:color w:val="0070C0"/>
              <w:sz w:val="24"/>
            </w:rPr>
          </w:rPrChange>
        </w:rPr>
        <w:t xml:space="preserve">Genetic Improvement in Python </w:t>
      </w:r>
      <w:r w:rsidR="00641C9B" w:rsidRPr="00D03914">
        <w:rPr>
          <w:color w:val="0070C0"/>
          <w:szCs w:val="22"/>
          <w:rPrChange w:id="1485" w:author="Anna Rasburn" w:date="2019-01-28T23:46:00Z">
            <w:rPr>
              <w:color w:val="0070C0"/>
              <w:sz w:val="24"/>
            </w:rPr>
          </w:rPrChange>
        </w:rPr>
        <w:t xml:space="preserve">has the advantage that </w:t>
      </w:r>
      <w:r w:rsidRPr="00D03914">
        <w:rPr>
          <w:color w:val="0070C0"/>
          <w:szCs w:val="22"/>
          <w:rPrChange w:id="1486" w:author="Anna Rasburn" w:date="2019-01-28T23:46:00Z">
            <w:rPr>
              <w:color w:val="0070C0"/>
              <w:sz w:val="24"/>
            </w:rPr>
          </w:rPrChange>
        </w:rPr>
        <w:t xml:space="preserve">the search space is less restricted than the search space for Java programs. This allows for more changes to the source code in a Python Script in comparison to small Java programs. </w:t>
      </w:r>
      <w:r w:rsidR="00956B3F" w:rsidRPr="00D03914">
        <w:rPr>
          <w:color w:val="0070C0"/>
          <w:szCs w:val="22"/>
          <w:rPrChange w:id="1487" w:author="Anna Rasburn" w:date="2019-01-28T23:46:00Z">
            <w:rPr>
              <w:color w:val="0070C0"/>
              <w:sz w:val="24"/>
            </w:rPr>
          </w:rPrChange>
        </w:rPr>
        <w:t>Optimising Python is important because Python is ‘becoming the world’s most popular coding language’</w:t>
      </w:r>
      <w:ins w:id="1488" w:author="Anna Rasburn [2]" w:date="2019-01-19T17:06:00Z">
        <w:r w:rsidR="00BB439E" w:rsidRPr="00D03914">
          <w:rPr>
            <w:color w:val="0070C0"/>
            <w:szCs w:val="22"/>
            <w:rPrChange w:id="1489" w:author="Anna Rasburn" w:date="2019-01-28T23:46:00Z">
              <w:rPr>
                <w:color w:val="0070C0"/>
                <w:sz w:val="24"/>
              </w:rPr>
            </w:rPrChange>
          </w:rPr>
          <w:t xml:space="preserve"> </w:t>
        </w:r>
      </w:ins>
      <w:customXmlInsRangeStart w:id="1490" w:author="Anna Rasburn [2]" w:date="2019-01-19T17:06:00Z"/>
      <w:sdt>
        <w:sdtPr>
          <w:rPr>
            <w:color w:val="0070C0"/>
            <w:szCs w:val="22"/>
          </w:rPr>
          <w:id w:val="2059660703"/>
          <w:citation/>
        </w:sdtPr>
        <w:sdtContent>
          <w:customXmlInsRangeEnd w:id="1490"/>
          <w:ins w:id="1491" w:author="Anna Rasburn [2]" w:date="2019-01-19T17:06:00Z">
            <w:r w:rsidR="00BB439E" w:rsidRPr="00D03914">
              <w:rPr>
                <w:color w:val="0070C0"/>
                <w:szCs w:val="22"/>
                <w:rPrChange w:id="1492" w:author="Anna Rasburn" w:date="2019-01-28T23:46:00Z">
                  <w:rPr>
                    <w:color w:val="0070C0"/>
                    <w:sz w:val="24"/>
                  </w:rPr>
                </w:rPrChange>
              </w:rPr>
              <w:fldChar w:fldCharType="begin"/>
            </w:r>
            <w:r w:rsidR="00BB439E" w:rsidRPr="00D03914">
              <w:rPr>
                <w:color w:val="0070C0"/>
                <w:szCs w:val="22"/>
                <w:rPrChange w:id="1493" w:author="Anna Rasburn" w:date="2019-01-28T23:46:00Z">
                  <w:rPr>
                    <w:color w:val="0070C0"/>
                    <w:sz w:val="24"/>
                  </w:rPr>
                </w:rPrChange>
              </w:rPr>
              <w:instrText xml:space="preserve"> CITATION Pyt18 \l 2057 </w:instrText>
            </w:r>
          </w:ins>
          <w:r w:rsidR="00BB439E" w:rsidRPr="00D03914">
            <w:rPr>
              <w:color w:val="0070C0"/>
              <w:szCs w:val="22"/>
              <w:rPrChange w:id="1494" w:author="Anna Rasburn" w:date="2019-01-28T23:46:00Z">
                <w:rPr>
                  <w:color w:val="0070C0"/>
                  <w:sz w:val="24"/>
                </w:rPr>
              </w:rPrChange>
            </w:rPr>
            <w:fldChar w:fldCharType="separate"/>
          </w:r>
          <w:r w:rsidR="00CD617E" w:rsidRPr="00D03914">
            <w:rPr>
              <w:noProof/>
              <w:color w:val="0070C0"/>
              <w:szCs w:val="22"/>
              <w:rPrChange w:id="1495" w:author="Anna Rasburn" w:date="2019-01-28T23:46:00Z">
                <w:rPr>
                  <w:noProof/>
                  <w:color w:val="0070C0"/>
                  <w:sz w:val="24"/>
                </w:rPr>
              </w:rPrChange>
            </w:rPr>
            <w:t>[15]</w:t>
          </w:r>
          <w:ins w:id="1496" w:author="Anna Rasburn [2]" w:date="2019-01-19T17:06:00Z">
            <w:r w:rsidR="00BB439E" w:rsidRPr="00D03914">
              <w:rPr>
                <w:color w:val="0070C0"/>
                <w:szCs w:val="22"/>
                <w:rPrChange w:id="1497" w:author="Anna Rasburn" w:date="2019-01-28T23:46:00Z">
                  <w:rPr>
                    <w:color w:val="0070C0"/>
                    <w:sz w:val="24"/>
                  </w:rPr>
                </w:rPrChange>
              </w:rPr>
              <w:fldChar w:fldCharType="end"/>
            </w:r>
          </w:ins>
          <w:customXmlInsRangeStart w:id="1498" w:author="Anna Rasburn [2]" w:date="2019-01-19T17:06:00Z"/>
        </w:sdtContent>
      </w:sdt>
      <w:customXmlInsRangeEnd w:id="1498"/>
      <w:del w:id="1499" w:author="Anna Rasburn [2]" w:date="2019-01-19T17:08:00Z">
        <w:r w:rsidRPr="00D03914" w:rsidDel="00BB439E">
          <w:rPr>
            <w:color w:val="0070C0"/>
            <w:szCs w:val="22"/>
            <w:rPrChange w:id="1500" w:author="Anna Rasburn" w:date="2019-01-28T23:46:00Z">
              <w:rPr>
                <w:color w:val="0070C0"/>
                <w:sz w:val="24"/>
              </w:rPr>
            </w:rPrChange>
          </w:rPr>
          <w:delText>[R</w:delText>
        </w:r>
      </w:del>
      <w:del w:id="1501" w:author="Anna Rasburn [2]" w:date="2019-01-19T17:07:00Z">
        <w:r w:rsidRPr="00D03914" w:rsidDel="00BB439E">
          <w:rPr>
            <w:color w:val="0070C0"/>
            <w:szCs w:val="22"/>
            <w:rPrChange w:id="1502" w:author="Anna Rasburn" w:date="2019-01-28T23:46:00Z">
              <w:rPr>
                <w:color w:val="0070C0"/>
                <w:sz w:val="24"/>
              </w:rPr>
            </w:rPrChange>
          </w:rPr>
          <w:delText>EFERENCE]</w:delText>
        </w:r>
      </w:del>
      <w:r w:rsidR="00956B3F" w:rsidRPr="00D03914">
        <w:rPr>
          <w:color w:val="0070C0"/>
          <w:szCs w:val="22"/>
          <w:rPrChange w:id="1503" w:author="Anna Rasburn" w:date="2019-01-28T23:46:00Z">
            <w:rPr>
              <w:color w:val="0070C0"/>
              <w:sz w:val="24"/>
            </w:rPr>
          </w:rPrChange>
        </w:rPr>
        <w:t xml:space="preserve"> </w:t>
      </w:r>
      <w:r w:rsidR="00641C9B" w:rsidRPr="00D03914">
        <w:rPr>
          <w:color w:val="0070C0"/>
          <w:szCs w:val="22"/>
          <w:rPrChange w:id="1504" w:author="Anna Rasburn" w:date="2019-01-28T23:46:00Z">
            <w:rPr>
              <w:color w:val="0070C0"/>
              <w:sz w:val="24"/>
            </w:rPr>
          </w:rPrChange>
        </w:rPr>
        <w:t xml:space="preserve">and </w:t>
      </w:r>
      <w:r w:rsidR="00956B3F" w:rsidRPr="00D03914">
        <w:rPr>
          <w:color w:val="0070C0"/>
          <w:szCs w:val="22"/>
          <w:rPrChange w:id="1505" w:author="Anna Rasburn" w:date="2019-01-28T23:46:00Z">
            <w:rPr>
              <w:color w:val="0070C0"/>
              <w:sz w:val="24"/>
            </w:rPr>
          </w:rPrChange>
        </w:rPr>
        <w:t xml:space="preserve">therefore the increasing number of python developers </w:t>
      </w:r>
      <w:r w:rsidRPr="00D03914">
        <w:rPr>
          <w:color w:val="0070C0"/>
          <w:szCs w:val="22"/>
          <w:rPrChange w:id="1506" w:author="Anna Rasburn" w:date="2019-01-28T23:46:00Z">
            <w:rPr>
              <w:color w:val="0070C0"/>
              <w:sz w:val="24"/>
            </w:rPr>
          </w:rPrChange>
        </w:rPr>
        <w:t xml:space="preserve">can code an optimised version of the language with bugs fixed quickly in a reasonable time. </w:t>
      </w:r>
    </w:p>
    <w:p w14:paraId="19544D5D" w14:textId="77777777" w:rsidR="00E579EF" w:rsidRPr="00D03914" w:rsidRDefault="00E579EF">
      <w:pPr>
        <w:pStyle w:val="BodyText"/>
        <w:ind w:firstLine="0"/>
        <w:jc w:val="both"/>
        <w:rPr>
          <w:color w:val="0070C0"/>
          <w:szCs w:val="22"/>
          <w:rPrChange w:id="1507" w:author="Anna Rasburn" w:date="2019-01-28T23:46:00Z">
            <w:rPr>
              <w:color w:val="0070C0"/>
              <w:sz w:val="24"/>
            </w:rPr>
          </w:rPrChange>
        </w:rPr>
        <w:pPrChange w:id="1508" w:author="Anna Rasburn" w:date="2019-01-28T23:46:00Z">
          <w:pPr>
            <w:pStyle w:val="BodyText"/>
            <w:spacing w:line="240" w:lineRule="auto"/>
            <w:ind w:firstLine="0"/>
          </w:pPr>
        </w:pPrChange>
      </w:pPr>
    </w:p>
    <w:p w14:paraId="5228B955" w14:textId="069CD853" w:rsidR="00313FEF" w:rsidRPr="00D03914" w:rsidRDefault="00946A62">
      <w:pPr>
        <w:pStyle w:val="BodyText"/>
        <w:ind w:firstLine="0"/>
        <w:jc w:val="both"/>
        <w:rPr>
          <w:color w:val="0070C0"/>
          <w:szCs w:val="22"/>
          <w:rPrChange w:id="1509" w:author="Anna Rasburn" w:date="2019-01-28T23:46:00Z">
            <w:rPr>
              <w:color w:val="0070C0"/>
              <w:sz w:val="24"/>
            </w:rPr>
          </w:rPrChange>
        </w:rPr>
        <w:pPrChange w:id="1510" w:author="Anna Rasburn" w:date="2019-01-28T23:46:00Z">
          <w:pPr>
            <w:pStyle w:val="BodyText"/>
            <w:spacing w:line="240" w:lineRule="auto"/>
            <w:ind w:firstLine="0"/>
          </w:pPr>
        </w:pPrChange>
      </w:pPr>
      <w:r w:rsidRPr="00D03914">
        <w:rPr>
          <w:color w:val="0070C0"/>
          <w:szCs w:val="22"/>
          <w:rPrChange w:id="1511" w:author="Anna Rasburn" w:date="2019-01-28T23:46:00Z">
            <w:rPr>
              <w:color w:val="0070C0"/>
              <w:sz w:val="24"/>
            </w:rPr>
          </w:rPrChange>
        </w:rPr>
        <w:t xml:space="preserve">The larger search space </w:t>
      </w:r>
      <w:r w:rsidR="003B212D" w:rsidRPr="00D03914">
        <w:rPr>
          <w:color w:val="0070C0"/>
          <w:szCs w:val="22"/>
          <w:rPrChange w:id="1512" w:author="Anna Rasburn" w:date="2019-01-28T23:46:00Z">
            <w:rPr>
              <w:color w:val="0070C0"/>
              <w:sz w:val="24"/>
            </w:rPr>
          </w:rPrChange>
        </w:rPr>
        <w:t xml:space="preserve">of </w:t>
      </w:r>
      <w:r w:rsidRPr="00D03914">
        <w:rPr>
          <w:color w:val="0070C0"/>
          <w:szCs w:val="22"/>
          <w:rPrChange w:id="1513" w:author="Anna Rasburn" w:date="2019-01-28T23:46:00Z">
            <w:rPr>
              <w:color w:val="0070C0"/>
              <w:sz w:val="24"/>
            </w:rPr>
          </w:rPrChange>
        </w:rPr>
        <w:t>optimising Python requires a longer time to achieve results due to fewer restrictions. The results produced are also difficult to verify</w:t>
      </w:r>
      <w:r w:rsidR="00641C9B" w:rsidRPr="00D03914">
        <w:rPr>
          <w:color w:val="0070C0"/>
          <w:szCs w:val="22"/>
          <w:rPrChange w:id="1514" w:author="Anna Rasburn" w:date="2019-01-28T23:46:00Z">
            <w:rPr>
              <w:color w:val="0070C0"/>
              <w:sz w:val="24"/>
            </w:rPr>
          </w:rPrChange>
        </w:rPr>
        <w:t xml:space="preserve">. For instance, it can be difficult to </w:t>
      </w:r>
      <w:r w:rsidRPr="00D03914">
        <w:rPr>
          <w:color w:val="0070C0"/>
          <w:szCs w:val="22"/>
          <w:rPrChange w:id="1515" w:author="Anna Rasburn" w:date="2019-01-28T23:46:00Z">
            <w:rPr>
              <w:color w:val="0070C0"/>
              <w:sz w:val="24"/>
            </w:rPr>
          </w:rPrChange>
        </w:rPr>
        <w:t xml:space="preserve">prove that the optimised script has the same functionality as the original script as there are no unit tests which </w:t>
      </w:r>
      <w:r w:rsidR="00641C9B" w:rsidRPr="00D03914">
        <w:rPr>
          <w:color w:val="0070C0"/>
          <w:szCs w:val="22"/>
          <w:rPrChange w:id="1516" w:author="Anna Rasburn" w:date="2019-01-28T23:46:00Z">
            <w:rPr>
              <w:color w:val="0070C0"/>
              <w:sz w:val="24"/>
            </w:rPr>
          </w:rPrChange>
        </w:rPr>
        <w:t xml:space="preserve">are </w:t>
      </w:r>
      <w:r w:rsidRPr="00D03914">
        <w:rPr>
          <w:color w:val="0070C0"/>
          <w:szCs w:val="22"/>
          <w:rPrChange w:id="1517" w:author="Anna Rasburn" w:date="2019-01-28T23:46:00Z">
            <w:rPr>
              <w:color w:val="0070C0"/>
              <w:sz w:val="24"/>
            </w:rPr>
          </w:rPrChange>
        </w:rPr>
        <w:t xml:space="preserve">used a measure of fitness in Java and OOP languages. </w:t>
      </w:r>
      <w:r w:rsidR="00E579EF" w:rsidRPr="00D03914">
        <w:rPr>
          <w:color w:val="0070C0"/>
          <w:szCs w:val="22"/>
          <w:rPrChange w:id="1518" w:author="Anna Rasburn" w:date="2019-01-28T23:46:00Z">
            <w:rPr>
              <w:color w:val="0070C0"/>
              <w:sz w:val="24"/>
            </w:rPr>
          </w:rPrChange>
        </w:rPr>
        <w:t xml:space="preserve"> This research </w:t>
      </w:r>
      <w:r w:rsidR="008A3ABE" w:rsidRPr="00D03914">
        <w:rPr>
          <w:color w:val="0070C0"/>
          <w:szCs w:val="22"/>
          <w:rPrChange w:id="1519" w:author="Anna Rasburn" w:date="2019-01-28T23:46:00Z">
            <w:rPr>
              <w:color w:val="0070C0"/>
              <w:sz w:val="24"/>
            </w:rPr>
          </w:rPrChange>
        </w:rPr>
        <w:t xml:space="preserve">in Python programs </w:t>
      </w:r>
      <w:r w:rsidR="00E579EF" w:rsidRPr="00D03914">
        <w:rPr>
          <w:color w:val="0070C0"/>
          <w:szCs w:val="22"/>
          <w:rPrChange w:id="1520" w:author="Anna Rasburn" w:date="2019-01-28T23:46:00Z">
            <w:rPr>
              <w:color w:val="0070C0"/>
              <w:sz w:val="24"/>
            </w:rPr>
          </w:rPrChange>
        </w:rPr>
        <w:t xml:space="preserve">is </w:t>
      </w:r>
      <w:r w:rsidR="008A3ABE" w:rsidRPr="00D03914">
        <w:rPr>
          <w:color w:val="0070C0"/>
          <w:szCs w:val="22"/>
          <w:rPrChange w:id="1521" w:author="Anna Rasburn" w:date="2019-01-28T23:46:00Z">
            <w:rPr>
              <w:color w:val="0070C0"/>
              <w:sz w:val="24"/>
            </w:rPr>
          </w:rPrChange>
        </w:rPr>
        <w:t xml:space="preserve">instructive </w:t>
      </w:r>
      <w:r w:rsidR="00E579EF" w:rsidRPr="00D03914">
        <w:rPr>
          <w:color w:val="0070C0"/>
          <w:szCs w:val="22"/>
          <w:rPrChange w:id="1522" w:author="Anna Rasburn" w:date="2019-01-28T23:46:00Z">
            <w:rPr>
              <w:color w:val="0070C0"/>
              <w:sz w:val="24"/>
            </w:rPr>
          </w:rPrChange>
        </w:rPr>
        <w:t xml:space="preserve">as </w:t>
      </w:r>
      <w:r w:rsidR="008A3ABE" w:rsidRPr="00D03914">
        <w:rPr>
          <w:color w:val="0070C0"/>
          <w:szCs w:val="22"/>
          <w:rPrChange w:id="1523" w:author="Anna Rasburn" w:date="2019-01-28T23:46:00Z">
            <w:rPr>
              <w:color w:val="0070C0"/>
              <w:sz w:val="24"/>
            </w:rPr>
          </w:rPrChange>
        </w:rPr>
        <w:t xml:space="preserve">many </w:t>
      </w:r>
      <w:r w:rsidR="00E579EF" w:rsidRPr="00D03914">
        <w:rPr>
          <w:color w:val="0070C0"/>
          <w:szCs w:val="22"/>
          <w:rPrChange w:id="1524" w:author="Anna Rasburn" w:date="2019-01-28T23:46:00Z">
            <w:rPr>
              <w:color w:val="0070C0"/>
              <w:sz w:val="24"/>
            </w:rPr>
          </w:rPrChange>
        </w:rPr>
        <w:t xml:space="preserve">of the concepts about genetic improvement </w:t>
      </w:r>
      <w:r w:rsidR="00E579EF" w:rsidRPr="00D03914">
        <w:rPr>
          <w:color w:val="0070C0"/>
          <w:szCs w:val="22"/>
          <w:rPrChange w:id="1525" w:author="Anna Rasburn" w:date="2019-01-28T23:46:00Z">
            <w:rPr>
              <w:color w:val="0070C0"/>
              <w:sz w:val="24"/>
            </w:rPr>
          </w:rPrChange>
        </w:rPr>
        <w:lastRenderedPageBreak/>
        <w:t xml:space="preserve">can be used in my research but Haraldsson's research does not fully apply as it focuses on Python rather than Java. </w:t>
      </w:r>
    </w:p>
    <w:p w14:paraId="7F5AD5D4" w14:textId="4B736BC9" w:rsidR="000C333D" w:rsidRPr="00554B20" w:rsidRDefault="00946A62" w:rsidP="000C333D">
      <w:pPr>
        <w:pStyle w:val="Heading2"/>
        <w:rPr>
          <w:color w:val="7030A0"/>
        </w:rPr>
      </w:pPr>
      <w:bookmarkStart w:id="1526" w:name="_Toc536549425"/>
      <w:r w:rsidRPr="00554B20">
        <w:rPr>
          <w:color w:val="7030A0"/>
        </w:rPr>
        <w:t>TODO: Another GI example – Look at paper references</w:t>
      </w:r>
      <w:bookmarkEnd w:id="1526"/>
      <w:r w:rsidR="00E579EF" w:rsidRPr="00554B20">
        <w:rPr>
          <w:color w:val="7030A0"/>
        </w:rPr>
        <w:t xml:space="preserve"> </w:t>
      </w:r>
    </w:p>
    <w:p w14:paraId="5ACA320E" w14:textId="77777777" w:rsidR="00A07984" w:rsidRPr="00554B20" w:rsidRDefault="00F534A4" w:rsidP="00A07984">
      <w:pPr>
        <w:pStyle w:val="BodyFirst"/>
        <w:rPr>
          <w:color w:val="7030A0"/>
        </w:rPr>
      </w:pPr>
      <w:hyperlink r:id="rId19" w:history="1">
        <w:r w:rsidR="00946A62" w:rsidRPr="00554B20">
          <w:rPr>
            <w:rStyle w:val="Hyperlink"/>
            <w:color w:val="7030A0"/>
          </w:rPr>
          <w:t>https://link.springer.com/chapter/10.1007/978-3-319-22183-0_23</w:t>
        </w:r>
      </w:hyperlink>
    </w:p>
    <w:p w14:paraId="19EF2FA9" w14:textId="77777777" w:rsidR="00A07984" w:rsidRPr="00554B20" w:rsidRDefault="00F534A4" w:rsidP="00A07984">
      <w:pPr>
        <w:pStyle w:val="BodyText"/>
        <w:ind w:firstLine="0"/>
        <w:rPr>
          <w:color w:val="7030A0"/>
        </w:rPr>
      </w:pPr>
      <w:hyperlink r:id="rId20" w:history="1">
        <w:r w:rsidR="00946A62" w:rsidRPr="00554B20">
          <w:rPr>
            <w:rStyle w:val="Hyperlink"/>
            <w:color w:val="7030A0"/>
          </w:rPr>
          <w:t>https://link.springer.com/chapter/10.1007/978-3-319-22183-0_20</w:t>
        </w:r>
      </w:hyperlink>
      <w:r w:rsidR="00946A62" w:rsidRPr="00554B20">
        <w:rPr>
          <w:color w:val="7030A0"/>
        </w:rPr>
        <w:t xml:space="preserve"> </w:t>
      </w:r>
    </w:p>
    <w:p w14:paraId="08042171" w14:textId="77777777" w:rsidR="009749DC" w:rsidRPr="009749DC" w:rsidRDefault="009749DC" w:rsidP="00A07984">
      <w:pPr>
        <w:pStyle w:val="BodyText"/>
        <w:ind w:firstLine="0"/>
        <w:rPr>
          <w:color w:val="0070C0"/>
          <w:sz w:val="24"/>
        </w:rPr>
      </w:pPr>
    </w:p>
    <w:p w14:paraId="2183A4A0" w14:textId="6FF6865E" w:rsidR="000B4183" w:rsidRDefault="00946A62" w:rsidP="000B4183">
      <w:pPr>
        <w:pStyle w:val="Heading2"/>
        <w:rPr>
          <w:color w:val="0070C0"/>
        </w:rPr>
      </w:pPr>
      <w:bookmarkStart w:id="1527" w:name="_Toc536549426"/>
      <w:r w:rsidRPr="000B4183">
        <w:rPr>
          <w:color w:val="0070C0"/>
        </w:rPr>
        <w:t xml:space="preserve">Opacitor </w:t>
      </w:r>
      <w:customXmlInsRangeStart w:id="1528" w:author="Anna Rasburn [2]" w:date="2019-01-24T14:02:00Z"/>
      <w:sdt>
        <w:sdtPr>
          <w:rPr>
            <w:color w:val="0070C0"/>
          </w:rPr>
          <w:id w:val="1462225467"/>
          <w:citation/>
        </w:sdtPr>
        <w:sdtContent>
          <w:customXmlInsRangeEnd w:id="1528"/>
          <w:ins w:id="1529" w:author="Anna Rasburn [2]" w:date="2019-01-24T14:02:00Z">
            <w:r w:rsidR="003F4725">
              <w:rPr>
                <w:color w:val="0070C0"/>
              </w:rPr>
              <w:fldChar w:fldCharType="begin"/>
            </w:r>
            <w:r w:rsidR="003F4725">
              <w:rPr>
                <w:color w:val="0070C0"/>
              </w:rPr>
              <w:instrText xml:space="preserve"> CITATION Spr19 \l 2057 </w:instrText>
            </w:r>
          </w:ins>
          <w:r w:rsidR="003F4725">
            <w:rPr>
              <w:color w:val="0070C0"/>
            </w:rPr>
            <w:fldChar w:fldCharType="separate"/>
          </w:r>
          <w:r w:rsidR="00CD617E" w:rsidRPr="00CD617E">
            <w:rPr>
              <w:noProof/>
              <w:color w:val="0070C0"/>
            </w:rPr>
            <w:t>[16]</w:t>
          </w:r>
          <w:ins w:id="1530" w:author="Anna Rasburn [2]" w:date="2019-01-24T14:02:00Z">
            <w:r w:rsidR="003F4725">
              <w:rPr>
                <w:color w:val="0070C0"/>
              </w:rPr>
              <w:fldChar w:fldCharType="end"/>
            </w:r>
          </w:ins>
          <w:customXmlInsRangeStart w:id="1531" w:author="Anna Rasburn [2]" w:date="2019-01-24T14:02:00Z"/>
        </w:sdtContent>
      </w:sdt>
      <w:customXmlInsRangeEnd w:id="1531"/>
      <w:bookmarkEnd w:id="1527"/>
    </w:p>
    <w:p w14:paraId="524F46EB" w14:textId="54E33E5F" w:rsidR="00BB3674" w:rsidRPr="00D03914" w:rsidRDefault="00946A62">
      <w:pPr>
        <w:pStyle w:val="BodyFirst"/>
        <w:jc w:val="both"/>
        <w:rPr>
          <w:color w:val="0070C0"/>
          <w:szCs w:val="22"/>
          <w:rPrChange w:id="1532" w:author="Anna Rasburn" w:date="2019-01-28T23:46:00Z">
            <w:rPr>
              <w:color w:val="0070C0"/>
              <w:sz w:val="24"/>
            </w:rPr>
          </w:rPrChange>
        </w:rPr>
        <w:pPrChange w:id="1533" w:author="Anna Rasburn" w:date="2019-01-28T23:46:00Z">
          <w:pPr>
            <w:pStyle w:val="BodyFirst"/>
            <w:spacing w:line="240" w:lineRule="auto"/>
          </w:pPr>
        </w:pPrChange>
      </w:pPr>
      <w:r w:rsidRPr="00D03914">
        <w:rPr>
          <w:color w:val="0070C0"/>
          <w:szCs w:val="22"/>
          <w:rPrChange w:id="1534" w:author="Anna Rasburn" w:date="2019-01-28T23:46:00Z">
            <w:rPr>
              <w:color w:val="0070C0"/>
              <w:sz w:val="24"/>
            </w:rPr>
          </w:rPrChange>
        </w:rPr>
        <w:t>Opacitor [REFERENCE] is a tool which measures the energy consumption of JVM programs.</w:t>
      </w:r>
      <w:r w:rsidR="00E579EF" w:rsidRPr="00D03914">
        <w:rPr>
          <w:color w:val="0070C0"/>
          <w:szCs w:val="22"/>
          <w:rPrChange w:id="1535" w:author="Anna Rasburn" w:date="2019-01-28T23:46:00Z">
            <w:rPr>
              <w:color w:val="0070C0"/>
              <w:sz w:val="24"/>
            </w:rPr>
          </w:rPrChange>
        </w:rPr>
        <w:t xml:space="preserve"> It does this by using a bytecode level model of energy cost</w:t>
      </w:r>
      <w:r w:rsidRPr="00D03914">
        <w:rPr>
          <w:color w:val="0070C0"/>
          <w:szCs w:val="22"/>
          <w:rPrChange w:id="1536" w:author="Anna Rasburn" w:date="2019-01-28T23:46:00Z">
            <w:rPr>
              <w:color w:val="0070C0"/>
              <w:sz w:val="24"/>
            </w:rPr>
          </w:rPrChange>
        </w:rPr>
        <w:t>. Opacitor ‘can detect small changes in execution profile, down to opcode level’ [REFERENCE] therefore it records the energy used by a program down to its lowest level. The Opacitor measures energy usage in joules and</w:t>
      </w:r>
      <w:r w:rsidR="008A3ABE" w:rsidRPr="00D03914">
        <w:rPr>
          <w:color w:val="0070C0"/>
          <w:szCs w:val="22"/>
          <w:rPrChange w:id="1537" w:author="Anna Rasburn" w:date="2019-01-28T23:46:00Z">
            <w:rPr>
              <w:color w:val="0070C0"/>
              <w:sz w:val="24"/>
            </w:rPr>
          </w:rPrChange>
        </w:rPr>
        <w:t>, unlike many similar tools,</w:t>
      </w:r>
      <w:r w:rsidRPr="00D03914">
        <w:rPr>
          <w:color w:val="0070C0"/>
          <w:szCs w:val="22"/>
          <w:rPrChange w:id="1538" w:author="Anna Rasburn" w:date="2019-01-28T23:46:00Z">
            <w:rPr>
              <w:color w:val="0070C0"/>
              <w:sz w:val="24"/>
            </w:rPr>
          </w:rPrChange>
        </w:rPr>
        <w:t xml:space="preserve"> does not use a CPU as a proxy for energy use</w:t>
      </w:r>
      <w:r w:rsidR="008A3ABE" w:rsidRPr="00D03914">
        <w:rPr>
          <w:color w:val="0070C0"/>
          <w:szCs w:val="22"/>
          <w:rPrChange w:id="1539" w:author="Anna Rasburn" w:date="2019-01-28T23:46:00Z">
            <w:rPr>
              <w:color w:val="0070C0"/>
              <w:sz w:val="24"/>
            </w:rPr>
          </w:rPrChange>
        </w:rPr>
        <w:t>.</w:t>
      </w:r>
      <w:r w:rsidRPr="00D03914">
        <w:rPr>
          <w:color w:val="0070C0"/>
          <w:szCs w:val="22"/>
          <w:rPrChange w:id="1540" w:author="Anna Rasburn" w:date="2019-01-28T23:46:00Z">
            <w:rPr>
              <w:color w:val="0070C0"/>
              <w:sz w:val="24"/>
            </w:rPr>
          </w:rPrChange>
        </w:rPr>
        <w:t xml:space="preserve"> Therefore, using joules and bytecode increases the accuracy of the readings. </w:t>
      </w:r>
    </w:p>
    <w:p w14:paraId="4660996F" w14:textId="77777777" w:rsidR="00BB3674" w:rsidRPr="00D03914" w:rsidRDefault="00BB3674">
      <w:pPr>
        <w:pStyle w:val="BodyFirst"/>
        <w:jc w:val="both"/>
        <w:rPr>
          <w:color w:val="0070C0"/>
          <w:szCs w:val="22"/>
          <w:rPrChange w:id="1541" w:author="Anna Rasburn" w:date="2019-01-28T23:46:00Z">
            <w:rPr>
              <w:color w:val="0070C0"/>
              <w:sz w:val="24"/>
            </w:rPr>
          </w:rPrChange>
        </w:rPr>
        <w:pPrChange w:id="1542" w:author="Anna Rasburn" w:date="2019-01-28T23:46:00Z">
          <w:pPr>
            <w:pStyle w:val="BodyFirst"/>
            <w:spacing w:line="240" w:lineRule="auto"/>
          </w:pPr>
        </w:pPrChange>
      </w:pPr>
    </w:p>
    <w:p w14:paraId="02EB1F07" w14:textId="613BF3D0" w:rsidR="00BB3674" w:rsidRPr="00D03914" w:rsidRDefault="00946A62">
      <w:pPr>
        <w:pStyle w:val="BodyFirst"/>
        <w:jc w:val="both"/>
        <w:rPr>
          <w:color w:val="0070C0"/>
          <w:szCs w:val="22"/>
          <w:rPrChange w:id="1543" w:author="Anna Rasburn" w:date="2019-01-28T23:46:00Z">
            <w:rPr>
              <w:color w:val="0070C0"/>
              <w:sz w:val="24"/>
            </w:rPr>
          </w:rPrChange>
        </w:rPr>
        <w:pPrChange w:id="1544" w:author="Anna Rasburn" w:date="2019-01-28T23:46:00Z">
          <w:pPr>
            <w:pStyle w:val="BodyFirst"/>
            <w:spacing w:line="240" w:lineRule="auto"/>
          </w:pPr>
        </w:pPrChange>
      </w:pPr>
      <w:r w:rsidRPr="00D03914">
        <w:rPr>
          <w:color w:val="0070C0"/>
          <w:szCs w:val="22"/>
          <w:rPrChange w:id="1545" w:author="Anna Rasburn" w:date="2019-01-28T23:46:00Z">
            <w:rPr>
              <w:color w:val="0070C0"/>
              <w:sz w:val="24"/>
            </w:rPr>
          </w:rPrChange>
        </w:rPr>
        <w:t>Opacitor</w:t>
      </w:r>
      <w:ins w:id="1546" w:author="Anna Rasburn [2]" w:date="2019-01-24T14:33:00Z">
        <w:r w:rsidR="003658EF" w:rsidRPr="00D03914">
          <w:rPr>
            <w:color w:val="0070C0"/>
            <w:szCs w:val="22"/>
            <w:rPrChange w:id="1547" w:author="Anna Rasburn" w:date="2019-01-28T23:46:00Z">
              <w:rPr>
                <w:color w:val="0070C0"/>
                <w:sz w:val="24"/>
              </w:rPr>
            </w:rPrChange>
          </w:rPr>
          <w:t xml:space="preserve"> </w:t>
        </w:r>
      </w:ins>
      <w:customXmlInsRangeStart w:id="1548" w:author="Anna Rasburn [2]" w:date="2019-01-24T14:33:00Z"/>
      <w:sdt>
        <w:sdtPr>
          <w:rPr>
            <w:color w:val="0070C0"/>
            <w:szCs w:val="22"/>
          </w:rPr>
          <w:id w:val="-627397067"/>
          <w:citation/>
        </w:sdtPr>
        <w:sdtContent>
          <w:customXmlInsRangeEnd w:id="1548"/>
          <w:ins w:id="1549" w:author="Anna Rasburn [2]" w:date="2019-01-24T14:33:00Z">
            <w:r w:rsidR="003658EF" w:rsidRPr="00D03914">
              <w:rPr>
                <w:color w:val="0070C0"/>
                <w:szCs w:val="22"/>
                <w:rPrChange w:id="1550" w:author="Anna Rasburn" w:date="2019-01-28T23:46:00Z">
                  <w:rPr>
                    <w:color w:val="0070C0"/>
                    <w:sz w:val="24"/>
                  </w:rPr>
                </w:rPrChange>
              </w:rPr>
              <w:fldChar w:fldCharType="begin"/>
            </w:r>
            <w:r w:rsidR="003658EF" w:rsidRPr="00D03914">
              <w:rPr>
                <w:color w:val="0070C0"/>
                <w:szCs w:val="22"/>
                <w:rPrChange w:id="1551" w:author="Anna Rasburn" w:date="2019-01-28T23:46:00Z">
                  <w:rPr>
                    <w:color w:val="0070C0"/>
                    <w:sz w:val="24"/>
                  </w:rPr>
                </w:rPrChange>
              </w:rPr>
              <w:instrText xml:space="preserve"> CITATION ABr17 \l 2057 </w:instrText>
            </w:r>
          </w:ins>
          <w:r w:rsidR="003658EF" w:rsidRPr="00D03914">
            <w:rPr>
              <w:color w:val="0070C0"/>
              <w:szCs w:val="22"/>
              <w:rPrChange w:id="1552" w:author="Anna Rasburn" w:date="2019-01-28T23:46:00Z">
                <w:rPr>
                  <w:color w:val="0070C0"/>
                  <w:sz w:val="24"/>
                </w:rPr>
              </w:rPrChange>
            </w:rPr>
            <w:fldChar w:fldCharType="separate"/>
          </w:r>
          <w:r w:rsidR="00CD617E" w:rsidRPr="00D03914">
            <w:rPr>
              <w:noProof/>
              <w:color w:val="0070C0"/>
              <w:szCs w:val="22"/>
              <w:rPrChange w:id="1553" w:author="Anna Rasburn" w:date="2019-01-28T23:46:00Z">
                <w:rPr>
                  <w:noProof/>
                  <w:color w:val="0070C0"/>
                  <w:sz w:val="24"/>
                </w:rPr>
              </w:rPrChange>
            </w:rPr>
            <w:t>[1]</w:t>
          </w:r>
          <w:ins w:id="1554" w:author="Anna Rasburn [2]" w:date="2019-01-24T14:33:00Z">
            <w:r w:rsidR="003658EF" w:rsidRPr="00D03914">
              <w:rPr>
                <w:color w:val="0070C0"/>
                <w:szCs w:val="22"/>
                <w:rPrChange w:id="1555" w:author="Anna Rasburn" w:date="2019-01-28T23:46:00Z">
                  <w:rPr>
                    <w:color w:val="0070C0"/>
                    <w:sz w:val="24"/>
                  </w:rPr>
                </w:rPrChange>
              </w:rPr>
              <w:fldChar w:fldCharType="end"/>
            </w:r>
          </w:ins>
          <w:customXmlInsRangeStart w:id="1556" w:author="Anna Rasburn [2]" w:date="2019-01-24T14:33:00Z"/>
        </w:sdtContent>
      </w:sdt>
      <w:customXmlInsRangeEnd w:id="1556"/>
      <w:customXmlInsRangeStart w:id="1557" w:author="Anna Rasburn [2]" w:date="2019-01-24T14:34:00Z"/>
      <w:sdt>
        <w:sdtPr>
          <w:rPr>
            <w:color w:val="0070C0"/>
            <w:szCs w:val="22"/>
          </w:rPr>
          <w:id w:val="490445746"/>
          <w:citation/>
        </w:sdtPr>
        <w:sdtContent>
          <w:customXmlInsRangeEnd w:id="1557"/>
          <w:ins w:id="1558" w:author="Anna Rasburn [2]" w:date="2019-01-24T14:34:00Z">
            <w:r w:rsidR="003658EF" w:rsidRPr="00D03914">
              <w:rPr>
                <w:color w:val="0070C0"/>
                <w:szCs w:val="22"/>
                <w:rPrChange w:id="1559" w:author="Anna Rasburn" w:date="2019-01-28T23:46:00Z">
                  <w:rPr>
                    <w:color w:val="0070C0"/>
                    <w:sz w:val="24"/>
                  </w:rPr>
                </w:rPrChange>
              </w:rPr>
              <w:fldChar w:fldCharType="begin"/>
            </w:r>
            <w:r w:rsidR="003658EF" w:rsidRPr="00D03914">
              <w:rPr>
                <w:color w:val="0070C0"/>
                <w:szCs w:val="22"/>
                <w:rPrChange w:id="1560" w:author="Anna Rasburn" w:date="2019-01-28T23:46:00Z">
                  <w:rPr>
                    <w:color w:val="0070C0"/>
                    <w:sz w:val="24"/>
                  </w:rPr>
                </w:rPrChange>
              </w:rPr>
              <w:instrText xml:space="preserve"> CITATION SBl01 \l 2057 </w:instrText>
            </w:r>
          </w:ins>
          <w:r w:rsidR="003658EF" w:rsidRPr="00D03914">
            <w:rPr>
              <w:color w:val="0070C0"/>
              <w:szCs w:val="22"/>
              <w:rPrChange w:id="1561" w:author="Anna Rasburn" w:date="2019-01-28T23:46:00Z">
                <w:rPr>
                  <w:color w:val="0070C0"/>
                  <w:sz w:val="24"/>
                </w:rPr>
              </w:rPrChange>
            </w:rPr>
            <w:fldChar w:fldCharType="separate"/>
          </w:r>
          <w:r w:rsidR="00CD617E" w:rsidRPr="00D03914">
            <w:rPr>
              <w:noProof/>
              <w:color w:val="0070C0"/>
              <w:szCs w:val="22"/>
              <w:rPrChange w:id="1562" w:author="Anna Rasburn" w:date="2019-01-28T23:46:00Z">
                <w:rPr>
                  <w:noProof/>
                  <w:color w:val="0070C0"/>
                  <w:sz w:val="24"/>
                </w:rPr>
              </w:rPrChange>
            </w:rPr>
            <w:t xml:space="preserve"> [5]</w:t>
          </w:r>
          <w:ins w:id="1563" w:author="Anna Rasburn [2]" w:date="2019-01-24T14:34:00Z">
            <w:r w:rsidR="003658EF" w:rsidRPr="00D03914">
              <w:rPr>
                <w:color w:val="0070C0"/>
                <w:szCs w:val="22"/>
                <w:rPrChange w:id="1564" w:author="Anna Rasburn" w:date="2019-01-28T23:46:00Z">
                  <w:rPr>
                    <w:color w:val="0070C0"/>
                    <w:sz w:val="24"/>
                  </w:rPr>
                </w:rPrChange>
              </w:rPr>
              <w:fldChar w:fldCharType="end"/>
            </w:r>
          </w:ins>
          <w:customXmlInsRangeStart w:id="1565" w:author="Anna Rasburn [2]" w:date="2019-01-24T14:34:00Z"/>
        </w:sdtContent>
      </w:sdt>
      <w:customXmlInsRangeEnd w:id="1565"/>
      <w:del w:id="1566" w:author="Anna Rasburn [2]" w:date="2019-01-24T14:34:00Z">
        <w:r w:rsidRPr="00D03914" w:rsidDel="003658EF">
          <w:rPr>
            <w:color w:val="0070C0"/>
            <w:szCs w:val="22"/>
            <w:rPrChange w:id="1567" w:author="Anna Rasburn" w:date="2019-01-28T23:46:00Z">
              <w:rPr>
                <w:color w:val="0070C0"/>
                <w:sz w:val="24"/>
              </w:rPr>
            </w:rPrChange>
          </w:rPr>
          <w:delText xml:space="preserve"> [REFERNCE][REFERENCE]</w:delText>
        </w:r>
      </w:del>
      <w:r w:rsidRPr="00D03914">
        <w:rPr>
          <w:color w:val="0070C0"/>
          <w:szCs w:val="22"/>
          <w:rPrChange w:id="1568" w:author="Anna Rasburn" w:date="2019-01-28T23:46:00Z">
            <w:rPr>
              <w:color w:val="0070C0"/>
              <w:sz w:val="24"/>
            </w:rPr>
          </w:rPrChange>
        </w:rPr>
        <w:t xml:space="preserve"> is one of the first tools of its kind to measure the energy produced </w:t>
      </w:r>
      <w:r w:rsidR="008A3ABE" w:rsidRPr="00D03914">
        <w:rPr>
          <w:color w:val="0070C0"/>
          <w:szCs w:val="22"/>
          <w:rPrChange w:id="1569" w:author="Anna Rasburn" w:date="2019-01-28T23:46:00Z">
            <w:rPr>
              <w:color w:val="0070C0"/>
              <w:sz w:val="24"/>
            </w:rPr>
          </w:rPrChange>
        </w:rPr>
        <w:t>by</w:t>
      </w:r>
      <w:r w:rsidRPr="00D03914">
        <w:rPr>
          <w:color w:val="0070C0"/>
          <w:szCs w:val="22"/>
          <w:rPrChange w:id="1570" w:author="Anna Rasburn" w:date="2019-01-28T23:46:00Z">
            <w:rPr>
              <w:color w:val="0070C0"/>
              <w:sz w:val="24"/>
            </w:rPr>
          </w:rPrChange>
        </w:rPr>
        <w:t xml:space="preserve"> an executing program using Search-Based Software Engineering</w:t>
      </w:r>
      <w:r w:rsidR="008A3ABE" w:rsidRPr="00D03914">
        <w:rPr>
          <w:color w:val="0070C0"/>
          <w:szCs w:val="22"/>
          <w:rPrChange w:id="1571" w:author="Anna Rasburn" w:date="2019-01-28T23:46:00Z">
            <w:rPr>
              <w:color w:val="0070C0"/>
              <w:sz w:val="24"/>
            </w:rPr>
          </w:rPrChange>
        </w:rPr>
        <w:t>.</w:t>
      </w:r>
      <w:r w:rsidRPr="00D03914">
        <w:rPr>
          <w:color w:val="0070C0"/>
          <w:szCs w:val="22"/>
          <w:rPrChange w:id="1572" w:author="Anna Rasburn" w:date="2019-01-28T23:46:00Z">
            <w:rPr>
              <w:color w:val="0070C0"/>
              <w:sz w:val="24"/>
            </w:rPr>
          </w:rPrChange>
        </w:rPr>
        <w:t xml:space="preserve"> Due to the implementation of the Opacitor it can detect the smallest changes in execution, there</w:t>
      </w:r>
      <w:r w:rsidR="008A3ABE" w:rsidRPr="00D03914">
        <w:rPr>
          <w:color w:val="0070C0"/>
          <w:szCs w:val="22"/>
          <w:rPrChange w:id="1573" w:author="Anna Rasburn" w:date="2019-01-28T23:46:00Z">
            <w:rPr>
              <w:color w:val="0070C0"/>
              <w:sz w:val="24"/>
            </w:rPr>
          </w:rPrChange>
        </w:rPr>
        <w:t>by</w:t>
      </w:r>
      <w:r w:rsidRPr="00D03914">
        <w:rPr>
          <w:color w:val="0070C0"/>
          <w:szCs w:val="22"/>
          <w:rPrChange w:id="1574" w:author="Anna Rasburn" w:date="2019-01-28T23:46:00Z">
            <w:rPr>
              <w:color w:val="0070C0"/>
              <w:sz w:val="24"/>
            </w:rPr>
          </w:rPrChange>
        </w:rPr>
        <w:t xml:space="preserve"> recording all the possible energy usage from the entire execution of the program. The Opacitor is unaffected by the rest of the computational environment so </w:t>
      </w:r>
      <w:r w:rsidR="008A3ABE" w:rsidRPr="00D03914">
        <w:rPr>
          <w:color w:val="0070C0"/>
          <w:szCs w:val="22"/>
          <w:rPrChange w:id="1575" w:author="Anna Rasburn" w:date="2019-01-28T23:46:00Z">
            <w:rPr>
              <w:color w:val="0070C0"/>
              <w:sz w:val="24"/>
            </w:rPr>
          </w:rPrChange>
        </w:rPr>
        <w:t xml:space="preserve">that </w:t>
      </w:r>
      <w:r w:rsidRPr="00D03914">
        <w:rPr>
          <w:color w:val="0070C0"/>
          <w:szCs w:val="22"/>
          <w:rPrChange w:id="1576" w:author="Anna Rasburn" w:date="2019-01-28T23:46:00Z">
            <w:rPr>
              <w:color w:val="0070C0"/>
              <w:sz w:val="24"/>
            </w:rPr>
          </w:rPrChange>
        </w:rPr>
        <w:t xml:space="preserve">when it examines the smallest changes these are the only changes in the program and does not include any other environmental factors. </w:t>
      </w:r>
    </w:p>
    <w:p w14:paraId="11121202" w14:textId="77777777" w:rsidR="00C476A9" w:rsidRPr="00D03914" w:rsidRDefault="00C476A9">
      <w:pPr>
        <w:pStyle w:val="BodyText"/>
        <w:jc w:val="both"/>
        <w:rPr>
          <w:szCs w:val="22"/>
          <w:rPrChange w:id="1577" w:author="Anna Rasburn" w:date="2019-01-28T23:46:00Z">
            <w:rPr/>
          </w:rPrChange>
        </w:rPr>
        <w:pPrChange w:id="1578" w:author="Anna Rasburn" w:date="2019-01-28T23:46:00Z">
          <w:pPr>
            <w:pStyle w:val="BodyText"/>
          </w:pPr>
        </w:pPrChange>
      </w:pPr>
    </w:p>
    <w:p w14:paraId="7D498E9F" w14:textId="37F85832" w:rsidR="00607219" w:rsidRPr="00D03914" w:rsidRDefault="00946A62">
      <w:pPr>
        <w:pStyle w:val="BodyFirst"/>
        <w:jc w:val="both"/>
        <w:rPr>
          <w:color w:val="0070C0"/>
          <w:szCs w:val="22"/>
          <w:rPrChange w:id="1579" w:author="Anna Rasburn" w:date="2019-01-28T23:46:00Z">
            <w:rPr>
              <w:color w:val="0070C0"/>
              <w:sz w:val="24"/>
            </w:rPr>
          </w:rPrChange>
        </w:rPr>
        <w:pPrChange w:id="1580" w:author="Anna Rasburn" w:date="2019-01-28T23:46:00Z">
          <w:pPr>
            <w:pStyle w:val="BodyFirst"/>
            <w:spacing w:line="240" w:lineRule="auto"/>
          </w:pPr>
        </w:pPrChange>
      </w:pPr>
      <w:r w:rsidRPr="00D03914">
        <w:rPr>
          <w:color w:val="0070C0"/>
          <w:szCs w:val="22"/>
          <w:rPrChange w:id="1581" w:author="Anna Rasburn" w:date="2019-01-28T23:46:00Z">
            <w:rPr>
              <w:color w:val="0070C0"/>
              <w:sz w:val="24"/>
            </w:rPr>
          </w:rPrChange>
        </w:rPr>
        <w:t>The Opacitor is deterministic</w:t>
      </w:r>
      <w:r w:rsidR="008A3ABE" w:rsidRPr="00D03914">
        <w:rPr>
          <w:color w:val="0070C0"/>
          <w:szCs w:val="22"/>
          <w:rPrChange w:id="1582" w:author="Anna Rasburn" w:date="2019-01-28T23:46:00Z">
            <w:rPr>
              <w:color w:val="0070C0"/>
              <w:sz w:val="24"/>
            </w:rPr>
          </w:rPrChange>
        </w:rPr>
        <w:t xml:space="preserve">, i.e. </w:t>
      </w:r>
      <w:r w:rsidRPr="00D03914">
        <w:rPr>
          <w:color w:val="0070C0"/>
          <w:szCs w:val="22"/>
          <w:rPrChange w:id="1583" w:author="Anna Rasburn" w:date="2019-01-28T23:46:00Z">
            <w:rPr>
              <w:color w:val="0070C0"/>
              <w:sz w:val="24"/>
            </w:rPr>
          </w:rPrChange>
        </w:rPr>
        <w:t xml:space="preserve">it will produce the same output from a given input. The Opacitor’s </w:t>
      </w:r>
      <w:r w:rsidR="00BD5935" w:rsidRPr="00D03914">
        <w:rPr>
          <w:color w:val="0070C0"/>
          <w:szCs w:val="22"/>
          <w:rPrChange w:id="1584" w:author="Anna Rasburn" w:date="2019-01-28T23:46:00Z">
            <w:rPr>
              <w:color w:val="0070C0"/>
              <w:sz w:val="24"/>
            </w:rPr>
          </w:rPrChange>
        </w:rPr>
        <w:t xml:space="preserve">results have helped reduce a program’s energy </w:t>
      </w:r>
      <w:r w:rsidR="008A3ABE" w:rsidRPr="00D03914">
        <w:rPr>
          <w:color w:val="0070C0"/>
          <w:szCs w:val="22"/>
          <w:rPrChange w:id="1585" w:author="Anna Rasburn" w:date="2019-01-28T23:46:00Z">
            <w:rPr>
              <w:color w:val="0070C0"/>
              <w:sz w:val="24"/>
            </w:rPr>
          </w:rPrChange>
        </w:rPr>
        <w:t xml:space="preserve">usage </w:t>
      </w:r>
      <w:r w:rsidR="00BD5935" w:rsidRPr="00D03914">
        <w:rPr>
          <w:color w:val="0070C0"/>
          <w:szCs w:val="22"/>
          <w:rPrChange w:id="1586" w:author="Anna Rasburn" w:date="2019-01-28T23:46:00Z">
            <w:rPr>
              <w:color w:val="0070C0"/>
              <w:sz w:val="24"/>
            </w:rPr>
          </w:rPrChange>
        </w:rPr>
        <w:t>by up to 70% in the best case and 20% in the worst case</w:t>
      </w:r>
      <w:ins w:id="1587" w:author="Anna Rasburn [2]" w:date="2019-01-24T14:34:00Z">
        <w:r w:rsidR="003658EF" w:rsidRPr="00D03914">
          <w:rPr>
            <w:color w:val="0070C0"/>
            <w:szCs w:val="22"/>
            <w:rPrChange w:id="1588" w:author="Anna Rasburn" w:date="2019-01-28T23:46:00Z">
              <w:rPr>
                <w:color w:val="0070C0"/>
                <w:sz w:val="24"/>
              </w:rPr>
            </w:rPrChange>
          </w:rPr>
          <w:t xml:space="preserve"> </w:t>
        </w:r>
      </w:ins>
      <w:customXmlInsRangeStart w:id="1589" w:author="Anna Rasburn [2]" w:date="2019-01-24T14:34:00Z"/>
      <w:sdt>
        <w:sdtPr>
          <w:rPr>
            <w:color w:val="0070C0"/>
            <w:szCs w:val="22"/>
          </w:rPr>
          <w:id w:val="-802148832"/>
          <w:citation/>
        </w:sdtPr>
        <w:sdtContent>
          <w:customXmlInsRangeEnd w:id="1589"/>
          <w:ins w:id="1590" w:author="Anna Rasburn [2]" w:date="2019-01-24T14:34:00Z">
            <w:r w:rsidR="003658EF" w:rsidRPr="00D03914">
              <w:rPr>
                <w:color w:val="0070C0"/>
                <w:szCs w:val="22"/>
                <w:rPrChange w:id="1591" w:author="Anna Rasburn" w:date="2019-01-28T23:46:00Z">
                  <w:rPr>
                    <w:color w:val="0070C0"/>
                    <w:sz w:val="24"/>
                  </w:rPr>
                </w:rPrChange>
              </w:rPr>
              <w:fldChar w:fldCharType="begin"/>
            </w:r>
            <w:r w:rsidR="003658EF" w:rsidRPr="00D03914">
              <w:rPr>
                <w:color w:val="0070C0"/>
                <w:szCs w:val="22"/>
                <w:rPrChange w:id="1592" w:author="Anna Rasburn" w:date="2019-01-28T23:46:00Z">
                  <w:rPr>
                    <w:color w:val="0070C0"/>
                    <w:sz w:val="24"/>
                  </w:rPr>
                </w:rPrChange>
              </w:rPr>
              <w:instrText xml:space="preserve"> CITATION ABr17 \l 2057 </w:instrText>
            </w:r>
          </w:ins>
          <w:r w:rsidR="003658EF" w:rsidRPr="00D03914">
            <w:rPr>
              <w:color w:val="0070C0"/>
              <w:szCs w:val="22"/>
              <w:rPrChange w:id="1593" w:author="Anna Rasburn" w:date="2019-01-28T23:46:00Z">
                <w:rPr>
                  <w:color w:val="0070C0"/>
                  <w:sz w:val="24"/>
                </w:rPr>
              </w:rPrChange>
            </w:rPr>
            <w:fldChar w:fldCharType="separate"/>
          </w:r>
          <w:r w:rsidR="00CD617E" w:rsidRPr="00D03914">
            <w:rPr>
              <w:noProof/>
              <w:color w:val="0070C0"/>
              <w:szCs w:val="22"/>
              <w:rPrChange w:id="1594" w:author="Anna Rasburn" w:date="2019-01-28T23:46:00Z">
                <w:rPr>
                  <w:noProof/>
                  <w:color w:val="0070C0"/>
                  <w:sz w:val="24"/>
                </w:rPr>
              </w:rPrChange>
            </w:rPr>
            <w:t>[1]</w:t>
          </w:r>
          <w:ins w:id="1595" w:author="Anna Rasburn [2]" w:date="2019-01-24T14:34:00Z">
            <w:r w:rsidR="003658EF" w:rsidRPr="00D03914">
              <w:rPr>
                <w:color w:val="0070C0"/>
                <w:szCs w:val="22"/>
                <w:rPrChange w:id="1596" w:author="Anna Rasburn" w:date="2019-01-28T23:46:00Z">
                  <w:rPr>
                    <w:color w:val="0070C0"/>
                    <w:sz w:val="24"/>
                  </w:rPr>
                </w:rPrChange>
              </w:rPr>
              <w:fldChar w:fldCharType="end"/>
            </w:r>
          </w:ins>
          <w:customXmlInsRangeStart w:id="1597" w:author="Anna Rasburn [2]" w:date="2019-01-24T14:34:00Z"/>
        </w:sdtContent>
      </w:sdt>
      <w:customXmlInsRangeEnd w:id="1597"/>
      <w:del w:id="1598" w:author="Anna Rasburn [2]" w:date="2019-01-24T14:34:00Z">
        <w:r w:rsidR="00BD5935" w:rsidRPr="00D03914" w:rsidDel="003658EF">
          <w:rPr>
            <w:color w:val="0070C0"/>
            <w:szCs w:val="22"/>
            <w:rPrChange w:id="1599" w:author="Anna Rasburn" w:date="2019-01-28T23:46:00Z">
              <w:rPr>
                <w:color w:val="0070C0"/>
                <w:sz w:val="24"/>
              </w:rPr>
            </w:rPrChange>
          </w:rPr>
          <w:delText xml:space="preserve"> [REFERENCE]</w:delText>
        </w:r>
      </w:del>
      <w:r w:rsidR="00BD5935" w:rsidRPr="00D03914">
        <w:rPr>
          <w:color w:val="0070C0"/>
          <w:szCs w:val="22"/>
          <w:rPrChange w:id="1600" w:author="Anna Rasburn" w:date="2019-01-28T23:46:00Z">
            <w:rPr>
              <w:color w:val="0070C0"/>
              <w:sz w:val="24"/>
            </w:rPr>
          </w:rPrChange>
        </w:rPr>
        <w:t xml:space="preserve">.  The Opacitor is one of the few tools that can detect small changes in the execution and </w:t>
      </w:r>
      <w:r w:rsidR="008A3ABE" w:rsidRPr="00D03914">
        <w:rPr>
          <w:color w:val="0070C0"/>
          <w:szCs w:val="22"/>
          <w:rPrChange w:id="1601" w:author="Anna Rasburn" w:date="2019-01-28T23:46:00Z">
            <w:rPr>
              <w:color w:val="0070C0"/>
              <w:sz w:val="24"/>
            </w:rPr>
          </w:rPrChange>
        </w:rPr>
        <w:t xml:space="preserve">is </w:t>
      </w:r>
      <w:r w:rsidR="00BD5935" w:rsidRPr="00D03914">
        <w:rPr>
          <w:color w:val="0070C0"/>
          <w:szCs w:val="22"/>
          <w:rPrChange w:id="1602" w:author="Anna Rasburn" w:date="2019-01-28T23:46:00Z">
            <w:rPr>
              <w:color w:val="0070C0"/>
              <w:sz w:val="24"/>
            </w:rPr>
          </w:rPrChange>
        </w:rPr>
        <w:t xml:space="preserve">responsive to metaheuristic </w:t>
      </w:r>
      <w:commentRangeStart w:id="1603"/>
      <w:r w:rsidR="00BD5935" w:rsidRPr="00D03914">
        <w:rPr>
          <w:color w:val="0070C0"/>
          <w:szCs w:val="22"/>
          <w:rPrChange w:id="1604" w:author="Anna Rasburn" w:date="2019-01-28T23:46:00Z">
            <w:rPr>
              <w:color w:val="0070C0"/>
              <w:sz w:val="24"/>
            </w:rPr>
          </w:rPrChange>
        </w:rPr>
        <w:t>searches</w:t>
      </w:r>
      <w:commentRangeEnd w:id="1603"/>
      <w:r w:rsidR="008A3ABE" w:rsidRPr="00D03914">
        <w:rPr>
          <w:rStyle w:val="CommentReference"/>
          <w:sz w:val="22"/>
          <w:szCs w:val="22"/>
          <w:rPrChange w:id="1605" w:author="Anna Rasburn" w:date="2019-01-28T23:46:00Z">
            <w:rPr>
              <w:rStyle w:val="CommentReference"/>
            </w:rPr>
          </w:rPrChange>
        </w:rPr>
        <w:commentReference w:id="1603"/>
      </w:r>
      <w:ins w:id="1606" w:author="Anna Rasburn [2]" w:date="2019-01-24T14:34:00Z">
        <w:r w:rsidR="003658EF" w:rsidRPr="00D03914">
          <w:rPr>
            <w:color w:val="0070C0"/>
            <w:szCs w:val="22"/>
            <w:rPrChange w:id="1607" w:author="Anna Rasburn" w:date="2019-01-28T23:46:00Z">
              <w:rPr>
                <w:color w:val="0070C0"/>
                <w:sz w:val="24"/>
              </w:rPr>
            </w:rPrChange>
          </w:rPr>
          <w:t xml:space="preserve"> </w:t>
        </w:r>
      </w:ins>
      <w:customXmlInsRangeStart w:id="1608" w:author="Anna Rasburn [2]" w:date="2019-01-24T14:34:00Z"/>
      <w:sdt>
        <w:sdtPr>
          <w:rPr>
            <w:color w:val="0070C0"/>
            <w:szCs w:val="22"/>
          </w:rPr>
          <w:id w:val="-698390070"/>
          <w:citation/>
        </w:sdtPr>
        <w:sdtContent>
          <w:customXmlInsRangeEnd w:id="1608"/>
          <w:ins w:id="1609" w:author="Anna Rasburn [2]" w:date="2019-01-24T14:34:00Z">
            <w:r w:rsidR="003658EF" w:rsidRPr="00D03914">
              <w:rPr>
                <w:color w:val="0070C0"/>
                <w:szCs w:val="22"/>
                <w:rPrChange w:id="1610" w:author="Anna Rasburn" w:date="2019-01-28T23:46:00Z">
                  <w:rPr>
                    <w:color w:val="0070C0"/>
                    <w:sz w:val="24"/>
                  </w:rPr>
                </w:rPrChange>
              </w:rPr>
              <w:fldChar w:fldCharType="begin"/>
            </w:r>
            <w:r w:rsidR="003658EF" w:rsidRPr="00D03914">
              <w:rPr>
                <w:color w:val="0070C0"/>
                <w:szCs w:val="22"/>
                <w:rPrChange w:id="1611" w:author="Anna Rasburn" w:date="2019-01-28T23:46:00Z">
                  <w:rPr>
                    <w:color w:val="0070C0"/>
                    <w:sz w:val="24"/>
                  </w:rPr>
                </w:rPrChange>
              </w:rPr>
              <w:instrText xml:space="preserve"> CITATION ABr17 \l 2057 </w:instrText>
            </w:r>
          </w:ins>
          <w:r w:rsidR="003658EF" w:rsidRPr="00D03914">
            <w:rPr>
              <w:color w:val="0070C0"/>
              <w:szCs w:val="22"/>
              <w:rPrChange w:id="1612" w:author="Anna Rasburn" w:date="2019-01-28T23:46:00Z">
                <w:rPr>
                  <w:color w:val="0070C0"/>
                  <w:sz w:val="24"/>
                </w:rPr>
              </w:rPrChange>
            </w:rPr>
            <w:fldChar w:fldCharType="separate"/>
          </w:r>
          <w:r w:rsidR="00CD617E" w:rsidRPr="00D03914">
            <w:rPr>
              <w:noProof/>
              <w:color w:val="0070C0"/>
              <w:szCs w:val="22"/>
              <w:rPrChange w:id="1613" w:author="Anna Rasburn" w:date="2019-01-28T23:46:00Z">
                <w:rPr>
                  <w:noProof/>
                  <w:color w:val="0070C0"/>
                  <w:sz w:val="24"/>
                </w:rPr>
              </w:rPrChange>
            </w:rPr>
            <w:t>[1]</w:t>
          </w:r>
          <w:ins w:id="1614" w:author="Anna Rasburn [2]" w:date="2019-01-24T14:34:00Z">
            <w:r w:rsidR="003658EF" w:rsidRPr="00D03914">
              <w:rPr>
                <w:color w:val="0070C0"/>
                <w:szCs w:val="22"/>
                <w:rPrChange w:id="1615" w:author="Anna Rasburn" w:date="2019-01-28T23:46:00Z">
                  <w:rPr>
                    <w:color w:val="0070C0"/>
                    <w:sz w:val="24"/>
                  </w:rPr>
                </w:rPrChange>
              </w:rPr>
              <w:fldChar w:fldCharType="end"/>
            </w:r>
          </w:ins>
          <w:customXmlInsRangeStart w:id="1616" w:author="Anna Rasburn [2]" w:date="2019-01-24T14:34:00Z"/>
        </w:sdtContent>
      </w:sdt>
      <w:customXmlInsRangeEnd w:id="1616"/>
      <w:del w:id="1617" w:author="Anna Rasburn [2]" w:date="2019-01-24T14:34:00Z">
        <w:r w:rsidR="00BD5935" w:rsidRPr="00D03914" w:rsidDel="003658EF">
          <w:rPr>
            <w:color w:val="0070C0"/>
            <w:szCs w:val="22"/>
            <w:rPrChange w:id="1618" w:author="Anna Rasburn" w:date="2019-01-28T23:46:00Z">
              <w:rPr>
                <w:color w:val="0070C0"/>
                <w:sz w:val="24"/>
              </w:rPr>
            </w:rPrChange>
          </w:rPr>
          <w:delText>[REFERENCE]</w:delText>
        </w:r>
      </w:del>
      <w:r w:rsidR="00BD5935" w:rsidRPr="00D03914">
        <w:rPr>
          <w:color w:val="0070C0"/>
          <w:szCs w:val="22"/>
          <w:rPrChange w:id="1619" w:author="Anna Rasburn" w:date="2019-01-28T23:46:00Z">
            <w:rPr>
              <w:color w:val="0070C0"/>
              <w:sz w:val="24"/>
            </w:rPr>
          </w:rPrChange>
        </w:rPr>
        <w:t xml:space="preserve">. </w:t>
      </w:r>
    </w:p>
    <w:p w14:paraId="09F16DF0" w14:textId="77777777" w:rsidR="00C476A9" w:rsidRPr="00D03914" w:rsidRDefault="00C476A9">
      <w:pPr>
        <w:pStyle w:val="BodyText"/>
        <w:jc w:val="both"/>
        <w:rPr>
          <w:szCs w:val="22"/>
          <w:rPrChange w:id="1620" w:author="Anna Rasburn" w:date="2019-01-28T23:46:00Z">
            <w:rPr/>
          </w:rPrChange>
        </w:rPr>
        <w:pPrChange w:id="1621" w:author="Anna Rasburn" w:date="2019-01-28T23:46:00Z">
          <w:pPr>
            <w:pStyle w:val="BodyText"/>
          </w:pPr>
        </w:pPrChange>
      </w:pPr>
    </w:p>
    <w:p w14:paraId="0E13538D" w14:textId="3D82F99F" w:rsidR="00BD5935" w:rsidRPr="00D03914" w:rsidRDefault="00946A62">
      <w:pPr>
        <w:pStyle w:val="BodyText"/>
        <w:ind w:firstLine="0"/>
        <w:jc w:val="both"/>
        <w:rPr>
          <w:color w:val="0070C0"/>
          <w:szCs w:val="22"/>
          <w:rPrChange w:id="1622" w:author="Anna Rasburn" w:date="2019-01-28T23:46:00Z">
            <w:rPr>
              <w:color w:val="0070C0"/>
              <w:sz w:val="24"/>
            </w:rPr>
          </w:rPrChange>
        </w:rPr>
        <w:pPrChange w:id="1623" w:author="Anna Rasburn" w:date="2019-01-28T23:46:00Z">
          <w:pPr>
            <w:pStyle w:val="BodyText"/>
            <w:spacing w:line="240" w:lineRule="auto"/>
            <w:ind w:firstLine="0"/>
          </w:pPr>
        </w:pPrChange>
      </w:pPr>
      <w:r w:rsidRPr="00D03914">
        <w:rPr>
          <w:color w:val="0070C0"/>
          <w:szCs w:val="22"/>
          <w:rPrChange w:id="1624" w:author="Anna Rasburn" w:date="2019-01-28T23:46:00Z">
            <w:rPr>
              <w:color w:val="0070C0"/>
              <w:sz w:val="24"/>
            </w:rPr>
          </w:rPrChange>
        </w:rPr>
        <w:t xml:space="preserve">The Opacitor's only focus is on the CPU and </w:t>
      </w:r>
      <w:r w:rsidR="008A3ABE" w:rsidRPr="00D03914">
        <w:rPr>
          <w:color w:val="0070C0"/>
          <w:szCs w:val="22"/>
          <w:rPrChange w:id="1625" w:author="Anna Rasburn" w:date="2019-01-28T23:46:00Z">
            <w:rPr>
              <w:color w:val="0070C0"/>
              <w:sz w:val="24"/>
            </w:rPr>
          </w:rPrChange>
        </w:rPr>
        <w:t xml:space="preserve">it </w:t>
      </w:r>
      <w:r w:rsidRPr="00D03914">
        <w:rPr>
          <w:color w:val="0070C0"/>
          <w:szCs w:val="22"/>
          <w:rPrChange w:id="1626" w:author="Anna Rasburn" w:date="2019-01-28T23:46:00Z">
            <w:rPr>
              <w:color w:val="0070C0"/>
              <w:sz w:val="24"/>
            </w:rPr>
          </w:rPrChange>
        </w:rPr>
        <w:t>does not consider other features of a mobile phone that use a large amount of battery power such as the display, WI-FI and GPS. The Opacitor is exclusive to applications and the CPU does not consider other features or how they work with applications and th</w:t>
      </w:r>
      <w:r w:rsidR="008A3ABE" w:rsidRPr="00D03914">
        <w:rPr>
          <w:color w:val="0070C0"/>
          <w:szCs w:val="22"/>
          <w:rPrChange w:id="1627" w:author="Anna Rasburn" w:date="2019-01-28T23:46:00Z">
            <w:rPr>
              <w:color w:val="0070C0"/>
              <w:sz w:val="24"/>
            </w:rPr>
          </w:rPrChange>
        </w:rPr>
        <w:t xml:space="preserve">e </w:t>
      </w:r>
      <w:r w:rsidRPr="00D03914">
        <w:rPr>
          <w:color w:val="0070C0"/>
          <w:szCs w:val="22"/>
          <w:rPrChange w:id="1628" w:author="Anna Rasburn" w:date="2019-01-28T23:46:00Z">
            <w:rPr>
              <w:color w:val="0070C0"/>
              <w:sz w:val="24"/>
            </w:rPr>
          </w:rPrChange>
        </w:rPr>
        <w:t>effect that they may have on the battery.</w:t>
      </w:r>
    </w:p>
    <w:p w14:paraId="16790704" w14:textId="77777777" w:rsidR="00C35F4C" w:rsidDel="0054602C" w:rsidRDefault="00946A62" w:rsidP="00C35F4C">
      <w:pPr>
        <w:pStyle w:val="Heading2"/>
        <w:rPr>
          <w:del w:id="1629" w:author="Anna Rasburn [2]" w:date="2019-01-24T14:37:00Z"/>
          <w:color w:val="0070C0"/>
        </w:rPr>
      </w:pPr>
      <w:bookmarkStart w:id="1630" w:name="_Toc536549427"/>
      <w:r w:rsidRPr="00C35F4C">
        <w:rPr>
          <w:color w:val="0070C0"/>
        </w:rPr>
        <w:lastRenderedPageBreak/>
        <w:t>Jalen</w:t>
      </w:r>
      <w:bookmarkEnd w:id="1630"/>
    </w:p>
    <w:p w14:paraId="3C0EE02C" w14:textId="21E0690A" w:rsidR="00BD5935" w:rsidRPr="0054602C" w:rsidRDefault="009C786B">
      <w:pPr>
        <w:pStyle w:val="Heading2"/>
        <w:rPr>
          <w:color w:val="7030A0"/>
          <w:rPrChange w:id="1631" w:author="Anna Rasburn [2]" w:date="2019-01-24T14:37:00Z">
            <w:rPr/>
          </w:rPrChange>
        </w:rPr>
        <w:pPrChange w:id="1632" w:author="Anna Rasburn [2]" w:date="2019-01-24T14:37:00Z">
          <w:pPr>
            <w:pStyle w:val="BodyFirst"/>
          </w:pPr>
        </w:pPrChange>
      </w:pPr>
      <w:del w:id="1633" w:author="Anna Rasburn [2]" w:date="2019-01-24T14:37:00Z">
        <w:r w:rsidRPr="0054602C" w:rsidDel="0054602C">
          <w:rPr>
            <w:rStyle w:val="Hyperlink"/>
            <w:color w:val="7030A0"/>
            <w:rPrChange w:id="1634" w:author="Anna Rasburn [2]" w:date="2019-01-24T14:37:00Z">
              <w:rPr>
                <w:rStyle w:val="Hyperlink"/>
                <w:color w:val="7030A0"/>
              </w:rPr>
            </w:rPrChange>
          </w:rPr>
          <w:fldChar w:fldCharType="begin"/>
        </w:r>
        <w:r w:rsidRPr="0054602C" w:rsidDel="0054602C">
          <w:rPr>
            <w:rStyle w:val="Hyperlink"/>
            <w:color w:val="7030A0"/>
            <w:rPrChange w:id="1635" w:author="Anna Rasburn [2]" w:date="2019-01-24T14:37:00Z">
              <w:rPr>
                <w:rStyle w:val="Hyperlink"/>
                <w:color w:val="7030A0"/>
              </w:rPr>
            </w:rPrChange>
          </w:rPr>
          <w:delInstrText xml:space="preserve"> HYPERLINK "https://tel.archives-ouvertes.fr/tel-00961346v2/document" </w:delInstrText>
        </w:r>
        <w:r w:rsidRPr="0054602C" w:rsidDel="0054602C">
          <w:rPr>
            <w:rStyle w:val="Hyperlink"/>
            <w:color w:val="7030A0"/>
            <w:rPrChange w:id="1636" w:author="Anna Rasburn [2]" w:date="2019-01-24T14:37:00Z">
              <w:rPr>
                <w:rStyle w:val="Hyperlink"/>
                <w:color w:val="7030A0"/>
              </w:rPr>
            </w:rPrChange>
          </w:rPr>
          <w:fldChar w:fldCharType="separate"/>
        </w:r>
        <w:r w:rsidR="00946A62" w:rsidRPr="0054602C" w:rsidDel="0054602C">
          <w:rPr>
            <w:rStyle w:val="Hyperlink"/>
            <w:color w:val="7030A0"/>
            <w:rPrChange w:id="1637" w:author="Anna Rasburn [2]" w:date="2019-01-24T14:37:00Z">
              <w:rPr>
                <w:rStyle w:val="Hyperlink"/>
                <w:color w:val="7030A0"/>
              </w:rPr>
            </w:rPrChange>
          </w:rPr>
          <w:delText>https://tel.archives-ouvertes.fr/tel-00961346v2/document</w:delText>
        </w:r>
        <w:r w:rsidRPr="0054602C" w:rsidDel="0054602C">
          <w:rPr>
            <w:rStyle w:val="Hyperlink"/>
            <w:color w:val="7030A0"/>
            <w:rPrChange w:id="1638" w:author="Anna Rasburn [2]" w:date="2019-01-24T14:37:00Z">
              <w:rPr>
                <w:rStyle w:val="Hyperlink"/>
                <w:color w:val="7030A0"/>
              </w:rPr>
            </w:rPrChange>
          </w:rPr>
          <w:fldChar w:fldCharType="end"/>
        </w:r>
      </w:del>
      <w:bookmarkStart w:id="1639" w:name="_Toc536549428"/>
      <w:bookmarkEnd w:id="1639"/>
    </w:p>
    <w:p w14:paraId="21BAC8E9" w14:textId="04326879" w:rsidR="00BD5935" w:rsidRPr="00D03914" w:rsidRDefault="00946A62">
      <w:pPr>
        <w:pStyle w:val="BodyText"/>
        <w:ind w:firstLine="0"/>
        <w:jc w:val="both"/>
        <w:rPr>
          <w:color w:val="0070C0"/>
          <w:szCs w:val="22"/>
          <w:rPrChange w:id="1640" w:author="Anna Rasburn" w:date="2019-01-28T23:46:00Z">
            <w:rPr>
              <w:color w:val="0070C0"/>
              <w:sz w:val="24"/>
              <w:szCs w:val="24"/>
            </w:rPr>
          </w:rPrChange>
        </w:rPr>
        <w:pPrChange w:id="1641" w:author="Anna Rasburn" w:date="2019-01-28T23:46:00Z">
          <w:pPr>
            <w:pStyle w:val="BodyText"/>
            <w:spacing w:line="240" w:lineRule="auto"/>
            <w:ind w:firstLine="0"/>
          </w:pPr>
        </w:pPrChange>
      </w:pPr>
      <w:r w:rsidRPr="00D03914">
        <w:rPr>
          <w:color w:val="0070C0"/>
          <w:szCs w:val="22"/>
          <w:rPrChange w:id="1642" w:author="Anna Rasburn" w:date="2019-01-28T23:46:00Z">
            <w:rPr>
              <w:color w:val="0070C0"/>
              <w:sz w:val="24"/>
              <w:szCs w:val="24"/>
            </w:rPr>
          </w:rPrChange>
        </w:rPr>
        <w:t>Jalen is a ‘runtime measurement software for estimating the energy consumption at code level for Java applications’</w:t>
      </w:r>
      <w:ins w:id="1643" w:author="Anna Rasburn [2]" w:date="2019-01-24T14:34:00Z">
        <w:r w:rsidR="0054602C" w:rsidRPr="00D03914">
          <w:rPr>
            <w:color w:val="0070C0"/>
            <w:szCs w:val="22"/>
            <w:rPrChange w:id="1644" w:author="Anna Rasburn" w:date="2019-01-28T23:46:00Z">
              <w:rPr>
                <w:color w:val="0070C0"/>
                <w:sz w:val="24"/>
                <w:szCs w:val="24"/>
              </w:rPr>
            </w:rPrChange>
          </w:rPr>
          <w:t xml:space="preserve"> </w:t>
        </w:r>
      </w:ins>
      <w:customXmlInsRangeStart w:id="1645" w:author="Anna Rasburn [2]" w:date="2019-01-24T14:37:00Z"/>
      <w:sdt>
        <w:sdtPr>
          <w:rPr>
            <w:color w:val="0070C0"/>
            <w:szCs w:val="22"/>
          </w:rPr>
          <w:id w:val="1464548212"/>
          <w:citation/>
        </w:sdtPr>
        <w:sdtContent>
          <w:customXmlInsRangeEnd w:id="1645"/>
          <w:ins w:id="1646" w:author="Anna Rasburn [2]" w:date="2019-01-24T14:37:00Z">
            <w:r w:rsidR="0054602C" w:rsidRPr="00D03914">
              <w:rPr>
                <w:color w:val="0070C0"/>
                <w:szCs w:val="22"/>
                <w:rPrChange w:id="1647" w:author="Anna Rasburn" w:date="2019-01-28T23:46:00Z">
                  <w:rPr>
                    <w:color w:val="0070C0"/>
                    <w:sz w:val="24"/>
                    <w:szCs w:val="24"/>
                  </w:rPr>
                </w:rPrChange>
              </w:rPr>
              <w:fldChar w:fldCharType="begin"/>
            </w:r>
            <w:r w:rsidR="0054602C" w:rsidRPr="00D03914">
              <w:rPr>
                <w:color w:val="0070C0"/>
                <w:szCs w:val="22"/>
                <w:rPrChange w:id="1648" w:author="Anna Rasburn" w:date="2019-01-28T23:46:00Z">
                  <w:rPr>
                    <w:color w:val="0070C0"/>
                    <w:sz w:val="24"/>
                    <w:szCs w:val="24"/>
                  </w:rPr>
                </w:rPrChange>
              </w:rPr>
              <w:instrText xml:space="preserve"> CITATION Nou14 \l 2057 </w:instrText>
            </w:r>
          </w:ins>
          <w:r w:rsidR="0054602C" w:rsidRPr="00D03914">
            <w:rPr>
              <w:color w:val="0070C0"/>
              <w:szCs w:val="22"/>
              <w:rPrChange w:id="1649" w:author="Anna Rasburn" w:date="2019-01-28T23:46:00Z">
                <w:rPr>
                  <w:color w:val="0070C0"/>
                  <w:sz w:val="24"/>
                  <w:szCs w:val="24"/>
                </w:rPr>
              </w:rPrChange>
            </w:rPr>
            <w:fldChar w:fldCharType="separate"/>
          </w:r>
          <w:r w:rsidR="00CD617E" w:rsidRPr="00D03914">
            <w:rPr>
              <w:noProof/>
              <w:color w:val="0070C0"/>
              <w:szCs w:val="22"/>
              <w:rPrChange w:id="1650" w:author="Anna Rasburn" w:date="2019-01-28T23:46:00Z">
                <w:rPr>
                  <w:noProof/>
                  <w:color w:val="0070C0"/>
                  <w:sz w:val="24"/>
                  <w:szCs w:val="24"/>
                </w:rPr>
              </w:rPrChange>
            </w:rPr>
            <w:t>[6]</w:t>
          </w:r>
          <w:ins w:id="1651" w:author="Anna Rasburn [2]" w:date="2019-01-24T14:37:00Z">
            <w:r w:rsidR="0054602C" w:rsidRPr="00D03914">
              <w:rPr>
                <w:color w:val="0070C0"/>
                <w:szCs w:val="22"/>
                <w:rPrChange w:id="1652" w:author="Anna Rasburn" w:date="2019-01-28T23:46:00Z">
                  <w:rPr>
                    <w:color w:val="0070C0"/>
                    <w:sz w:val="24"/>
                    <w:szCs w:val="24"/>
                  </w:rPr>
                </w:rPrChange>
              </w:rPr>
              <w:fldChar w:fldCharType="end"/>
            </w:r>
          </w:ins>
          <w:customXmlInsRangeStart w:id="1653" w:author="Anna Rasburn [2]" w:date="2019-01-24T14:37:00Z"/>
        </w:sdtContent>
      </w:sdt>
      <w:customXmlInsRangeEnd w:id="1653"/>
      <w:del w:id="1654" w:author="Anna Rasburn [2]" w:date="2019-01-24T14:37:00Z">
        <w:r w:rsidRPr="00D03914" w:rsidDel="0054602C">
          <w:rPr>
            <w:color w:val="0070C0"/>
            <w:szCs w:val="22"/>
            <w:rPrChange w:id="1655" w:author="Anna Rasburn" w:date="2019-01-28T23:46:00Z">
              <w:rPr>
                <w:color w:val="0070C0"/>
                <w:sz w:val="24"/>
                <w:szCs w:val="24"/>
              </w:rPr>
            </w:rPrChange>
          </w:rPr>
          <w:delText xml:space="preserve"> [REFERENCE]</w:delText>
        </w:r>
      </w:del>
      <w:r w:rsidRPr="00D03914">
        <w:rPr>
          <w:color w:val="0070C0"/>
          <w:szCs w:val="22"/>
          <w:rPrChange w:id="1656" w:author="Anna Rasburn" w:date="2019-01-28T23:46:00Z">
            <w:rPr>
              <w:color w:val="0070C0"/>
              <w:sz w:val="24"/>
              <w:szCs w:val="24"/>
            </w:rPr>
          </w:rPrChange>
        </w:rPr>
        <w:t xml:space="preserve">. </w:t>
      </w:r>
      <w:r w:rsidR="00C969B0" w:rsidRPr="00D03914">
        <w:rPr>
          <w:color w:val="0070C0"/>
          <w:szCs w:val="22"/>
          <w:rPrChange w:id="1657" w:author="Anna Rasburn" w:date="2019-01-28T23:46:00Z">
            <w:rPr>
              <w:color w:val="0070C0"/>
              <w:sz w:val="24"/>
              <w:szCs w:val="24"/>
            </w:rPr>
          </w:rPrChange>
        </w:rPr>
        <w:t xml:space="preserve"> Jalen uses information provided through application-level monitoring tools to calculate the energy used by an application. The energy information is estimations from the levels of threads and methods</w:t>
      </w:r>
      <w:r w:rsidR="008A3ABE" w:rsidRPr="00D03914">
        <w:rPr>
          <w:color w:val="0070C0"/>
          <w:szCs w:val="22"/>
          <w:rPrChange w:id="1658" w:author="Anna Rasburn" w:date="2019-01-28T23:46:00Z">
            <w:rPr>
              <w:color w:val="0070C0"/>
              <w:sz w:val="24"/>
              <w:szCs w:val="24"/>
            </w:rPr>
          </w:rPrChange>
        </w:rPr>
        <w:t>. T</w:t>
      </w:r>
      <w:r w:rsidR="00C969B0" w:rsidRPr="00D03914">
        <w:rPr>
          <w:color w:val="0070C0"/>
          <w:szCs w:val="22"/>
          <w:rPrChange w:id="1659" w:author="Anna Rasburn" w:date="2019-01-28T23:46:00Z">
            <w:rPr>
              <w:color w:val="0070C0"/>
              <w:sz w:val="24"/>
              <w:szCs w:val="24"/>
            </w:rPr>
          </w:rPrChange>
        </w:rPr>
        <w:t xml:space="preserve">he information collected is method durations, CPU time and so </w:t>
      </w:r>
      <w:commentRangeStart w:id="1660"/>
      <w:r w:rsidR="00C969B0" w:rsidRPr="00D03914">
        <w:rPr>
          <w:color w:val="0070C0"/>
          <w:szCs w:val="22"/>
          <w:rPrChange w:id="1661" w:author="Anna Rasburn" w:date="2019-01-28T23:46:00Z">
            <w:rPr>
              <w:color w:val="0070C0"/>
              <w:sz w:val="24"/>
              <w:szCs w:val="24"/>
            </w:rPr>
          </w:rPrChange>
        </w:rPr>
        <w:t>on</w:t>
      </w:r>
      <w:commentRangeEnd w:id="1660"/>
      <w:r w:rsidR="008A3ABE" w:rsidRPr="00D03914">
        <w:rPr>
          <w:rStyle w:val="CommentReference"/>
          <w:sz w:val="22"/>
          <w:szCs w:val="22"/>
          <w:rPrChange w:id="1662" w:author="Anna Rasburn" w:date="2019-01-28T23:46:00Z">
            <w:rPr>
              <w:rStyle w:val="CommentReference"/>
            </w:rPr>
          </w:rPrChange>
        </w:rPr>
        <w:commentReference w:id="1660"/>
      </w:r>
      <w:r w:rsidR="00C969B0" w:rsidRPr="00D03914">
        <w:rPr>
          <w:color w:val="0070C0"/>
          <w:szCs w:val="22"/>
          <w:rPrChange w:id="1663" w:author="Anna Rasburn" w:date="2019-01-28T23:46:00Z">
            <w:rPr>
              <w:color w:val="0070C0"/>
              <w:sz w:val="24"/>
              <w:szCs w:val="24"/>
            </w:rPr>
          </w:rPrChange>
        </w:rPr>
        <w:t xml:space="preserve">. The information gathered is used to </w:t>
      </w:r>
      <w:r w:rsidR="0069211E" w:rsidRPr="00D03914">
        <w:rPr>
          <w:color w:val="0070C0"/>
          <w:szCs w:val="22"/>
          <w:rPrChange w:id="1664" w:author="Anna Rasburn" w:date="2019-01-28T23:46:00Z">
            <w:rPr>
              <w:color w:val="0070C0"/>
              <w:sz w:val="24"/>
              <w:szCs w:val="24"/>
            </w:rPr>
          </w:rPrChange>
        </w:rPr>
        <w:t xml:space="preserve">create </w:t>
      </w:r>
      <w:r w:rsidR="00C969B0" w:rsidRPr="00D03914">
        <w:rPr>
          <w:color w:val="0070C0"/>
          <w:szCs w:val="22"/>
          <w:rPrChange w:id="1665" w:author="Anna Rasburn" w:date="2019-01-28T23:46:00Z">
            <w:rPr>
              <w:color w:val="0070C0"/>
              <w:sz w:val="24"/>
              <w:szCs w:val="24"/>
            </w:rPr>
          </w:rPrChange>
        </w:rPr>
        <w:t xml:space="preserve">statistics which is used to calculate the energy consumption as well as using energy models seen in Figure 5.  The energy consumption is calculated per method and exposed as a </w:t>
      </w:r>
      <w:commentRangeStart w:id="1666"/>
      <w:r w:rsidR="00C969B0" w:rsidRPr="00D03914">
        <w:rPr>
          <w:color w:val="0070C0"/>
          <w:szCs w:val="22"/>
          <w:rPrChange w:id="1667" w:author="Anna Rasburn" w:date="2019-01-28T23:46:00Z">
            <w:rPr>
              <w:color w:val="0070C0"/>
              <w:sz w:val="24"/>
              <w:szCs w:val="24"/>
            </w:rPr>
          </w:rPrChange>
        </w:rPr>
        <w:t>service</w:t>
      </w:r>
      <w:commentRangeEnd w:id="1666"/>
      <w:r w:rsidR="0069211E" w:rsidRPr="00D03914">
        <w:rPr>
          <w:rStyle w:val="CommentReference"/>
          <w:sz w:val="22"/>
          <w:szCs w:val="22"/>
          <w:rPrChange w:id="1668" w:author="Anna Rasburn" w:date="2019-01-28T23:46:00Z">
            <w:rPr>
              <w:rStyle w:val="CommentReference"/>
            </w:rPr>
          </w:rPrChange>
        </w:rPr>
        <w:commentReference w:id="1666"/>
      </w:r>
      <w:r w:rsidR="00C969B0" w:rsidRPr="00D03914">
        <w:rPr>
          <w:color w:val="0070C0"/>
          <w:szCs w:val="22"/>
          <w:rPrChange w:id="1669" w:author="Anna Rasburn" w:date="2019-01-28T23:46:00Z">
            <w:rPr>
              <w:color w:val="0070C0"/>
              <w:sz w:val="24"/>
              <w:szCs w:val="24"/>
            </w:rPr>
          </w:rPrChange>
        </w:rPr>
        <w:t>.</w:t>
      </w:r>
      <w:r w:rsidR="00202EEC" w:rsidRPr="00D03914">
        <w:rPr>
          <w:color w:val="0070C0"/>
          <w:szCs w:val="22"/>
          <w:rPrChange w:id="1670" w:author="Anna Rasburn" w:date="2019-01-28T23:46:00Z">
            <w:rPr>
              <w:color w:val="0070C0"/>
              <w:sz w:val="24"/>
              <w:szCs w:val="24"/>
            </w:rPr>
          </w:rPrChange>
        </w:rPr>
        <w:t xml:space="preserve"> Jalen can provide information about Net Energy, Net Library energy and all energy </w:t>
      </w:r>
      <w:r w:rsidR="0069211E" w:rsidRPr="00D03914">
        <w:rPr>
          <w:color w:val="0070C0"/>
          <w:szCs w:val="22"/>
          <w:rPrChange w:id="1671" w:author="Anna Rasburn" w:date="2019-01-28T23:46:00Z">
            <w:rPr>
              <w:color w:val="0070C0"/>
              <w:sz w:val="24"/>
              <w:szCs w:val="24"/>
            </w:rPr>
          </w:rPrChange>
        </w:rPr>
        <w:t xml:space="preserve">usage </w:t>
      </w:r>
      <w:r w:rsidR="00202EEC" w:rsidRPr="00D03914">
        <w:rPr>
          <w:color w:val="0070C0"/>
          <w:szCs w:val="22"/>
          <w:rPrChange w:id="1672" w:author="Anna Rasburn" w:date="2019-01-28T23:46:00Z">
            <w:rPr>
              <w:color w:val="0070C0"/>
              <w:sz w:val="24"/>
              <w:szCs w:val="24"/>
            </w:rPr>
          </w:rPrChange>
        </w:rPr>
        <w:t xml:space="preserve">which includes energy consumption of all methods running in the JVM. </w:t>
      </w:r>
    </w:p>
    <w:p w14:paraId="15BA4CB8" w14:textId="77777777" w:rsidR="00C969B0" w:rsidRPr="00D03914" w:rsidRDefault="00946A62">
      <w:pPr>
        <w:pStyle w:val="BodyText"/>
        <w:keepNext/>
        <w:ind w:firstLine="0"/>
        <w:jc w:val="center"/>
        <w:rPr>
          <w:szCs w:val="22"/>
          <w:rPrChange w:id="1673" w:author="Anna Rasburn" w:date="2019-01-28T23:46:00Z">
            <w:rPr>
              <w:sz w:val="24"/>
              <w:szCs w:val="24"/>
            </w:rPr>
          </w:rPrChange>
        </w:rPr>
      </w:pPr>
      <w:r w:rsidRPr="00D03914">
        <w:rPr>
          <w:noProof/>
          <w:color w:val="0070C0"/>
          <w:szCs w:val="22"/>
          <w:rPrChange w:id="1674" w:author="Anna Rasburn" w:date="2019-01-28T23:46:00Z">
            <w:rPr>
              <w:noProof/>
              <w:color w:val="0070C0"/>
              <w:sz w:val="24"/>
              <w:szCs w:val="24"/>
            </w:rPr>
          </w:rPrChange>
        </w:rPr>
        <w:drawing>
          <wp:inline distT="0" distB="0" distL="0" distR="0" wp14:anchorId="717F3147" wp14:editId="3792780A">
            <wp:extent cx="4432300" cy="245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2300" cy="2451100"/>
                    </a:xfrm>
                    <a:prstGeom prst="rect">
                      <a:avLst/>
                    </a:prstGeom>
                  </pic:spPr>
                </pic:pic>
              </a:graphicData>
            </a:graphic>
          </wp:inline>
        </w:drawing>
      </w:r>
    </w:p>
    <w:p w14:paraId="271DD98E" w14:textId="77777777" w:rsidR="00202EEC" w:rsidRPr="00D03914" w:rsidDel="00D03914" w:rsidRDefault="00946A62">
      <w:pPr>
        <w:pStyle w:val="Caption"/>
        <w:spacing w:line="360" w:lineRule="auto"/>
        <w:jc w:val="center"/>
        <w:rPr>
          <w:del w:id="1675" w:author="Anna Rasburn" w:date="2019-01-28T23:46:00Z"/>
          <w:sz w:val="22"/>
          <w:szCs w:val="22"/>
          <w:rPrChange w:id="1676" w:author="Anna Rasburn" w:date="2019-01-28T23:46:00Z">
            <w:rPr>
              <w:del w:id="1677" w:author="Anna Rasburn" w:date="2019-01-28T23:46:00Z"/>
              <w:sz w:val="24"/>
              <w:szCs w:val="24"/>
            </w:rPr>
          </w:rPrChange>
        </w:rPr>
        <w:pPrChange w:id="1678" w:author="Anna Rasburn" w:date="2019-01-28T23:46:00Z">
          <w:pPr>
            <w:pStyle w:val="Caption"/>
            <w:jc w:val="center"/>
          </w:pPr>
        </w:pPrChange>
      </w:pPr>
      <w:bookmarkStart w:id="1679" w:name="_Toc535058236"/>
      <w:r w:rsidRPr="00D03914">
        <w:rPr>
          <w:b/>
          <w:i w:val="0"/>
          <w:iCs w:val="0"/>
          <w:sz w:val="22"/>
          <w:szCs w:val="22"/>
          <w:rPrChange w:id="1680" w:author="Anna Rasburn" w:date="2019-01-28T23:46:00Z">
            <w:rPr>
              <w:b/>
              <w:i w:val="0"/>
              <w:iCs w:val="0"/>
            </w:rPr>
          </w:rPrChange>
        </w:rPr>
        <w:t xml:space="preserve">Figure </w:t>
      </w:r>
      <w:r w:rsidRPr="00D03914">
        <w:rPr>
          <w:b/>
          <w:i w:val="0"/>
          <w:iCs w:val="0"/>
          <w:sz w:val="22"/>
          <w:szCs w:val="22"/>
          <w:rPrChange w:id="1681" w:author="Anna Rasburn" w:date="2019-01-28T23:46:00Z">
            <w:rPr>
              <w:b/>
              <w:i w:val="0"/>
              <w:iCs w:val="0"/>
            </w:rPr>
          </w:rPrChange>
        </w:rPr>
        <w:fldChar w:fldCharType="begin"/>
      </w:r>
      <w:r w:rsidRPr="00D03914">
        <w:rPr>
          <w:b/>
          <w:i w:val="0"/>
          <w:iCs w:val="0"/>
          <w:sz w:val="22"/>
          <w:szCs w:val="22"/>
          <w:rPrChange w:id="1682" w:author="Anna Rasburn" w:date="2019-01-28T23:46:00Z">
            <w:rPr>
              <w:b/>
              <w:i w:val="0"/>
              <w:iCs w:val="0"/>
            </w:rPr>
          </w:rPrChange>
        </w:rPr>
        <w:instrText xml:space="preserve"> SEQ Figure \* ARABIC </w:instrText>
      </w:r>
      <w:r w:rsidRPr="00D03914">
        <w:rPr>
          <w:b/>
          <w:i w:val="0"/>
          <w:iCs w:val="0"/>
          <w:sz w:val="22"/>
          <w:szCs w:val="22"/>
          <w:rPrChange w:id="1683" w:author="Anna Rasburn" w:date="2019-01-28T23:46:00Z">
            <w:rPr>
              <w:b/>
              <w:i w:val="0"/>
              <w:iCs w:val="0"/>
            </w:rPr>
          </w:rPrChange>
        </w:rPr>
        <w:fldChar w:fldCharType="separate"/>
      </w:r>
      <w:r w:rsidR="00C476A9" w:rsidRPr="00D03914">
        <w:rPr>
          <w:b/>
          <w:i w:val="0"/>
          <w:iCs w:val="0"/>
          <w:noProof/>
          <w:sz w:val="22"/>
          <w:szCs w:val="22"/>
          <w:rPrChange w:id="1684" w:author="Anna Rasburn" w:date="2019-01-28T23:46:00Z">
            <w:rPr>
              <w:b/>
              <w:i w:val="0"/>
              <w:iCs w:val="0"/>
              <w:noProof/>
            </w:rPr>
          </w:rPrChange>
        </w:rPr>
        <w:t>5</w:t>
      </w:r>
      <w:r w:rsidRPr="00D03914">
        <w:rPr>
          <w:b/>
          <w:i w:val="0"/>
          <w:iCs w:val="0"/>
          <w:sz w:val="22"/>
          <w:szCs w:val="22"/>
          <w:rPrChange w:id="1685" w:author="Anna Rasburn" w:date="2019-01-28T23:46:00Z">
            <w:rPr>
              <w:b/>
              <w:i w:val="0"/>
              <w:iCs w:val="0"/>
            </w:rPr>
          </w:rPrChange>
        </w:rPr>
        <w:fldChar w:fldCharType="end"/>
      </w:r>
      <w:r w:rsidRPr="00D03914">
        <w:rPr>
          <w:i w:val="0"/>
          <w:iCs w:val="0"/>
          <w:sz w:val="22"/>
          <w:szCs w:val="22"/>
          <w:rPrChange w:id="1686" w:author="Anna Rasburn" w:date="2019-01-28T23:46:00Z">
            <w:rPr>
              <w:i w:val="0"/>
              <w:iCs w:val="0"/>
            </w:rPr>
          </w:rPrChange>
        </w:rPr>
        <w:t xml:space="preserve"> Architecture of Jalen</w:t>
      </w:r>
      <w:bookmarkEnd w:id="1679"/>
    </w:p>
    <w:p w14:paraId="3F2FE498" w14:textId="77777777" w:rsidR="00C476A9" w:rsidRPr="00D03914" w:rsidRDefault="00C476A9">
      <w:pPr>
        <w:pStyle w:val="Caption"/>
        <w:spacing w:line="360" w:lineRule="auto"/>
        <w:jc w:val="center"/>
        <w:rPr>
          <w:rPrChange w:id="1687" w:author="Anna Rasburn" w:date="2019-01-28T23:46:00Z">
            <w:rPr>
              <w:color w:val="0070C0"/>
              <w:lang w:eastAsia="en-GB"/>
            </w:rPr>
          </w:rPrChange>
        </w:rPr>
        <w:pPrChange w:id="1688" w:author="Anna Rasburn" w:date="2019-01-28T23:46:00Z">
          <w:pPr/>
        </w:pPrChange>
      </w:pPr>
    </w:p>
    <w:p w14:paraId="2B61640D" w14:textId="2008E856" w:rsidR="00C476A9" w:rsidRPr="00D03914" w:rsidRDefault="00946A62">
      <w:pPr>
        <w:spacing w:line="360" w:lineRule="auto"/>
        <w:jc w:val="both"/>
        <w:rPr>
          <w:color w:val="0070C0"/>
          <w:sz w:val="22"/>
          <w:szCs w:val="22"/>
          <w:lang w:eastAsia="en-GB"/>
          <w:rPrChange w:id="1689" w:author="Anna Rasburn" w:date="2019-01-28T23:46:00Z">
            <w:rPr>
              <w:color w:val="0070C0"/>
              <w:lang w:eastAsia="en-GB"/>
            </w:rPr>
          </w:rPrChange>
        </w:rPr>
        <w:pPrChange w:id="1690" w:author="Anna Rasburn" w:date="2019-01-28T23:46:00Z">
          <w:pPr/>
        </w:pPrChange>
      </w:pPr>
      <w:r w:rsidRPr="00D03914">
        <w:rPr>
          <w:color w:val="0070C0"/>
          <w:sz w:val="22"/>
          <w:szCs w:val="22"/>
          <w:lang w:eastAsia="en-GB"/>
          <w:rPrChange w:id="1691" w:author="Anna Rasburn" w:date="2019-01-28T23:46:00Z">
            <w:rPr>
              <w:color w:val="0070C0"/>
              <w:lang w:eastAsia="en-GB"/>
            </w:rPr>
          </w:rPrChange>
        </w:rPr>
        <w:t xml:space="preserve">Jalen offers a valuable tool that provides an energy count on a code level so </w:t>
      </w:r>
      <w:r w:rsidR="0069211E" w:rsidRPr="00D03914">
        <w:rPr>
          <w:color w:val="0070C0"/>
          <w:sz w:val="22"/>
          <w:szCs w:val="22"/>
          <w:lang w:eastAsia="en-GB"/>
          <w:rPrChange w:id="1692" w:author="Anna Rasburn" w:date="2019-01-28T23:46:00Z">
            <w:rPr>
              <w:color w:val="0070C0"/>
              <w:lang w:eastAsia="en-GB"/>
            </w:rPr>
          </w:rPrChange>
        </w:rPr>
        <w:t xml:space="preserve">that </w:t>
      </w:r>
      <w:r w:rsidRPr="00D03914">
        <w:rPr>
          <w:color w:val="0070C0"/>
          <w:sz w:val="22"/>
          <w:szCs w:val="22"/>
          <w:lang w:eastAsia="en-GB"/>
          <w:rPrChange w:id="1693" w:author="Anna Rasburn" w:date="2019-01-28T23:46:00Z">
            <w:rPr>
              <w:color w:val="0070C0"/>
              <w:lang w:eastAsia="en-GB"/>
            </w:rPr>
          </w:rPrChange>
        </w:rPr>
        <w:t xml:space="preserve">there is an increased understanding at the energy consumption and distribution in software. Jalen is also one of the very few toolkits that detect energy hotspots in code and knows what particular areas of software are energy intensive. Jalen has been </w:t>
      </w:r>
      <w:r w:rsidR="0069211E" w:rsidRPr="00D03914">
        <w:rPr>
          <w:color w:val="0070C0"/>
          <w:sz w:val="22"/>
          <w:szCs w:val="22"/>
          <w:lang w:eastAsia="en-GB"/>
          <w:rPrChange w:id="1694" w:author="Anna Rasburn" w:date="2019-01-28T23:46:00Z">
            <w:rPr>
              <w:color w:val="0070C0"/>
              <w:lang w:eastAsia="en-GB"/>
            </w:rPr>
          </w:rPrChange>
        </w:rPr>
        <w:t xml:space="preserve">tested </w:t>
      </w:r>
      <w:r w:rsidRPr="00D03914">
        <w:rPr>
          <w:color w:val="0070C0"/>
          <w:sz w:val="22"/>
          <w:szCs w:val="22"/>
          <w:lang w:eastAsia="en-GB"/>
          <w:rPrChange w:id="1695" w:author="Anna Rasburn" w:date="2019-01-28T23:46:00Z">
            <w:rPr>
              <w:color w:val="0070C0"/>
              <w:lang w:eastAsia="en-GB"/>
            </w:rPr>
          </w:rPrChange>
        </w:rPr>
        <w:t>with experiments on a range of different program</w:t>
      </w:r>
      <w:r w:rsidR="0069211E" w:rsidRPr="00D03914">
        <w:rPr>
          <w:color w:val="0070C0"/>
          <w:sz w:val="22"/>
          <w:szCs w:val="22"/>
          <w:lang w:eastAsia="en-GB"/>
          <w:rPrChange w:id="1696" w:author="Anna Rasburn" w:date="2019-01-28T23:46:00Z">
            <w:rPr>
              <w:color w:val="0070C0"/>
              <w:lang w:eastAsia="en-GB"/>
            </w:rPr>
          </w:rPrChange>
        </w:rPr>
        <w:t>s</w:t>
      </w:r>
      <w:r w:rsidRPr="00D03914">
        <w:rPr>
          <w:color w:val="0070C0"/>
          <w:sz w:val="22"/>
          <w:szCs w:val="22"/>
          <w:lang w:eastAsia="en-GB"/>
          <w:rPrChange w:id="1697" w:author="Anna Rasburn" w:date="2019-01-28T23:46:00Z">
            <w:rPr>
              <w:color w:val="0070C0"/>
              <w:lang w:eastAsia="en-GB"/>
            </w:rPr>
          </w:rPrChange>
        </w:rPr>
        <w:t xml:space="preserve"> from simple algorithms to real-world scenarios </w:t>
      </w:r>
      <w:r w:rsidR="0069211E" w:rsidRPr="00D03914">
        <w:rPr>
          <w:color w:val="0070C0"/>
          <w:sz w:val="22"/>
          <w:szCs w:val="22"/>
          <w:lang w:eastAsia="en-GB"/>
          <w:rPrChange w:id="1698" w:author="Anna Rasburn" w:date="2019-01-28T23:46:00Z">
            <w:rPr>
              <w:color w:val="0070C0"/>
              <w:lang w:eastAsia="en-GB"/>
            </w:rPr>
          </w:rPrChange>
        </w:rPr>
        <w:t xml:space="preserve">demonstrating </w:t>
      </w:r>
      <w:r w:rsidRPr="00D03914">
        <w:rPr>
          <w:color w:val="0070C0"/>
          <w:sz w:val="22"/>
          <w:szCs w:val="22"/>
          <w:lang w:eastAsia="en-GB"/>
          <w:rPrChange w:id="1699" w:author="Anna Rasburn" w:date="2019-01-28T23:46:00Z">
            <w:rPr>
              <w:color w:val="0070C0"/>
              <w:lang w:eastAsia="en-GB"/>
            </w:rPr>
          </w:rPrChange>
        </w:rPr>
        <w:t xml:space="preserve">its versatility and the potential of energy code profiling. The information gathered from Jalen will help developers find out which methods </w:t>
      </w:r>
      <w:r w:rsidR="007B099E" w:rsidRPr="00D03914">
        <w:rPr>
          <w:color w:val="0070C0"/>
          <w:sz w:val="22"/>
          <w:szCs w:val="22"/>
          <w:lang w:eastAsia="en-GB"/>
          <w:rPrChange w:id="1700" w:author="Anna Rasburn" w:date="2019-01-28T23:46:00Z">
            <w:rPr>
              <w:color w:val="0070C0"/>
              <w:lang w:eastAsia="en-GB"/>
            </w:rPr>
          </w:rPrChange>
        </w:rPr>
        <w:t xml:space="preserve">are </w:t>
      </w:r>
      <w:r w:rsidRPr="00D03914">
        <w:rPr>
          <w:color w:val="0070C0"/>
          <w:sz w:val="22"/>
          <w:szCs w:val="22"/>
          <w:lang w:eastAsia="en-GB"/>
          <w:rPrChange w:id="1701" w:author="Anna Rasburn" w:date="2019-01-28T23:46:00Z">
            <w:rPr>
              <w:color w:val="0070C0"/>
              <w:lang w:eastAsia="en-GB"/>
            </w:rPr>
          </w:rPrChange>
        </w:rPr>
        <w:t xml:space="preserve">energy intensive so they can change the ways they code to ‘reduce the energy footprint of their application' </w:t>
      </w:r>
      <w:customXmlInsRangeStart w:id="1702" w:author="Anna Rasburn [2]" w:date="2019-01-24T14:37:00Z"/>
      <w:sdt>
        <w:sdtPr>
          <w:rPr>
            <w:color w:val="0070C0"/>
            <w:sz w:val="22"/>
            <w:szCs w:val="22"/>
            <w:lang w:eastAsia="en-GB"/>
          </w:rPr>
          <w:id w:val="-1303298396"/>
          <w:citation/>
        </w:sdtPr>
        <w:sdtContent>
          <w:customXmlInsRangeEnd w:id="1702"/>
          <w:ins w:id="1703" w:author="Anna Rasburn [2]" w:date="2019-01-24T14:37:00Z">
            <w:r w:rsidR="0054602C" w:rsidRPr="00D03914">
              <w:rPr>
                <w:color w:val="0070C0"/>
                <w:sz w:val="22"/>
                <w:szCs w:val="22"/>
                <w:lang w:eastAsia="en-GB"/>
                <w:rPrChange w:id="1704" w:author="Anna Rasburn" w:date="2019-01-28T23:46:00Z">
                  <w:rPr>
                    <w:color w:val="0070C0"/>
                    <w:lang w:eastAsia="en-GB"/>
                  </w:rPr>
                </w:rPrChange>
              </w:rPr>
              <w:fldChar w:fldCharType="begin"/>
            </w:r>
            <w:r w:rsidR="0054602C" w:rsidRPr="00D03914">
              <w:rPr>
                <w:color w:val="0070C0"/>
                <w:sz w:val="22"/>
                <w:szCs w:val="22"/>
                <w:lang w:eastAsia="en-GB"/>
                <w:rPrChange w:id="1705" w:author="Anna Rasburn" w:date="2019-01-28T23:46:00Z">
                  <w:rPr>
                    <w:color w:val="0070C0"/>
                    <w:lang w:eastAsia="en-GB"/>
                  </w:rPr>
                </w:rPrChange>
              </w:rPr>
              <w:instrText xml:space="preserve"> CITATION Nou14 \l 2057 </w:instrText>
            </w:r>
          </w:ins>
          <w:r w:rsidR="0054602C" w:rsidRPr="00D03914">
            <w:rPr>
              <w:color w:val="0070C0"/>
              <w:sz w:val="22"/>
              <w:szCs w:val="22"/>
              <w:lang w:eastAsia="en-GB"/>
              <w:rPrChange w:id="1706" w:author="Anna Rasburn" w:date="2019-01-28T23:46:00Z">
                <w:rPr>
                  <w:color w:val="0070C0"/>
                  <w:lang w:eastAsia="en-GB"/>
                </w:rPr>
              </w:rPrChange>
            </w:rPr>
            <w:fldChar w:fldCharType="separate"/>
          </w:r>
          <w:r w:rsidR="00CD617E" w:rsidRPr="00D03914">
            <w:rPr>
              <w:noProof/>
              <w:color w:val="0070C0"/>
              <w:sz w:val="22"/>
              <w:szCs w:val="22"/>
              <w:lang w:eastAsia="en-GB"/>
              <w:rPrChange w:id="1707" w:author="Anna Rasburn" w:date="2019-01-28T23:46:00Z">
                <w:rPr>
                  <w:noProof/>
                  <w:color w:val="0070C0"/>
                  <w:lang w:eastAsia="en-GB"/>
                </w:rPr>
              </w:rPrChange>
            </w:rPr>
            <w:t>[6]</w:t>
          </w:r>
          <w:ins w:id="1708" w:author="Anna Rasburn [2]" w:date="2019-01-24T14:37:00Z">
            <w:r w:rsidR="0054602C" w:rsidRPr="00D03914">
              <w:rPr>
                <w:color w:val="0070C0"/>
                <w:sz w:val="22"/>
                <w:szCs w:val="22"/>
                <w:lang w:eastAsia="en-GB"/>
                <w:rPrChange w:id="1709" w:author="Anna Rasburn" w:date="2019-01-28T23:46:00Z">
                  <w:rPr>
                    <w:color w:val="0070C0"/>
                    <w:lang w:eastAsia="en-GB"/>
                  </w:rPr>
                </w:rPrChange>
              </w:rPr>
              <w:fldChar w:fldCharType="end"/>
            </w:r>
          </w:ins>
          <w:customXmlInsRangeStart w:id="1710" w:author="Anna Rasburn [2]" w:date="2019-01-24T14:37:00Z"/>
        </w:sdtContent>
      </w:sdt>
      <w:customXmlInsRangeEnd w:id="1710"/>
      <w:del w:id="1711" w:author="Anna Rasburn [2]" w:date="2019-01-24T14:37:00Z">
        <w:r w:rsidRPr="00D03914" w:rsidDel="0054602C">
          <w:rPr>
            <w:color w:val="0070C0"/>
            <w:sz w:val="22"/>
            <w:szCs w:val="22"/>
            <w:lang w:eastAsia="en-GB"/>
            <w:rPrChange w:id="1712" w:author="Anna Rasburn" w:date="2019-01-28T23:46:00Z">
              <w:rPr>
                <w:color w:val="0070C0"/>
                <w:lang w:eastAsia="en-GB"/>
              </w:rPr>
            </w:rPrChange>
          </w:rPr>
          <w:delText>[REFERENC</w:delText>
        </w:r>
      </w:del>
      <w:del w:id="1713" w:author="Anna Rasburn [2]" w:date="2019-01-24T14:38:00Z">
        <w:r w:rsidRPr="00D03914" w:rsidDel="0054602C">
          <w:rPr>
            <w:color w:val="0070C0"/>
            <w:sz w:val="22"/>
            <w:szCs w:val="22"/>
            <w:lang w:eastAsia="en-GB"/>
            <w:rPrChange w:id="1714" w:author="Anna Rasburn" w:date="2019-01-28T23:46:00Z">
              <w:rPr>
                <w:color w:val="0070C0"/>
                <w:lang w:eastAsia="en-GB"/>
              </w:rPr>
            </w:rPrChange>
          </w:rPr>
          <w:delText>E]</w:delText>
        </w:r>
      </w:del>
      <w:r w:rsidRPr="00D03914">
        <w:rPr>
          <w:color w:val="0070C0"/>
          <w:sz w:val="22"/>
          <w:szCs w:val="22"/>
          <w:lang w:eastAsia="en-GB"/>
          <w:rPrChange w:id="1715" w:author="Anna Rasburn" w:date="2019-01-28T23:46:00Z">
            <w:rPr>
              <w:color w:val="0070C0"/>
              <w:lang w:eastAsia="en-GB"/>
            </w:rPr>
          </w:rPrChange>
        </w:rPr>
        <w:t>.</w:t>
      </w:r>
    </w:p>
    <w:p w14:paraId="52480F7A" w14:textId="77777777" w:rsidR="00C476A9" w:rsidRPr="00D03914" w:rsidRDefault="00C476A9">
      <w:pPr>
        <w:spacing w:line="360" w:lineRule="auto"/>
        <w:jc w:val="both"/>
        <w:rPr>
          <w:color w:val="0070C0"/>
          <w:sz w:val="22"/>
          <w:szCs w:val="22"/>
          <w:lang w:eastAsia="en-GB"/>
          <w:rPrChange w:id="1716" w:author="Anna Rasburn" w:date="2019-01-28T23:46:00Z">
            <w:rPr>
              <w:color w:val="0070C0"/>
              <w:lang w:eastAsia="en-GB"/>
            </w:rPr>
          </w:rPrChange>
        </w:rPr>
        <w:pPrChange w:id="1717" w:author="Anna Rasburn" w:date="2019-01-28T23:46:00Z">
          <w:pPr/>
        </w:pPrChange>
      </w:pPr>
    </w:p>
    <w:p w14:paraId="3186A379" w14:textId="52BB42C3" w:rsidR="00C632CA" w:rsidRPr="00D03914" w:rsidRDefault="00946A62">
      <w:pPr>
        <w:spacing w:line="360" w:lineRule="auto"/>
        <w:jc w:val="both"/>
        <w:rPr>
          <w:color w:val="0070C0"/>
          <w:sz w:val="22"/>
          <w:szCs w:val="22"/>
          <w:lang w:eastAsia="en-GB"/>
          <w:rPrChange w:id="1718" w:author="Anna Rasburn" w:date="2019-01-28T23:46:00Z">
            <w:rPr>
              <w:color w:val="0070C0"/>
              <w:lang w:eastAsia="en-GB"/>
            </w:rPr>
          </w:rPrChange>
        </w:rPr>
        <w:pPrChange w:id="1719" w:author="Anna Rasburn" w:date="2019-01-28T23:46:00Z">
          <w:pPr/>
        </w:pPrChange>
      </w:pPr>
      <w:r w:rsidRPr="00D03914">
        <w:rPr>
          <w:color w:val="0070C0"/>
          <w:sz w:val="22"/>
          <w:szCs w:val="22"/>
          <w:lang w:eastAsia="en-GB"/>
          <w:rPrChange w:id="1720" w:author="Anna Rasburn" w:date="2019-01-28T23:46:00Z">
            <w:rPr>
              <w:color w:val="0070C0"/>
              <w:lang w:eastAsia="en-GB"/>
            </w:rPr>
          </w:rPrChange>
        </w:rPr>
        <w:t xml:space="preserve">Unlike Opacitor, Jalen prefers statistical </w:t>
      </w:r>
      <w:r w:rsidR="00985935" w:rsidRPr="00D03914">
        <w:rPr>
          <w:color w:val="0070C0"/>
          <w:sz w:val="22"/>
          <w:szCs w:val="22"/>
          <w:lang w:eastAsia="en-GB"/>
          <w:rPrChange w:id="1721" w:author="Anna Rasburn" w:date="2019-01-28T23:46:00Z">
            <w:rPr>
              <w:color w:val="0070C0"/>
              <w:lang w:eastAsia="en-GB"/>
            </w:rPr>
          </w:rPrChange>
        </w:rPr>
        <w:t xml:space="preserve">sampling over bytecode instrumentation. It also </w:t>
      </w:r>
      <w:r w:rsidR="007B099E" w:rsidRPr="00D03914">
        <w:rPr>
          <w:color w:val="0070C0"/>
          <w:sz w:val="22"/>
          <w:szCs w:val="22"/>
          <w:lang w:eastAsia="en-GB"/>
          <w:rPrChange w:id="1722" w:author="Anna Rasburn" w:date="2019-01-28T23:46:00Z">
            <w:rPr>
              <w:color w:val="0070C0"/>
              <w:lang w:eastAsia="en-GB"/>
            </w:rPr>
          </w:rPrChange>
        </w:rPr>
        <w:t xml:space="preserve">presents data as </w:t>
      </w:r>
      <w:r w:rsidR="00985935" w:rsidRPr="00D03914">
        <w:rPr>
          <w:color w:val="0070C0"/>
          <w:sz w:val="22"/>
          <w:szCs w:val="22"/>
          <w:lang w:eastAsia="en-GB"/>
          <w:rPrChange w:id="1723" w:author="Anna Rasburn" w:date="2019-01-28T23:46:00Z">
            <w:rPr>
              <w:color w:val="0070C0"/>
              <w:lang w:eastAsia="en-GB"/>
            </w:rPr>
          </w:rPrChange>
        </w:rPr>
        <w:t xml:space="preserve">percentages rather than raw Joules values. This is because </w:t>
      </w:r>
      <w:r w:rsidR="007B099E" w:rsidRPr="00D03914">
        <w:rPr>
          <w:color w:val="0070C0"/>
          <w:sz w:val="22"/>
          <w:szCs w:val="22"/>
          <w:lang w:eastAsia="en-GB"/>
          <w:rPrChange w:id="1724" w:author="Anna Rasburn" w:date="2019-01-28T23:46:00Z">
            <w:rPr>
              <w:color w:val="0070C0"/>
              <w:lang w:eastAsia="en-GB"/>
            </w:rPr>
          </w:rPrChange>
        </w:rPr>
        <w:t>different</w:t>
      </w:r>
      <w:r w:rsidR="00985935" w:rsidRPr="00D03914">
        <w:rPr>
          <w:color w:val="0070C0"/>
          <w:sz w:val="22"/>
          <w:szCs w:val="22"/>
          <w:lang w:eastAsia="en-GB"/>
          <w:rPrChange w:id="1725" w:author="Anna Rasburn" w:date="2019-01-28T23:46:00Z">
            <w:rPr>
              <w:color w:val="0070C0"/>
              <w:lang w:eastAsia="en-GB"/>
            </w:rPr>
          </w:rPrChange>
        </w:rPr>
        <w:t xml:space="preserve"> hardware changes the </w:t>
      </w:r>
      <w:r w:rsidR="007B099E" w:rsidRPr="00D03914">
        <w:rPr>
          <w:color w:val="0070C0"/>
          <w:sz w:val="22"/>
          <w:szCs w:val="22"/>
          <w:lang w:eastAsia="en-GB"/>
          <w:rPrChange w:id="1726" w:author="Anna Rasburn" w:date="2019-01-28T23:46:00Z">
            <w:rPr>
              <w:color w:val="0070C0"/>
              <w:lang w:eastAsia="en-GB"/>
            </w:rPr>
          </w:rPrChange>
        </w:rPr>
        <w:t xml:space="preserve">determined </w:t>
      </w:r>
      <w:r w:rsidR="00985935" w:rsidRPr="00D03914">
        <w:rPr>
          <w:color w:val="0070C0"/>
          <w:sz w:val="22"/>
          <w:szCs w:val="22"/>
          <w:lang w:eastAsia="en-GB"/>
          <w:rPrChange w:id="1727" w:author="Anna Rasburn" w:date="2019-01-28T23:46:00Z">
            <w:rPr>
              <w:color w:val="0070C0"/>
              <w:lang w:eastAsia="en-GB"/>
            </w:rPr>
          </w:rPrChange>
        </w:rPr>
        <w:t xml:space="preserve">results which is not a problem that Opacitor finds. </w:t>
      </w:r>
      <w:r w:rsidR="00C476A9" w:rsidRPr="00D03914">
        <w:rPr>
          <w:color w:val="0070C0"/>
          <w:sz w:val="22"/>
          <w:szCs w:val="22"/>
          <w:lang w:eastAsia="en-GB"/>
          <w:rPrChange w:id="1728" w:author="Anna Rasburn" w:date="2019-01-28T23:46:00Z">
            <w:rPr>
              <w:color w:val="0070C0"/>
              <w:lang w:eastAsia="en-GB"/>
            </w:rPr>
          </w:rPrChange>
        </w:rPr>
        <w:t xml:space="preserve">Offering the results as a percentage means that results do not change drastically when the hardware changes </w:t>
      </w:r>
      <w:r w:rsidR="007B099E" w:rsidRPr="00D03914">
        <w:rPr>
          <w:color w:val="0070C0"/>
          <w:sz w:val="22"/>
          <w:szCs w:val="22"/>
          <w:lang w:eastAsia="en-GB"/>
          <w:rPrChange w:id="1729" w:author="Anna Rasburn" w:date="2019-01-28T23:46:00Z">
            <w:rPr>
              <w:color w:val="0070C0"/>
              <w:lang w:eastAsia="en-GB"/>
            </w:rPr>
          </w:rPrChange>
        </w:rPr>
        <w:t xml:space="preserve">as they do </w:t>
      </w:r>
      <w:r w:rsidR="00C476A9" w:rsidRPr="00D03914">
        <w:rPr>
          <w:color w:val="0070C0"/>
          <w:sz w:val="22"/>
          <w:szCs w:val="22"/>
          <w:lang w:eastAsia="en-GB"/>
          <w:rPrChange w:id="1730" w:author="Anna Rasburn" w:date="2019-01-28T23:46:00Z">
            <w:rPr>
              <w:color w:val="0070C0"/>
              <w:lang w:eastAsia="en-GB"/>
            </w:rPr>
          </w:rPrChange>
        </w:rPr>
        <w:t xml:space="preserve">when </w:t>
      </w:r>
      <w:r w:rsidR="007B099E" w:rsidRPr="00D03914">
        <w:rPr>
          <w:color w:val="0070C0"/>
          <w:sz w:val="22"/>
          <w:szCs w:val="22"/>
          <w:lang w:eastAsia="en-GB"/>
          <w:rPrChange w:id="1731" w:author="Anna Rasburn" w:date="2019-01-28T23:46:00Z">
            <w:rPr>
              <w:color w:val="0070C0"/>
              <w:lang w:eastAsia="en-GB"/>
            </w:rPr>
          </w:rPrChange>
        </w:rPr>
        <w:t xml:space="preserve">the data are presented as a </w:t>
      </w:r>
      <w:r w:rsidR="00C476A9" w:rsidRPr="00D03914">
        <w:rPr>
          <w:color w:val="0070C0"/>
          <w:sz w:val="22"/>
          <w:szCs w:val="22"/>
          <w:lang w:eastAsia="en-GB"/>
          <w:rPrChange w:id="1732" w:author="Anna Rasburn" w:date="2019-01-28T23:46:00Z">
            <w:rPr>
              <w:color w:val="0070C0"/>
              <w:lang w:eastAsia="en-GB"/>
            </w:rPr>
          </w:rPrChange>
        </w:rPr>
        <w:t xml:space="preserve">Joules count. </w:t>
      </w:r>
      <w:r w:rsidR="00985935" w:rsidRPr="00D03914">
        <w:rPr>
          <w:color w:val="0070C0"/>
          <w:sz w:val="22"/>
          <w:szCs w:val="22"/>
          <w:lang w:eastAsia="en-GB"/>
          <w:rPrChange w:id="1733" w:author="Anna Rasburn" w:date="2019-01-28T23:46:00Z">
            <w:rPr>
              <w:color w:val="0070C0"/>
              <w:lang w:eastAsia="en-GB"/>
            </w:rPr>
          </w:rPrChange>
        </w:rPr>
        <w:t xml:space="preserve"> </w:t>
      </w:r>
    </w:p>
    <w:p w14:paraId="153A1EDE" w14:textId="77777777" w:rsidR="000B4183" w:rsidRDefault="00946A62" w:rsidP="000B4183">
      <w:pPr>
        <w:pStyle w:val="Heading2"/>
        <w:rPr>
          <w:color w:val="0070C0"/>
        </w:rPr>
      </w:pPr>
      <w:bookmarkStart w:id="1734" w:name="_Toc536549429"/>
      <w:r>
        <w:rPr>
          <w:color w:val="0070C0"/>
        </w:rPr>
        <w:lastRenderedPageBreak/>
        <w:t>Optimization Framework for Mobile Applications.</w:t>
      </w:r>
      <w:bookmarkEnd w:id="1734"/>
      <w:r>
        <w:rPr>
          <w:color w:val="0070C0"/>
        </w:rPr>
        <w:t xml:space="preserve"> </w:t>
      </w:r>
    </w:p>
    <w:p w14:paraId="71BEF02E" w14:textId="77777777" w:rsidR="004C6479" w:rsidRPr="00554B20" w:rsidRDefault="00F534A4" w:rsidP="004C6479">
      <w:pPr>
        <w:pStyle w:val="BodyFirst"/>
        <w:rPr>
          <w:color w:val="7030A0"/>
        </w:rPr>
      </w:pPr>
      <w:hyperlink r:id="rId22" w:history="1">
        <w:r w:rsidR="00436D03" w:rsidRPr="00554B20">
          <w:rPr>
            <w:rStyle w:val="Hyperlink"/>
            <w:color w:val="7030A0"/>
          </w:rPr>
          <w:t>https://arxiv.org/pdf/1608.05248.pdf</w:t>
        </w:r>
      </w:hyperlink>
      <w:r w:rsidR="00436D03" w:rsidRPr="00554B20">
        <w:rPr>
          <w:color w:val="7030A0"/>
        </w:rPr>
        <w:t xml:space="preserve"> </w:t>
      </w:r>
    </w:p>
    <w:p w14:paraId="45110421" w14:textId="77777777" w:rsidR="004C6479" w:rsidRPr="00554B20" w:rsidRDefault="00F534A4" w:rsidP="004C6479">
      <w:pPr>
        <w:pStyle w:val="BodyText"/>
        <w:rPr>
          <w:rStyle w:val="Hyperlink"/>
          <w:color w:val="7030A0"/>
        </w:rPr>
      </w:pPr>
      <w:hyperlink r:id="rId23" w:anchor="references" w:history="1">
        <w:r w:rsidR="00946A62" w:rsidRPr="00554B20">
          <w:rPr>
            <w:rStyle w:val="Hyperlink"/>
            <w:color w:val="7030A0"/>
          </w:rPr>
          <w:t>https://ieeexplore.ieee.org/document/7935484/references#references</w:t>
        </w:r>
      </w:hyperlink>
    </w:p>
    <w:p w14:paraId="38D843B9" w14:textId="181C1303" w:rsidR="009749DC" w:rsidRPr="00D03914" w:rsidRDefault="00946A62">
      <w:pPr>
        <w:pStyle w:val="BodyText"/>
        <w:ind w:firstLine="0"/>
        <w:jc w:val="both"/>
        <w:rPr>
          <w:color w:val="0070C0"/>
          <w:sz w:val="20"/>
          <w:rPrChange w:id="1735" w:author="Anna Rasburn" w:date="2019-01-28T23:46:00Z">
            <w:rPr>
              <w:color w:val="0070C0"/>
              <w:sz w:val="24"/>
            </w:rPr>
          </w:rPrChange>
        </w:rPr>
        <w:pPrChange w:id="1736" w:author="Anna Rasburn" w:date="2019-01-28T23:46:00Z">
          <w:pPr>
            <w:pStyle w:val="BodyText"/>
            <w:spacing w:line="240" w:lineRule="auto"/>
            <w:ind w:firstLine="0"/>
          </w:pPr>
        </w:pPrChange>
      </w:pPr>
      <w:r w:rsidRPr="00D03914">
        <w:rPr>
          <w:color w:val="0070C0"/>
          <w:sz w:val="20"/>
          <w:rPrChange w:id="1737" w:author="Anna Rasburn" w:date="2019-01-28T23:46:00Z">
            <w:rPr>
              <w:color w:val="0070C0"/>
              <w:sz w:val="24"/>
            </w:rPr>
          </w:rPrChange>
        </w:rPr>
        <w:t>Li et al created a framework which looks at Source-level energy optimization with a particular mobile application</w:t>
      </w:r>
      <w:r w:rsidR="003A0614" w:rsidRPr="00D03914">
        <w:rPr>
          <w:color w:val="0070C0"/>
          <w:sz w:val="20"/>
          <w:rPrChange w:id="1738" w:author="Anna Rasburn" w:date="2019-01-28T23:46:00Z">
            <w:rPr>
              <w:color w:val="0070C0"/>
              <w:sz w:val="24"/>
            </w:rPr>
          </w:rPrChange>
        </w:rPr>
        <w:t xml:space="preserve"> </w:t>
      </w:r>
      <w:customXmlInsRangeStart w:id="1739" w:author="Anna Rasburn [2]" w:date="2019-01-24T14:17:00Z"/>
      <w:sdt>
        <w:sdtPr>
          <w:rPr>
            <w:color w:val="0070C0"/>
            <w:sz w:val="20"/>
          </w:rPr>
          <w:id w:val="-771632674"/>
          <w:citation/>
        </w:sdtPr>
        <w:sdtContent>
          <w:customXmlInsRangeEnd w:id="1739"/>
          <w:ins w:id="1740" w:author="Anna Rasburn [2]" w:date="2019-01-24T14:17:00Z">
            <w:r w:rsidR="001F5944" w:rsidRPr="00D03914">
              <w:rPr>
                <w:color w:val="0070C0"/>
                <w:sz w:val="20"/>
                <w:rPrChange w:id="1741" w:author="Anna Rasburn" w:date="2019-01-28T23:46:00Z">
                  <w:rPr>
                    <w:color w:val="0070C0"/>
                    <w:sz w:val="24"/>
                  </w:rPr>
                </w:rPrChange>
              </w:rPr>
              <w:fldChar w:fldCharType="begin"/>
            </w:r>
            <w:r w:rsidR="001F5944" w:rsidRPr="00D03914">
              <w:rPr>
                <w:color w:val="0070C0"/>
                <w:sz w:val="20"/>
                <w:rPrChange w:id="1742" w:author="Anna Rasburn" w:date="2019-01-28T23:46:00Z">
                  <w:rPr>
                    <w:color w:val="0070C0"/>
                    <w:sz w:val="24"/>
                  </w:rPr>
                </w:rPrChange>
              </w:rPr>
              <w:instrText xml:space="preserve"> CITATION XLi19 \l 2057 </w:instrText>
            </w:r>
          </w:ins>
          <w:r w:rsidR="001F5944" w:rsidRPr="00D03914">
            <w:rPr>
              <w:color w:val="0070C0"/>
              <w:sz w:val="20"/>
              <w:rPrChange w:id="1743" w:author="Anna Rasburn" w:date="2019-01-28T23:46:00Z">
                <w:rPr>
                  <w:color w:val="0070C0"/>
                  <w:sz w:val="24"/>
                </w:rPr>
              </w:rPrChange>
            </w:rPr>
            <w:fldChar w:fldCharType="separate"/>
          </w:r>
          <w:r w:rsidR="00CD617E" w:rsidRPr="00D03914">
            <w:rPr>
              <w:noProof/>
              <w:color w:val="0070C0"/>
              <w:sz w:val="20"/>
              <w:rPrChange w:id="1744" w:author="Anna Rasburn" w:date="2019-01-28T23:46:00Z">
                <w:rPr>
                  <w:noProof/>
                  <w:color w:val="0070C0"/>
                  <w:sz w:val="24"/>
                </w:rPr>
              </w:rPrChange>
            </w:rPr>
            <w:t>[17]</w:t>
          </w:r>
          <w:ins w:id="1745" w:author="Anna Rasburn [2]" w:date="2019-01-24T14:17:00Z">
            <w:r w:rsidR="001F5944" w:rsidRPr="00D03914">
              <w:rPr>
                <w:color w:val="0070C0"/>
                <w:sz w:val="20"/>
                <w:rPrChange w:id="1746" w:author="Anna Rasburn" w:date="2019-01-28T23:46:00Z">
                  <w:rPr>
                    <w:color w:val="0070C0"/>
                    <w:sz w:val="24"/>
                  </w:rPr>
                </w:rPrChange>
              </w:rPr>
              <w:fldChar w:fldCharType="end"/>
            </w:r>
          </w:ins>
          <w:customXmlInsRangeStart w:id="1747" w:author="Anna Rasburn [2]" w:date="2019-01-24T14:17:00Z"/>
        </w:sdtContent>
      </w:sdt>
      <w:customXmlInsRangeEnd w:id="1747"/>
      <w:del w:id="1748" w:author="Anna Rasburn [2]" w:date="2019-01-24T14:17:00Z">
        <w:r w:rsidR="003A0614" w:rsidRPr="00D03914" w:rsidDel="001F5944">
          <w:rPr>
            <w:color w:val="0070C0"/>
            <w:sz w:val="20"/>
            <w:rPrChange w:id="1749" w:author="Anna Rasburn" w:date="2019-01-28T23:46:00Z">
              <w:rPr>
                <w:color w:val="0070C0"/>
                <w:sz w:val="24"/>
              </w:rPr>
            </w:rPrChange>
          </w:rPr>
          <w:delText>[REFERNCE]</w:delText>
        </w:r>
      </w:del>
      <w:r w:rsidRPr="00D03914">
        <w:rPr>
          <w:color w:val="0070C0"/>
          <w:sz w:val="20"/>
          <w:rPrChange w:id="1750" w:author="Anna Rasburn" w:date="2019-01-28T23:46:00Z">
            <w:rPr>
              <w:color w:val="0070C0"/>
              <w:sz w:val="24"/>
            </w:rPr>
          </w:rPrChange>
        </w:rPr>
        <w:t xml:space="preserve">. This framework proposed an energy-optimization framework with a source code energy model that allows </w:t>
      </w:r>
      <w:r w:rsidR="003A0614" w:rsidRPr="00D03914">
        <w:rPr>
          <w:color w:val="0070C0"/>
          <w:sz w:val="20"/>
          <w:rPrChange w:id="1751" w:author="Anna Rasburn" w:date="2019-01-28T23:46:00Z">
            <w:rPr>
              <w:color w:val="0070C0"/>
              <w:sz w:val="24"/>
            </w:rPr>
          </w:rPrChange>
        </w:rPr>
        <w:t xml:space="preserve">developers to know about energy usage. </w:t>
      </w:r>
      <w:r w:rsidR="00D72451" w:rsidRPr="00D03914">
        <w:rPr>
          <w:color w:val="0070C0"/>
          <w:sz w:val="20"/>
          <w:rPrChange w:id="1752" w:author="Anna Rasburn" w:date="2019-01-28T23:46:00Z">
            <w:rPr>
              <w:color w:val="0070C0"/>
              <w:sz w:val="24"/>
            </w:rPr>
          </w:rPrChange>
        </w:rPr>
        <w:t xml:space="preserve">This framework changes and improves the code to save CPU energy by analysing energy features of the source code before optimisation. The model maps the energy use to the basic operation within the source code which works in a similar way to Jalen as it focuses on the energy impact on individual operations within the source </w:t>
      </w:r>
      <w:commentRangeStart w:id="1753"/>
      <w:r w:rsidR="00D72451" w:rsidRPr="00D03914">
        <w:rPr>
          <w:color w:val="0070C0"/>
          <w:sz w:val="20"/>
          <w:rPrChange w:id="1754" w:author="Anna Rasburn" w:date="2019-01-28T23:46:00Z">
            <w:rPr>
              <w:color w:val="0070C0"/>
              <w:sz w:val="24"/>
            </w:rPr>
          </w:rPrChange>
        </w:rPr>
        <w:t>code</w:t>
      </w:r>
      <w:commentRangeEnd w:id="1753"/>
      <w:r w:rsidR="007B099E" w:rsidRPr="00D03914">
        <w:rPr>
          <w:rStyle w:val="CommentReference"/>
          <w:sz w:val="20"/>
          <w:szCs w:val="20"/>
          <w:rPrChange w:id="1755" w:author="Anna Rasburn" w:date="2019-01-28T23:46:00Z">
            <w:rPr>
              <w:rStyle w:val="CommentReference"/>
            </w:rPr>
          </w:rPrChange>
        </w:rPr>
        <w:commentReference w:id="1753"/>
      </w:r>
      <w:r w:rsidR="00D72451" w:rsidRPr="00D03914">
        <w:rPr>
          <w:color w:val="0070C0"/>
          <w:sz w:val="20"/>
          <w:rPrChange w:id="1756" w:author="Anna Rasburn" w:date="2019-01-28T23:46:00Z">
            <w:rPr>
              <w:color w:val="0070C0"/>
              <w:sz w:val="24"/>
            </w:rPr>
          </w:rPrChange>
        </w:rPr>
        <w:t>.</w:t>
      </w:r>
    </w:p>
    <w:p w14:paraId="5BAAF2F6" w14:textId="77777777" w:rsidR="003A0614" w:rsidRPr="00D03914" w:rsidRDefault="003A0614">
      <w:pPr>
        <w:pStyle w:val="BodyText"/>
        <w:ind w:firstLine="0"/>
        <w:jc w:val="both"/>
        <w:rPr>
          <w:color w:val="0070C0"/>
          <w:sz w:val="20"/>
          <w:rPrChange w:id="1757" w:author="Anna Rasburn" w:date="2019-01-28T23:46:00Z">
            <w:rPr>
              <w:color w:val="0070C0"/>
              <w:sz w:val="24"/>
            </w:rPr>
          </w:rPrChange>
        </w:rPr>
        <w:pPrChange w:id="1758" w:author="Anna Rasburn" w:date="2019-01-28T23:46:00Z">
          <w:pPr>
            <w:pStyle w:val="BodyText"/>
            <w:spacing w:line="240" w:lineRule="auto"/>
            <w:ind w:firstLine="0"/>
          </w:pPr>
        </w:pPrChange>
      </w:pPr>
    </w:p>
    <w:p w14:paraId="4837B0A4" w14:textId="47E31BDD" w:rsidR="003A0614" w:rsidRPr="00D03914" w:rsidRDefault="00946A62">
      <w:pPr>
        <w:pStyle w:val="BodyText"/>
        <w:ind w:firstLine="0"/>
        <w:jc w:val="both"/>
        <w:rPr>
          <w:color w:val="0070C0"/>
          <w:sz w:val="20"/>
          <w:rPrChange w:id="1759" w:author="Anna Rasburn" w:date="2019-01-28T23:46:00Z">
            <w:rPr>
              <w:color w:val="0070C0"/>
              <w:sz w:val="24"/>
            </w:rPr>
          </w:rPrChange>
        </w:rPr>
        <w:pPrChange w:id="1760" w:author="Anna Rasburn" w:date="2019-01-28T23:46:00Z">
          <w:pPr>
            <w:pStyle w:val="BodyText"/>
            <w:spacing w:line="240" w:lineRule="auto"/>
            <w:ind w:firstLine="0"/>
          </w:pPr>
        </w:pPrChange>
      </w:pPr>
      <w:r w:rsidRPr="00D03914">
        <w:rPr>
          <w:color w:val="0070C0"/>
          <w:sz w:val="20"/>
          <w:rPrChange w:id="1761" w:author="Anna Rasburn" w:date="2019-01-28T23:46:00Z">
            <w:rPr>
              <w:color w:val="0070C0"/>
              <w:sz w:val="24"/>
            </w:rPr>
          </w:rPrChange>
        </w:rPr>
        <w:t xml:space="preserve">This framework was a success as it was able to save between 6.4% to 50.2% of the CPU energy in various mobile applications. </w:t>
      </w:r>
      <w:r w:rsidR="000468ED" w:rsidRPr="00D03914">
        <w:rPr>
          <w:color w:val="0070C0"/>
          <w:sz w:val="20"/>
          <w:rPrChange w:id="1762" w:author="Anna Rasburn" w:date="2019-01-28T23:46:00Z">
            <w:rPr>
              <w:color w:val="0070C0"/>
              <w:sz w:val="24"/>
            </w:rPr>
          </w:rPrChange>
        </w:rPr>
        <w:t xml:space="preserve">These toolkits and frameworks highlight to developers which operators are energy </w:t>
      </w:r>
      <w:del w:id="1763" w:author="Anna Rasburn [2]" w:date="2019-01-24T14:17:00Z">
        <w:r w:rsidR="000468ED" w:rsidRPr="00D03914" w:rsidDel="001F5944">
          <w:rPr>
            <w:color w:val="0070C0"/>
            <w:sz w:val="20"/>
            <w:rPrChange w:id="1764" w:author="Anna Rasburn" w:date="2019-01-28T23:46:00Z">
              <w:rPr>
                <w:color w:val="0070C0"/>
                <w:sz w:val="24"/>
              </w:rPr>
            </w:rPrChange>
          </w:rPr>
          <w:delText>intensive</w:delText>
        </w:r>
      </w:del>
      <w:ins w:id="1765" w:author="Anna Rasburn [2]" w:date="2019-01-24T14:17:00Z">
        <w:r w:rsidR="001F5944" w:rsidRPr="00D03914">
          <w:rPr>
            <w:color w:val="0070C0"/>
            <w:sz w:val="20"/>
            <w:rPrChange w:id="1766" w:author="Anna Rasburn" w:date="2019-01-28T23:46:00Z">
              <w:rPr>
                <w:color w:val="0070C0"/>
                <w:sz w:val="24"/>
              </w:rPr>
            </w:rPrChange>
          </w:rPr>
          <w:t>intensive,</w:t>
        </w:r>
      </w:ins>
      <w:r w:rsidR="000468ED" w:rsidRPr="00D03914">
        <w:rPr>
          <w:color w:val="0070C0"/>
          <w:sz w:val="20"/>
          <w:rPrChange w:id="1767" w:author="Anna Rasburn" w:date="2019-01-28T23:46:00Z">
            <w:rPr>
              <w:color w:val="0070C0"/>
              <w:sz w:val="24"/>
            </w:rPr>
          </w:rPrChange>
        </w:rPr>
        <w:t xml:space="preserve"> so they may make better choices when developing an application. This framework focuses on mobile applications which are different to Jalen, th</w:t>
      </w:r>
      <w:r w:rsidR="007B099E" w:rsidRPr="00D03914">
        <w:rPr>
          <w:color w:val="0070C0"/>
          <w:sz w:val="20"/>
          <w:rPrChange w:id="1768" w:author="Anna Rasburn" w:date="2019-01-28T23:46:00Z">
            <w:rPr>
              <w:color w:val="0070C0"/>
              <w:sz w:val="24"/>
            </w:rPr>
          </w:rPrChange>
        </w:rPr>
        <w:t xml:space="preserve">e </w:t>
      </w:r>
      <w:r w:rsidR="00CE6DFA" w:rsidRPr="00D03914">
        <w:rPr>
          <w:color w:val="0070C0"/>
          <w:sz w:val="20"/>
          <w:rPrChange w:id="1769" w:author="Anna Rasburn" w:date="2019-01-28T23:46:00Z">
            <w:rPr>
              <w:color w:val="0070C0"/>
              <w:sz w:val="24"/>
            </w:rPr>
          </w:rPrChange>
        </w:rPr>
        <w:t xml:space="preserve">significance </w:t>
      </w:r>
      <w:r w:rsidR="007B099E" w:rsidRPr="00D03914">
        <w:rPr>
          <w:color w:val="0070C0"/>
          <w:sz w:val="20"/>
          <w:rPrChange w:id="1770" w:author="Anna Rasburn" w:date="2019-01-28T23:46:00Z">
            <w:rPr>
              <w:color w:val="0070C0"/>
              <w:sz w:val="24"/>
            </w:rPr>
          </w:rPrChange>
        </w:rPr>
        <w:t>of which is that</w:t>
      </w:r>
      <w:r w:rsidR="00CE6DFA" w:rsidRPr="00D03914">
        <w:rPr>
          <w:color w:val="0070C0"/>
          <w:sz w:val="20"/>
          <w:rPrChange w:id="1771" w:author="Anna Rasburn" w:date="2019-01-28T23:46:00Z">
            <w:rPr>
              <w:color w:val="0070C0"/>
              <w:sz w:val="24"/>
            </w:rPr>
          </w:rPrChange>
        </w:rPr>
        <w:t xml:space="preserve"> </w:t>
      </w:r>
      <w:r w:rsidR="000468ED" w:rsidRPr="00D03914">
        <w:rPr>
          <w:color w:val="0070C0"/>
          <w:sz w:val="20"/>
          <w:rPrChange w:id="1772" w:author="Anna Rasburn" w:date="2019-01-28T23:46:00Z">
            <w:rPr>
              <w:color w:val="0070C0"/>
              <w:sz w:val="24"/>
            </w:rPr>
          </w:rPrChange>
        </w:rPr>
        <w:t>the way mobile applications interact with mobile hardware is very different from the way software interacts with other machines.</w:t>
      </w:r>
    </w:p>
    <w:p w14:paraId="1B80654A" w14:textId="77777777" w:rsidR="000468ED" w:rsidRPr="00D03914" w:rsidRDefault="000468ED">
      <w:pPr>
        <w:pStyle w:val="BodyText"/>
        <w:ind w:firstLine="0"/>
        <w:jc w:val="both"/>
        <w:rPr>
          <w:color w:val="0070C0"/>
          <w:sz w:val="20"/>
          <w:rPrChange w:id="1773" w:author="Anna Rasburn" w:date="2019-01-28T23:46:00Z">
            <w:rPr>
              <w:color w:val="0070C0"/>
              <w:sz w:val="28"/>
            </w:rPr>
          </w:rPrChange>
        </w:rPr>
        <w:pPrChange w:id="1774" w:author="Anna Rasburn" w:date="2019-01-28T23:46:00Z">
          <w:pPr>
            <w:pStyle w:val="BodyText"/>
            <w:spacing w:line="240" w:lineRule="auto"/>
            <w:ind w:firstLine="0"/>
          </w:pPr>
        </w:pPrChange>
      </w:pPr>
    </w:p>
    <w:p w14:paraId="27BA75F7" w14:textId="76301B5E" w:rsidR="000468ED" w:rsidRPr="00D03914" w:rsidRDefault="00946A62">
      <w:pPr>
        <w:pStyle w:val="BodyText"/>
        <w:ind w:firstLine="0"/>
        <w:jc w:val="both"/>
        <w:rPr>
          <w:color w:val="0070C0"/>
          <w:sz w:val="20"/>
          <w:rPrChange w:id="1775" w:author="Anna Rasburn" w:date="2019-01-28T23:46:00Z">
            <w:rPr>
              <w:color w:val="0070C0"/>
              <w:sz w:val="24"/>
            </w:rPr>
          </w:rPrChange>
        </w:rPr>
        <w:pPrChange w:id="1776" w:author="Anna Rasburn" w:date="2019-01-28T23:46:00Z">
          <w:pPr>
            <w:pStyle w:val="BodyText"/>
            <w:spacing w:line="240" w:lineRule="auto"/>
            <w:ind w:firstLine="0"/>
          </w:pPr>
        </w:pPrChange>
      </w:pPr>
      <w:r w:rsidRPr="00D03914">
        <w:rPr>
          <w:color w:val="0070C0"/>
          <w:sz w:val="20"/>
          <w:rPrChange w:id="1777" w:author="Anna Rasburn" w:date="2019-01-28T23:46:00Z">
            <w:rPr>
              <w:color w:val="0070C0"/>
              <w:sz w:val="24"/>
            </w:rPr>
          </w:rPrChange>
        </w:rPr>
        <w:t>Unlike the Opacitor, this framework does not look at the bytecode level</w:t>
      </w:r>
      <w:r w:rsidR="00CE6DFA" w:rsidRPr="00D03914">
        <w:rPr>
          <w:color w:val="0070C0"/>
          <w:sz w:val="20"/>
          <w:rPrChange w:id="1778" w:author="Anna Rasburn" w:date="2019-01-28T23:46:00Z">
            <w:rPr>
              <w:color w:val="0070C0"/>
              <w:sz w:val="24"/>
            </w:rPr>
          </w:rPrChange>
        </w:rPr>
        <w:t xml:space="preserve"> and</w:t>
      </w:r>
      <w:r w:rsidRPr="00D03914">
        <w:rPr>
          <w:color w:val="0070C0"/>
          <w:sz w:val="20"/>
          <w:rPrChange w:id="1779" w:author="Anna Rasburn" w:date="2019-01-28T23:46:00Z">
            <w:rPr>
              <w:color w:val="0070C0"/>
              <w:sz w:val="24"/>
            </w:rPr>
          </w:rPrChange>
        </w:rPr>
        <w:t xml:space="preserve"> therefore</w:t>
      </w:r>
      <w:r w:rsidR="00D72451" w:rsidRPr="00D03914">
        <w:rPr>
          <w:color w:val="0070C0"/>
          <w:sz w:val="20"/>
          <w:rPrChange w:id="1780" w:author="Anna Rasburn" w:date="2019-01-28T23:46:00Z">
            <w:rPr>
              <w:color w:val="0070C0"/>
              <w:sz w:val="24"/>
            </w:rPr>
          </w:rPrChange>
        </w:rPr>
        <w:t xml:space="preserve"> its results </w:t>
      </w:r>
      <w:r w:rsidR="00CE6DFA" w:rsidRPr="00D03914">
        <w:rPr>
          <w:color w:val="0070C0"/>
          <w:sz w:val="20"/>
          <w:rPrChange w:id="1781" w:author="Anna Rasburn" w:date="2019-01-28T23:46:00Z">
            <w:rPr>
              <w:color w:val="0070C0"/>
              <w:sz w:val="24"/>
            </w:rPr>
          </w:rPrChange>
        </w:rPr>
        <w:t xml:space="preserve">may be </w:t>
      </w:r>
      <w:r w:rsidR="00D72451" w:rsidRPr="00D03914">
        <w:rPr>
          <w:color w:val="0070C0"/>
          <w:sz w:val="20"/>
          <w:rPrChange w:id="1782" w:author="Anna Rasburn" w:date="2019-01-28T23:46:00Z">
            <w:rPr>
              <w:color w:val="0070C0"/>
              <w:sz w:val="24"/>
            </w:rPr>
          </w:rPrChange>
        </w:rPr>
        <w:t>affected by features of a mobile device such as WI-FI and GPS. These features would have a major impact on the results because they are energy intensive and will increase energy usage results ma</w:t>
      </w:r>
      <w:r w:rsidR="00CE6DFA" w:rsidRPr="00D03914">
        <w:rPr>
          <w:color w:val="0070C0"/>
          <w:sz w:val="20"/>
          <w:rPrChange w:id="1783" w:author="Anna Rasburn" w:date="2019-01-28T23:46:00Z">
            <w:rPr>
              <w:color w:val="0070C0"/>
              <w:sz w:val="24"/>
            </w:rPr>
          </w:rPrChange>
        </w:rPr>
        <w:t>rkedly</w:t>
      </w:r>
      <w:r w:rsidR="00D72451" w:rsidRPr="00D03914">
        <w:rPr>
          <w:color w:val="0070C0"/>
          <w:sz w:val="20"/>
          <w:rPrChange w:id="1784" w:author="Anna Rasburn" w:date="2019-01-28T23:46:00Z">
            <w:rPr>
              <w:color w:val="0070C0"/>
              <w:sz w:val="24"/>
            </w:rPr>
          </w:rPrChange>
        </w:rPr>
        <w:t>. The reliance of highlighting to a developer their energy usage means that for there to be any sav</w:t>
      </w:r>
      <w:r w:rsidR="00CE6DFA" w:rsidRPr="00D03914">
        <w:rPr>
          <w:color w:val="0070C0"/>
          <w:sz w:val="20"/>
          <w:rPrChange w:id="1785" w:author="Anna Rasburn" w:date="2019-01-28T23:46:00Z">
            <w:rPr>
              <w:color w:val="0070C0"/>
              <w:sz w:val="24"/>
            </w:rPr>
          </w:rPrChange>
        </w:rPr>
        <w:t>ing</w:t>
      </w:r>
      <w:r w:rsidR="00D72451" w:rsidRPr="00D03914">
        <w:rPr>
          <w:color w:val="0070C0"/>
          <w:sz w:val="20"/>
          <w:rPrChange w:id="1786" w:author="Anna Rasburn" w:date="2019-01-28T23:46:00Z">
            <w:rPr>
              <w:color w:val="0070C0"/>
              <w:sz w:val="24"/>
            </w:rPr>
          </w:rPrChange>
        </w:rPr>
        <w:t xml:space="preserve"> in energy, this is entirely the developer's responsibility and then trusting them to be energy </w:t>
      </w:r>
      <w:commentRangeStart w:id="1787"/>
      <w:commentRangeStart w:id="1788"/>
      <w:commentRangeStart w:id="1789"/>
      <w:r w:rsidR="00D72451" w:rsidRPr="00D03914">
        <w:rPr>
          <w:color w:val="0070C0"/>
          <w:sz w:val="20"/>
          <w:rPrChange w:id="1790" w:author="Anna Rasburn" w:date="2019-01-28T23:46:00Z">
            <w:rPr>
              <w:color w:val="0070C0"/>
              <w:sz w:val="24"/>
            </w:rPr>
          </w:rPrChange>
        </w:rPr>
        <w:t>conscious</w:t>
      </w:r>
      <w:commentRangeEnd w:id="1787"/>
      <w:r w:rsidR="00CE6DFA" w:rsidRPr="00D03914">
        <w:rPr>
          <w:rStyle w:val="CommentReference"/>
          <w:sz w:val="20"/>
          <w:szCs w:val="20"/>
          <w:rPrChange w:id="1791" w:author="Anna Rasburn" w:date="2019-01-28T23:46:00Z">
            <w:rPr>
              <w:rStyle w:val="CommentReference"/>
            </w:rPr>
          </w:rPrChange>
        </w:rPr>
        <w:commentReference w:id="1787"/>
      </w:r>
      <w:commentRangeEnd w:id="1788"/>
      <w:r w:rsidR="00CE6DFA" w:rsidRPr="00D03914">
        <w:rPr>
          <w:rStyle w:val="CommentReference"/>
          <w:sz w:val="20"/>
          <w:szCs w:val="20"/>
          <w:rPrChange w:id="1792" w:author="Anna Rasburn" w:date="2019-01-28T23:46:00Z">
            <w:rPr>
              <w:rStyle w:val="CommentReference"/>
            </w:rPr>
          </w:rPrChange>
        </w:rPr>
        <w:commentReference w:id="1788"/>
      </w:r>
      <w:commentRangeEnd w:id="1789"/>
      <w:r w:rsidR="00CE6DFA" w:rsidRPr="00D03914">
        <w:rPr>
          <w:rStyle w:val="CommentReference"/>
          <w:sz w:val="20"/>
          <w:szCs w:val="20"/>
          <w:rPrChange w:id="1793" w:author="Anna Rasburn" w:date="2019-01-28T23:46:00Z">
            <w:rPr>
              <w:rStyle w:val="CommentReference"/>
            </w:rPr>
          </w:rPrChange>
        </w:rPr>
        <w:commentReference w:id="1789"/>
      </w:r>
      <w:r w:rsidR="00D72451" w:rsidRPr="00D03914">
        <w:rPr>
          <w:color w:val="0070C0"/>
          <w:sz w:val="20"/>
          <w:rPrChange w:id="1794" w:author="Anna Rasburn" w:date="2019-01-28T23:46:00Z">
            <w:rPr>
              <w:color w:val="0070C0"/>
              <w:sz w:val="24"/>
            </w:rPr>
          </w:rPrChange>
        </w:rPr>
        <w:t>.</w:t>
      </w:r>
    </w:p>
    <w:p w14:paraId="374C5368" w14:textId="77777777" w:rsidR="00D72451" w:rsidRDefault="00D72451" w:rsidP="00D72451">
      <w:pPr>
        <w:pStyle w:val="BodyText"/>
        <w:spacing w:line="240" w:lineRule="auto"/>
        <w:ind w:firstLine="0"/>
        <w:rPr>
          <w:color w:val="0070C0"/>
          <w:sz w:val="24"/>
        </w:rPr>
      </w:pPr>
    </w:p>
    <w:p w14:paraId="06288BFC" w14:textId="5C42DBDB" w:rsidR="00D72451" w:rsidRDefault="00946A62" w:rsidP="00D72451">
      <w:pPr>
        <w:pStyle w:val="Heading2"/>
        <w:rPr>
          <w:color w:val="0070C0"/>
          <w:lang w:eastAsia="en-US"/>
        </w:rPr>
      </w:pPr>
      <w:bookmarkStart w:id="1795" w:name="_Toc536549430"/>
      <w:r>
        <w:rPr>
          <w:color w:val="0070C0"/>
          <w:lang w:eastAsia="en-US"/>
        </w:rPr>
        <w:t xml:space="preserve">Code Refactoring’s effects on Energy Usage - </w:t>
      </w:r>
      <w:r w:rsidRPr="0020285E">
        <w:rPr>
          <w:color w:val="0070C0"/>
          <w:lang w:eastAsia="en-US"/>
        </w:rPr>
        <w:t>how code changes affect energy consumption and which kinds of changes are likely to have the greatest impact</w:t>
      </w:r>
      <w:bookmarkEnd w:id="1795"/>
    </w:p>
    <w:p w14:paraId="5C8EF5CC" w14:textId="44DDC7D8" w:rsidR="00D72451" w:rsidRPr="00554B20" w:rsidDel="001F5944" w:rsidRDefault="009C786B">
      <w:pPr>
        <w:pStyle w:val="BodyFirst"/>
        <w:jc w:val="both"/>
        <w:rPr>
          <w:del w:id="1796" w:author="Anna Rasburn [2]" w:date="2019-01-24T14:16:00Z"/>
          <w:color w:val="7030A0"/>
          <w:lang w:eastAsia="en-US"/>
        </w:rPr>
        <w:pPrChange w:id="1797" w:author="Anna Rasburn" w:date="2019-01-28T23:47:00Z">
          <w:pPr>
            <w:pStyle w:val="BodyFirst"/>
          </w:pPr>
        </w:pPrChange>
      </w:pPr>
      <w:del w:id="1798" w:author="Anna Rasburn [2]" w:date="2019-01-24T14:16:00Z">
        <w:r w:rsidDel="001F5944">
          <w:rPr>
            <w:rStyle w:val="Hyperlink"/>
            <w:color w:val="7030A0"/>
          </w:rPr>
          <w:fldChar w:fldCharType="begin"/>
        </w:r>
        <w:r w:rsidDel="001F5944">
          <w:rPr>
            <w:rStyle w:val="Hyperlink"/>
            <w:color w:val="7030A0"/>
            <w:lang w:eastAsia="en-US"/>
          </w:rPr>
          <w:delInstrText xml:space="preserve"> HYPERLINK "https://www.researchgate.net/publication/266661686_How_Do_Code_Refactorings_Affect_Energy_Usage" </w:delInstrText>
        </w:r>
        <w:r w:rsidDel="001F5944">
          <w:rPr>
            <w:rStyle w:val="Hyperlink"/>
            <w:color w:val="7030A0"/>
          </w:rPr>
          <w:fldChar w:fldCharType="separate"/>
        </w:r>
        <w:r w:rsidR="00946A62" w:rsidRPr="00554B20" w:rsidDel="001F5944">
          <w:rPr>
            <w:rStyle w:val="Hyperlink"/>
            <w:color w:val="7030A0"/>
            <w:lang w:eastAsia="en-US"/>
          </w:rPr>
          <w:delText>https://www.researchgate.net/publication/266661686_How_Do_Code_Refactorings_Affect_Energy_Usage</w:delText>
        </w:r>
        <w:r w:rsidDel="001F5944">
          <w:rPr>
            <w:rStyle w:val="Hyperlink"/>
            <w:color w:val="7030A0"/>
          </w:rPr>
          <w:fldChar w:fldCharType="end"/>
        </w:r>
      </w:del>
    </w:p>
    <w:p w14:paraId="7378763D" w14:textId="34668201" w:rsidR="00D72451" w:rsidRDefault="00946A62">
      <w:pPr>
        <w:pStyle w:val="BodyText"/>
        <w:ind w:firstLine="0"/>
        <w:jc w:val="both"/>
        <w:rPr>
          <w:color w:val="0070C0"/>
          <w:lang w:eastAsia="en-US"/>
        </w:rPr>
        <w:pPrChange w:id="1799" w:author="Anna Rasburn" w:date="2019-01-28T23:47:00Z">
          <w:pPr>
            <w:pStyle w:val="BodyText"/>
            <w:spacing w:line="240" w:lineRule="auto"/>
            <w:ind w:firstLine="0"/>
          </w:pPr>
        </w:pPrChange>
      </w:pPr>
      <w:r>
        <w:rPr>
          <w:color w:val="0070C0"/>
          <w:lang w:eastAsia="en-US"/>
        </w:rPr>
        <w:t xml:space="preserve">Research conducted by Sahin et al </w:t>
      </w:r>
      <w:customXmlInsRangeStart w:id="1800" w:author="Anna Rasburn [2]" w:date="2019-01-24T14:16:00Z"/>
      <w:sdt>
        <w:sdtPr>
          <w:rPr>
            <w:color w:val="0070C0"/>
            <w:lang w:eastAsia="en-US"/>
          </w:rPr>
          <w:id w:val="-1361811094"/>
          <w:citation/>
        </w:sdtPr>
        <w:sdtContent>
          <w:customXmlInsRangeEnd w:id="1800"/>
          <w:ins w:id="1801" w:author="Anna Rasburn [2]" w:date="2019-01-24T14:16:00Z">
            <w:r w:rsidR="001F5944">
              <w:rPr>
                <w:color w:val="0070C0"/>
                <w:lang w:eastAsia="en-US"/>
              </w:rPr>
              <w:fldChar w:fldCharType="begin"/>
            </w:r>
            <w:r w:rsidR="001F5944">
              <w:rPr>
                <w:color w:val="0070C0"/>
                <w:lang w:eastAsia="en-US"/>
              </w:rPr>
              <w:instrText xml:space="preserve"> CITATION CSa19 \l 2057 </w:instrText>
            </w:r>
          </w:ins>
          <w:r w:rsidR="001F5944">
            <w:rPr>
              <w:color w:val="0070C0"/>
              <w:lang w:eastAsia="en-US"/>
            </w:rPr>
            <w:fldChar w:fldCharType="separate"/>
          </w:r>
          <w:r w:rsidR="00CD617E" w:rsidRPr="00CD617E">
            <w:rPr>
              <w:noProof/>
              <w:color w:val="0070C0"/>
              <w:lang w:eastAsia="en-US"/>
            </w:rPr>
            <w:t>[18]</w:t>
          </w:r>
          <w:ins w:id="1802" w:author="Anna Rasburn [2]" w:date="2019-01-24T14:16:00Z">
            <w:r w:rsidR="001F5944">
              <w:rPr>
                <w:color w:val="0070C0"/>
                <w:lang w:eastAsia="en-US"/>
              </w:rPr>
              <w:fldChar w:fldCharType="end"/>
            </w:r>
          </w:ins>
          <w:customXmlInsRangeStart w:id="1803" w:author="Anna Rasburn [2]" w:date="2019-01-24T14:16:00Z"/>
        </w:sdtContent>
      </w:sdt>
      <w:customXmlInsRangeEnd w:id="1803"/>
      <w:del w:id="1804" w:author="Anna Rasburn [2]" w:date="2019-01-24T14:16:00Z">
        <w:r w:rsidDel="001F5944">
          <w:rPr>
            <w:color w:val="0070C0"/>
            <w:lang w:eastAsia="en-US"/>
          </w:rPr>
          <w:delText>[REFERENCE – code refactoring]</w:delText>
        </w:r>
      </w:del>
      <w:r>
        <w:rPr>
          <w:color w:val="0070C0"/>
          <w:lang w:eastAsia="en-US"/>
        </w:rPr>
        <w:t xml:space="preserve"> looked at energy impacts of 197 applications when 6 commonly-used refactoring techniques have been applied to those applications and the change in energy usage those applications have after those techniques applied. The results of this research concluded that there was an impact on energy usage and </w:t>
      </w:r>
      <w:r w:rsidR="0033511D">
        <w:rPr>
          <w:color w:val="0070C0"/>
          <w:lang w:eastAsia="en-US"/>
        </w:rPr>
        <w:t xml:space="preserve">that </w:t>
      </w:r>
      <w:r>
        <w:rPr>
          <w:color w:val="0070C0"/>
          <w:lang w:eastAsia="en-US"/>
        </w:rPr>
        <w:t xml:space="preserve">a change in refactoring techniques can effectively </w:t>
      </w:r>
      <w:del w:id="1805" w:author="Anna Rasburn [2]" w:date="2019-01-24T14:16:00Z">
        <w:r w:rsidDel="001F5944">
          <w:rPr>
            <w:color w:val="0070C0"/>
            <w:lang w:eastAsia="en-US"/>
          </w:rPr>
          <w:delText xml:space="preserve">increase </w:delText>
        </w:r>
        <w:r w:rsidR="0033511D" w:rsidDel="001F5944">
          <w:rPr>
            <w:color w:val="0070C0"/>
            <w:lang w:eastAsia="en-US"/>
          </w:rPr>
          <w:delText xml:space="preserve"> or</w:delText>
        </w:r>
      </w:del>
      <w:ins w:id="1806" w:author="Anna Rasburn [2]" w:date="2019-01-24T14:16:00Z">
        <w:r w:rsidR="001F5944">
          <w:rPr>
            <w:color w:val="0070C0"/>
            <w:lang w:eastAsia="en-US"/>
          </w:rPr>
          <w:t>increase or</w:t>
        </w:r>
      </w:ins>
      <w:r>
        <w:rPr>
          <w:color w:val="0070C0"/>
          <w:lang w:eastAsia="en-US"/>
        </w:rPr>
        <w:t xml:space="preserve"> decrease the amount of energy used by an application. </w:t>
      </w:r>
      <w:r w:rsidR="001D551B">
        <w:rPr>
          <w:color w:val="0070C0"/>
          <w:lang w:eastAsia="en-US"/>
        </w:rPr>
        <w:t>This study conducted 394 experiments on those 197 applications and found that 28% (</w:t>
      </w:r>
      <w:r w:rsidR="00610EEE">
        <w:rPr>
          <w:color w:val="0070C0"/>
          <w:lang w:eastAsia="en-US"/>
        </w:rPr>
        <w:t>109 experiments) indicated ‘a statistically significant difference in energy usage between the original and refactored versions.’</w:t>
      </w:r>
      <w:ins w:id="1807" w:author="Anna Rasburn [2]" w:date="2019-01-24T14:16:00Z">
        <w:r w:rsidR="001F5944">
          <w:rPr>
            <w:color w:val="0070C0"/>
            <w:lang w:eastAsia="en-US"/>
          </w:rPr>
          <w:t xml:space="preserve"> </w:t>
        </w:r>
      </w:ins>
      <w:customXmlInsRangeStart w:id="1808" w:author="Anna Rasburn [2]" w:date="2019-01-24T14:16:00Z"/>
      <w:sdt>
        <w:sdtPr>
          <w:rPr>
            <w:color w:val="0070C0"/>
            <w:lang w:eastAsia="en-US"/>
          </w:rPr>
          <w:id w:val="-452167239"/>
          <w:citation/>
        </w:sdtPr>
        <w:sdtContent>
          <w:customXmlInsRangeEnd w:id="1808"/>
          <w:ins w:id="1809" w:author="Anna Rasburn [2]" w:date="2019-01-24T14:16:00Z">
            <w:r w:rsidR="001F5944">
              <w:rPr>
                <w:color w:val="0070C0"/>
                <w:lang w:eastAsia="en-US"/>
              </w:rPr>
              <w:fldChar w:fldCharType="begin"/>
            </w:r>
            <w:r w:rsidR="001F5944">
              <w:rPr>
                <w:color w:val="0070C0"/>
                <w:lang w:eastAsia="en-US"/>
              </w:rPr>
              <w:instrText xml:space="preserve"> CITATION CSa19 \l 2057 </w:instrText>
            </w:r>
          </w:ins>
          <w:r w:rsidR="001F5944">
            <w:rPr>
              <w:color w:val="0070C0"/>
              <w:lang w:eastAsia="en-US"/>
            </w:rPr>
            <w:fldChar w:fldCharType="separate"/>
          </w:r>
          <w:r w:rsidR="00CD617E" w:rsidRPr="00CD617E">
            <w:rPr>
              <w:noProof/>
              <w:color w:val="0070C0"/>
              <w:lang w:eastAsia="en-US"/>
            </w:rPr>
            <w:t>[18]</w:t>
          </w:r>
          <w:ins w:id="1810" w:author="Anna Rasburn [2]" w:date="2019-01-24T14:16:00Z">
            <w:r w:rsidR="001F5944">
              <w:rPr>
                <w:color w:val="0070C0"/>
                <w:lang w:eastAsia="en-US"/>
              </w:rPr>
              <w:fldChar w:fldCharType="end"/>
            </w:r>
          </w:ins>
          <w:customXmlInsRangeStart w:id="1811" w:author="Anna Rasburn [2]" w:date="2019-01-24T14:16:00Z"/>
        </w:sdtContent>
      </w:sdt>
      <w:customXmlInsRangeEnd w:id="1811"/>
      <w:del w:id="1812" w:author="Anna Rasburn [2]" w:date="2019-01-24T14:16:00Z">
        <w:r w:rsidR="00610EEE" w:rsidDel="001F5944">
          <w:rPr>
            <w:color w:val="0070C0"/>
            <w:lang w:eastAsia="en-US"/>
          </w:rPr>
          <w:delText>[REFERENCE]</w:delText>
        </w:r>
      </w:del>
      <w:r w:rsidR="00610EEE">
        <w:rPr>
          <w:color w:val="0070C0"/>
          <w:lang w:eastAsia="en-US"/>
        </w:rPr>
        <w:t>.  The refactoring technique of ‘Convert Local Variable to Field’</w:t>
      </w:r>
      <w:ins w:id="1813" w:author="Anna Rasburn [2]" w:date="2019-01-24T14:16:00Z">
        <w:r w:rsidR="001F5944">
          <w:rPr>
            <w:color w:val="0070C0"/>
            <w:lang w:eastAsia="en-US"/>
          </w:rPr>
          <w:t xml:space="preserve"> </w:t>
        </w:r>
      </w:ins>
      <w:customXmlInsRangeStart w:id="1814" w:author="Anna Rasburn [2]" w:date="2019-01-24T14:16:00Z"/>
      <w:sdt>
        <w:sdtPr>
          <w:rPr>
            <w:color w:val="0070C0"/>
            <w:lang w:eastAsia="en-US"/>
          </w:rPr>
          <w:id w:val="1727720300"/>
          <w:citation/>
        </w:sdtPr>
        <w:sdtContent>
          <w:customXmlInsRangeEnd w:id="1814"/>
          <w:ins w:id="1815" w:author="Anna Rasburn [2]" w:date="2019-01-24T14:16:00Z">
            <w:r w:rsidR="001F5944">
              <w:rPr>
                <w:color w:val="0070C0"/>
                <w:lang w:eastAsia="en-US"/>
              </w:rPr>
              <w:fldChar w:fldCharType="begin"/>
            </w:r>
            <w:r w:rsidR="001F5944">
              <w:rPr>
                <w:color w:val="0070C0"/>
                <w:lang w:eastAsia="en-US"/>
              </w:rPr>
              <w:instrText xml:space="preserve"> CITATION CSa19 \l 2057 </w:instrText>
            </w:r>
          </w:ins>
          <w:r w:rsidR="001F5944">
            <w:rPr>
              <w:color w:val="0070C0"/>
              <w:lang w:eastAsia="en-US"/>
            </w:rPr>
            <w:fldChar w:fldCharType="separate"/>
          </w:r>
          <w:r w:rsidR="00CD617E" w:rsidRPr="00CD617E">
            <w:rPr>
              <w:noProof/>
              <w:color w:val="0070C0"/>
              <w:lang w:eastAsia="en-US"/>
            </w:rPr>
            <w:t>[18]</w:t>
          </w:r>
          <w:ins w:id="1816" w:author="Anna Rasburn [2]" w:date="2019-01-24T14:16:00Z">
            <w:r w:rsidR="001F5944">
              <w:rPr>
                <w:color w:val="0070C0"/>
                <w:lang w:eastAsia="en-US"/>
              </w:rPr>
              <w:fldChar w:fldCharType="end"/>
            </w:r>
          </w:ins>
          <w:customXmlInsRangeStart w:id="1817" w:author="Anna Rasburn [2]" w:date="2019-01-24T14:16:00Z"/>
        </w:sdtContent>
      </w:sdt>
      <w:customXmlInsRangeEnd w:id="1817"/>
      <w:del w:id="1818" w:author="Anna Rasburn [2]" w:date="2019-01-24T14:16:00Z">
        <w:r w:rsidR="00610EEE" w:rsidDel="001F5944">
          <w:rPr>
            <w:color w:val="0070C0"/>
            <w:lang w:eastAsia="en-US"/>
          </w:rPr>
          <w:delText>[REFERENCE]</w:delText>
        </w:r>
      </w:del>
      <w:r w:rsidR="00610EEE">
        <w:rPr>
          <w:color w:val="0070C0"/>
          <w:lang w:eastAsia="en-US"/>
        </w:rPr>
        <w:t xml:space="preserve"> had the largest positive impact on energy out of the six different techniques. This study is </w:t>
      </w:r>
      <w:r w:rsidR="0069684C">
        <w:rPr>
          <w:color w:val="0070C0"/>
          <w:lang w:eastAsia="en-US"/>
        </w:rPr>
        <w:t xml:space="preserve">notable </w:t>
      </w:r>
      <w:r w:rsidR="00610EEE">
        <w:rPr>
          <w:color w:val="0070C0"/>
          <w:lang w:eastAsia="en-US"/>
        </w:rPr>
        <w:t xml:space="preserve">in that it presents the effects of different refactoring techniques and has a difference in </w:t>
      </w:r>
      <w:r w:rsidR="00610EEE">
        <w:rPr>
          <w:color w:val="0070C0"/>
          <w:lang w:eastAsia="en-US"/>
        </w:rPr>
        <w:lastRenderedPageBreak/>
        <w:t xml:space="preserve">results. However, this study could have been extended to include more applications and refactoring techniques as it makes it harder to </w:t>
      </w:r>
      <w:del w:id="1819" w:author="Anna Rasburn [2]" w:date="2019-01-24T14:16:00Z">
        <w:r w:rsidR="00610EEE" w:rsidDel="001F5944">
          <w:rPr>
            <w:color w:val="0070C0"/>
            <w:lang w:eastAsia="en-US"/>
          </w:rPr>
          <w:delText>generalise</w:delText>
        </w:r>
        <w:r w:rsidR="0033511D" w:rsidDel="001F5944">
          <w:rPr>
            <w:color w:val="0070C0"/>
            <w:lang w:eastAsia="en-US"/>
          </w:rPr>
          <w:delText xml:space="preserve"> </w:delText>
        </w:r>
        <w:r w:rsidR="00610EEE" w:rsidDel="001F5944">
          <w:rPr>
            <w:color w:val="0070C0"/>
            <w:lang w:eastAsia="en-US"/>
          </w:rPr>
          <w:delText>.</w:delText>
        </w:r>
      </w:del>
      <w:ins w:id="1820" w:author="Anna Rasburn [2]" w:date="2019-01-24T14:16:00Z">
        <w:r w:rsidR="001F5944">
          <w:rPr>
            <w:color w:val="0070C0"/>
            <w:lang w:eastAsia="en-US"/>
          </w:rPr>
          <w:t>generalise.</w:t>
        </w:r>
      </w:ins>
      <w:r w:rsidR="00610EEE">
        <w:rPr>
          <w:color w:val="0070C0"/>
          <w:lang w:eastAsia="en-US"/>
        </w:rPr>
        <w:t xml:space="preserve"> This study uses only two JVMs: 6 and 7, which does not consider whether new versions of Java have integrated optimisation techniques that affect energy usage.  </w:t>
      </w:r>
    </w:p>
    <w:p w14:paraId="6F5CE7E9" w14:textId="77777777" w:rsidR="00D72451" w:rsidRDefault="00D72451">
      <w:pPr>
        <w:pStyle w:val="BodyText"/>
        <w:ind w:firstLine="0"/>
        <w:jc w:val="both"/>
        <w:rPr>
          <w:color w:val="0070C0"/>
          <w:lang w:eastAsia="en-US"/>
        </w:rPr>
        <w:pPrChange w:id="1821" w:author="Anna Rasburn" w:date="2019-01-28T23:47:00Z">
          <w:pPr>
            <w:pStyle w:val="BodyText"/>
            <w:spacing w:line="240" w:lineRule="auto"/>
            <w:ind w:firstLine="0"/>
          </w:pPr>
        </w:pPrChange>
      </w:pPr>
    </w:p>
    <w:p w14:paraId="5A39C942" w14:textId="71C30004" w:rsidR="00D72451" w:rsidRDefault="00946A62">
      <w:pPr>
        <w:pStyle w:val="BodyText"/>
        <w:ind w:firstLine="0"/>
        <w:jc w:val="both"/>
        <w:rPr>
          <w:color w:val="0070C0"/>
          <w:lang w:eastAsia="en-US"/>
        </w:rPr>
        <w:pPrChange w:id="1822" w:author="Anna Rasburn" w:date="2019-01-28T23:47:00Z">
          <w:pPr>
            <w:pStyle w:val="BodyText"/>
            <w:spacing w:line="240" w:lineRule="auto"/>
            <w:ind w:firstLine="0"/>
          </w:pPr>
        </w:pPrChange>
      </w:pPr>
      <w:r>
        <w:rPr>
          <w:color w:val="0070C0"/>
          <w:lang w:eastAsia="en-US"/>
        </w:rPr>
        <w:t>This research supported by research conducted by Morales et al</w:t>
      </w:r>
      <w:ins w:id="1823" w:author="Anna Rasburn [2]" w:date="2019-01-24T14:14:00Z">
        <w:r w:rsidR="001F5944">
          <w:rPr>
            <w:color w:val="0070C0"/>
            <w:lang w:eastAsia="en-US"/>
          </w:rPr>
          <w:t xml:space="preserve"> </w:t>
        </w:r>
      </w:ins>
      <w:customXmlInsRangeStart w:id="1824" w:author="Anna Rasburn [2]" w:date="2019-01-24T14:15:00Z"/>
      <w:sdt>
        <w:sdtPr>
          <w:rPr>
            <w:color w:val="0070C0"/>
            <w:lang w:eastAsia="en-US"/>
          </w:rPr>
          <w:id w:val="-984625143"/>
          <w:citation/>
        </w:sdtPr>
        <w:sdtContent>
          <w:customXmlInsRangeEnd w:id="1824"/>
          <w:ins w:id="1825" w:author="Anna Rasburn [2]" w:date="2019-01-24T14:15:00Z">
            <w:r w:rsidR="001F5944">
              <w:rPr>
                <w:color w:val="0070C0"/>
                <w:lang w:eastAsia="en-US"/>
              </w:rPr>
              <w:fldChar w:fldCharType="begin"/>
            </w:r>
            <w:r w:rsidR="001F5944">
              <w:rPr>
                <w:color w:val="0070C0"/>
                <w:lang w:eastAsia="en-US"/>
              </w:rPr>
              <w:instrText xml:space="preserve"> CITATION RMo19 \l 2057 </w:instrText>
            </w:r>
          </w:ins>
          <w:r w:rsidR="001F5944">
            <w:rPr>
              <w:color w:val="0070C0"/>
              <w:lang w:eastAsia="en-US"/>
            </w:rPr>
            <w:fldChar w:fldCharType="separate"/>
          </w:r>
          <w:r w:rsidR="00CD617E" w:rsidRPr="00CD617E">
            <w:rPr>
              <w:noProof/>
              <w:color w:val="0070C0"/>
              <w:lang w:eastAsia="en-US"/>
            </w:rPr>
            <w:t>[19]</w:t>
          </w:r>
          <w:ins w:id="1826" w:author="Anna Rasburn [2]" w:date="2019-01-24T14:15:00Z">
            <w:r w:rsidR="001F5944">
              <w:rPr>
                <w:color w:val="0070C0"/>
                <w:lang w:eastAsia="en-US"/>
              </w:rPr>
              <w:fldChar w:fldCharType="end"/>
            </w:r>
          </w:ins>
          <w:customXmlInsRangeStart w:id="1827" w:author="Anna Rasburn [2]" w:date="2019-01-24T14:15:00Z"/>
        </w:sdtContent>
      </w:sdt>
      <w:customXmlInsRangeEnd w:id="1827"/>
      <w:del w:id="1828" w:author="Anna Rasburn [2]" w:date="2019-01-24T14:15:00Z">
        <w:r w:rsidDel="001F5944">
          <w:rPr>
            <w:color w:val="0070C0"/>
            <w:lang w:eastAsia="en-US"/>
          </w:rPr>
          <w:delText xml:space="preserve"> [REFERENCE – Anti-patterns: </w:delText>
        </w:r>
        <w:r w:rsidRPr="001F5944" w:rsidDel="001F5944">
          <w:rPr>
            <w:rStyle w:val="Hyperlink"/>
            <w:lang w:eastAsia="en-US"/>
          </w:rPr>
          <w:delText>https://arxiv.org/pdf/1610.05711.pdf</w:delText>
        </w:r>
        <w:r w:rsidDel="001F5944">
          <w:rPr>
            <w:color w:val="0070C0"/>
            <w:lang w:eastAsia="en-US"/>
          </w:rPr>
          <w:delText>]</w:delText>
        </w:r>
      </w:del>
      <w:r>
        <w:rPr>
          <w:color w:val="0070C0"/>
          <w:lang w:eastAsia="en-US"/>
        </w:rPr>
        <w:t xml:space="preserve"> who focuses on the effects of antipatterns in mobile applications and its effect of energy efficiency. This research found that energy consumption of apps with anti-patterns are not statistically different to apps wh</w:t>
      </w:r>
      <w:r w:rsidR="0033511D">
        <w:rPr>
          <w:color w:val="0070C0"/>
          <w:lang w:eastAsia="en-US"/>
        </w:rPr>
        <w:t xml:space="preserve">ich </w:t>
      </w:r>
      <w:r>
        <w:rPr>
          <w:color w:val="0070C0"/>
          <w:lang w:eastAsia="en-US"/>
        </w:rPr>
        <w:t xml:space="preserve">do not have these anti-patterns. The research did conclude that refactoring anti-patterns can be positive or negative therefore developers need to consider the energy impact of refactoring when creating applications. The research was conducted with 59 android applications and showed that applications containing anti-patterns consume more energy than those which do not have them, therefore refactoring and removing these antipatterns has a major effect on energy usage. </w:t>
      </w:r>
      <w:r w:rsidR="00610EEE">
        <w:rPr>
          <w:color w:val="0070C0"/>
          <w:lang w:eastAsia="en-US"/>
        </w:rPr>
        <w:t xml:space="preserve">Similar to the Sahin's study, this study does not use </w:t>
      </w:r>
      <w:r w:rsidR="0069684C">
        <w:rPr>
          <w:color w:val="0070C0"/>
          <w:lang w:eastAsia="en-US"/>
        </w:rPr>
        <w:t xml:space="preserve">many </w:t>
      </w:r>
      <w:r w:rsidR="00610EEE">
        <w:rPr>
          <w:color w:val="0070C0"/>
          <w:lang w:eastAsia="en-US"/>
        </w:rPr>
        <w:t>programs</w:t>
      </w:r>
      <w:r w:rsidR="0069684C">
        <w:rPr>
          <w:color w:val="0070C0"/>
          <w:lang w:eastAsia="en-US"/>
        </w:rPr>
        <w:t xml:space="preserve"> and this</w:t>
      </w:r>
      <w:r w:rsidR="00610EEE">
        <w:rPr>
          <w:color w:val="0070C0"/>
          <w:lang w:eastAsia="en-US"/>
        </w:rPr>
        <w:t xml:space="preserve">, </w:t>
      </w:r>
      <w:r w:rsidR="009072D8">
        <w:rPr>
          <w:color w:val="0070C0"/>
          <w:lang w:eastAsia="en-US"/>
        </w:rPr>
        <w:t>therefore, mak</w:t>
      </w:r>
      <w:r w:rsidR="0069684C">
        <w:rPr>
          <w:color w:val="0070C0"/>
          <w:lang w:eastAsia="en-US"/>
        </w:rPr>
        <w:t xml:space="preserve">es </w:t>
      </w:r>
      <w:r w:rsidR="009072D8">
        <w:rPr>
          <w:color w:val="0070C0"/>
          <w:lang w:eastAsia="en-US"/>
        </w:rPr>
        <w:t>it harder to generalise. This study is very focused on Android applications and considers elements of applications that only affect Android.</w:t>
      </w:r>
    </w:p>
    <w:p w14:paraId="4BD30B7E" w14:textId="77777777" w:rsidR="000468ED" w:rsidRPr="000468ED" w:rsidRDefault="000468ED" w:rsidP="000468ED">
      <w:pPr>
        <w:pStyle w:val="BodyText"/>
        <w:ind w:firstLine="0"/>
        <w:rPr>
          <w:color w:val="0070C0"/>
          <w:sz w:val="24"/>
        </w:rPr>
      </w:pPr>
    </w:p>
    <w:p w14:paraId="7A6CB8D0" w14:textId="77777777" w:rsidR="00816DDB" w:rsidRDefault="00946A62" w:rsidP="00816DDB">
      <w:pPr>
        <w:pStyle w:val="Heading2"/>
        <w:rPr>
          <w:color w:val="0070C0"/>
        </w:rPr>
      </w:pPr>
      <w:bookmarkStart w:id="1829" w:name="_Toc536549431"/>
      <w:r w:rsidRPr="000B4183">
        <w:rPr>
          <w:color w:val="0070C0"/>
        </w:rPr>
        <w:t>Green Software Engineering</w:t>
      </w:r>
      <w:bookmarkEnd w:id="1829"/>
      <w:r w:rsidRPr="000B4183">
        <w:rPr>
          <w:color w:val="0070C0"/>
        </w:rPr>
        <w:t xml:space="preserve"> </w:t>
      </w:r>
    </w:p>
    <w:p w14:paraId="37FAEDD0" w14:textId="260D8854" w:rsidR="00816DDB" w:rsidRPr="00D03914" w:rsidRDefault="00946A62">
      <w:pPr>
        <w:pStyle w:val="BodyFirst"/>
        <w:jc w:val="both"/>
        <w:rPr>
          <w:color w:val="0070C0"/>
          <w:szCs w:val="22"/>
          <w:rPrChange w:id="1830" w:author="Anna Rasburn" w:date="2019-01-28T23:47:00Z">
            <w:rPr>
              <w:color w:val="0070C0"/>
              <w:sz w:val="24"/>
            </w:rPr>
          </w:rPrChange>
        </w:rPr>
        <w:pPrChange w:id="1831" w:author="Anna Rasburn" w:date="2019-01-28T23:47:00Z">
          <w:pPr>
            <w:pStyle w:val="BodyFirst"/>
            <w:spacing w:line="240" w:lineRule="auto"/>
          </w:pPr>
        </w:pPrChange>
      </w:pPr>
      <w:r w:rsidRPr="00D03914">
        <w:rPr>
          <w:color w:val="0070C0"/>
          <w:szCs w:val="22"/>
          <w:rPrChange w:id="1832" w:author="Anna Rasburn" w:date="2019-01-28T23:47:00Z">
            <w:rPr>
              <w:color w:val="0070C0"/>
              <w:sz w:val="24"/>
            </w:rPr>
          </w:rPrChange>
        </w:rPr>
        <w:t>Green Software engineering, a term coined by Hindle</w:t>
      </w:r>
      <w:ins w:id="1833" w:author="Anna Rasburn [2]" w:date="2019-01-24T14:06:00Z">
        <w:r w:rsidR="009B38D6" w:rsidRPr="00D03914">
          <w:rPr>
            <w:color w:val="0070C0"/>
            <w:szCs w:val="22"/>
            <w:rPrChange w:id="1834" w:author="Anna Rasburn" w:date="2019-01-28T23:47:00Z">
              <w:rPr>
                <w:color w:val="0070C0"/>
                <w:sz w:val="24"/>
              </w:rPr>
            </w:rPrChange>
          </w:rPr>
          <w:t xml:space="preserve"> </w:t>
        </w:r>
      </w:ins>
      <w:customXmlInsRangeStart w:id="1835" w:author="Anna Rasburn [2]" w:date="2019-01-24T14:06:00Z"/>
      <w:sdt>
        <w:sdtPr>
          <w:rPr>
            <w:color w:val="0070C0"/>
            <w:szCs w:val="22"/>
          </w:rPr>
          <w:id w:val="-2126756978"/>
          <w:citation/>
        </w:sdtPr>
        <w:sdtContent>
          <w:customXmlInsRangeEnd w:id="1835"/>
          <w:ins w:id="1836" w:author="Anna Rasburn [2]" w:date="2019-01-24T14:06:00Z">
            <w:r w:rsidR="009B38D6" w:rsidRPr="00D03914">
              <w:rPr>
                <w:color w:val="0070C0"/>
                <w:szCs w:val="22"/>
                <w:rPrChange w:id="1837" w:author="Anna Rasburn" w:date="2019-01-28T23:47:00Z">
                  <w:rPr>
                    <w:color w:val="0070C0"/>
                    <w:sz w:val="24"/>
                  </w:rPr>
                </w:rPrChange>
              </w:rPr>
              <w:fldChar w:fldCharType="begin"/>
            </w:r>
            <w:r w:rsidR="009B38D6" w:rsidRPr="00D03914">
              <w:rPr>
                <w:color w:val="0070C0"/>
                <w:szCs w:val="22"/>
                <w:rPrChange w:id="1838" w:author="Anna Rasburn" w:date="2019-01-28T23:47:00Z">
                  <w:rPr>
                    <w:color w:val="0070C0"/>
                    <w:sz w:val="24"/>
                  </w:rPr>
                </w:rPrChange>
              </w:rPr>
              <w:instrText xml:space="preserve"> CITATION AHi13 \l 2057 </w:instrText>
            </w:r>
          </w:ins>
          <w:r w:rsidR="009B38D6" w:rsidRPr="00D03914">
            <w:rPr>
              <w:color w:val="0070C0"/>
              <w:szCs w:val="22"/>
              <w:rPrChange w:id="1839" w:author="Anna Rasburn" w:date="2019-01-28T23:47:00Z">
                <w:rPr>
                  <w:color w:val="0070C0"/>
                  <w:sz w:val="24"/>
                </w:rPr>
              </w:rPrChange>
            </w:rPr>
            <w:fldChar w:fldCharType="separate"/>
          </w:r>
          <w:r w:rsidR="00CD617E" w:rsidRPr="00D03914">
            <w:rPr>
              <w:noProof/>
              <w:color w:val="0070C0"/>
              <w:szCs w:val="22"/>
              <w:rPrChange w:id="1840" w:author="Anna Rasburn" w:date="2019-01-28T23:47:00Z">
                <w:rPr>
                  <w:noProof/>
                  <w:color w:val="0070C0"/>
                  <w:sz w:val="24"/>
                </w:rPr>
              </w:rPrChange>
            </w:rPr>
            <w:t>[20]</w:t>
          </w:r>
          <w:ins w:id="1841" w:author="Anna Rasburn [2]" w:date="2019-01-24T14:06:00Z">
            <w:r w:rsidR="009B38D6" w:rsidRPr="00D03914">
              <w:rPr>
                <w:color w:val="0070C0"/>
                <w:szCs w:val="22"/>
                <w:rPrChange w:id="1842" w:author="Anna Rasburn" w:date="2019-01-28T23:47:00Z">
                  <w:rPr>
                    <w:color w:val="0070C0"/>
                    <w:sz w:val="24"/>
                  </w:rPr>
                </w:rPrChange>
              </w:rPr>
              <w:fldChar w:fldCharType="end"/>
            </w:r>
          </w:ins>
          <w:customXmlInsRangeStart w:id="1843" w:author="Anna Rasburn [2]" w:date="2019-01-24T14:06:00Z"/>
        </w:sdtContent>
      </w:sdt>
      <w:customXmlInsRangeEnd w:id="1843"/>
      <w:r w:rsidRPr="00D03914">
        <w:rPr>
          <w:color w:val="0070C0"/>
          <w:szCs w:val="22"/>
          <w:rPrChange w:id="1844" w:author="Anna Rasburn" w:date="2019-01-28T23:47:00Z">
            <w:rPr>
              <w:color w:val="0070C0"/>
              <w:sz w:val="24"/>
            </w:rPr>
          </w:rPrChange>
        </w:rPr>
        <w:t xml:space="preserve"> </w:t>
      </w:r>
      <w:del w:id="1845" w:author="Anna Rasburn [2]" w:date="2019-01-24T14:07:00Z">
        <w:r w:rsidRPr="00D03914" w:rsidDel="009B38D6">
          <w:rPr>
            <w:color w:val="0070C0"/>
            <w:szCs w:val="22"/>
            <w:rPrChange w:id="1846" w:author="Anna Rasburn" w:date="2019-01-28T23:47:00Z">
              <w:rPr>
                <w:color w:val="0070C0"/>
                <w:sz w:val="24"/>
              </w:rPr>
            </w:rPrChange>
          </w:rPr>
          <w:delText xml:space="preserve">[REFERENCE] </w:delText>
        </w:r>
      </w:del>
      <w:r w:rsidRPr="00D03914">
        <w:rPr>
          <w:color w:val="0070C0"/>
          <w:szCs w:val="22"/>
          <w:rPrChange w:id="1847" w:author="Anna Rasburn" w:date="2019-01-28T23:47:00Z">
            <w:rPr>
              <w:color w:val="0070C0"/>
              <w:sz w:val="24"/>
            </w:rPr>
          </w:rPrChange>
        </w:rPr>
        <w:t xml:space="preserve">is a type of software engineering which is more environmentally sustainable so it takes into consideration the power usage of creating software. There are very few uses of physical measurements in software engineering </w:t>
      </w:r>
      <w:r w:rsidR="0069684C" w:rsidRPr="00D03914">
        <w:rPr>
          <w:color w:val="0070C0"/>
          <w:szCs w:val="22"/>
          <w:rPrChange w:id="1848" w:author="Anna Rasburn" w:date="2019-01-28T23:47:00Z">
            <w:rPr>
              <w:color w:val="0070C0"/>
              <w:sz w:val="24"/>
            </w:rPr>
          </w:rPrChange>
        </w:rPr>
        <w:t xml:space="preserve">even though this </w:t>
      </w:r>
      <w:r w:rsidRPr="00D03914">
        <w:rPr>
          <w:color w:val="0070C0"/>
          <w:szCs w:val="22"/>
          <w:rPrChange w:id="1849" w:author="Anna Rasburn" w:date="2019-01-28T23:47:00Z">
            <w:rPr>
              <w:color w:val="0070C0"/>
              <w:sz w:val="24"/>
            </w:rPr>
          </w:rPrChange>
        </w:rPr>
        <w:t>is critical for measuring energy</w:t>
      </w:r>
      <w:r w:rsidR="0069684C" w:rsidRPr="00D03914">
        <w:rPr>
          <w:color w:val="0070C0"/>
          <w:szCs w:val="22"/>
          <w:rPrChange w:id="1850" w:author="Anna Rasburn" w:date="2019-01-28T23:47:00Z">
            <w:rPr>
              <w:color w:val="0070C0"/>
              <w:sz w:val="24"/>
            </w:rPr>
          </w:rPrChange>
        </w:rPr>
        <w:t xml:space="preserve">. This lack of physical measurement </w:t>
      </w:r>
      <w:r w:rsidRPr="00D03914">
        <w:rPr>
          <w:color w:val="0070C0"/>
          <w:szCs w:val="22"/>
          <w:rPrChange w:id="1851" w:author="Anna Rasburn" w:date="2019-01-28T23:47:00Z">
            <w:rPr>
              <w:color w:val="0070C0"/>
              <w:sz w:val="24"/>
            </w:rPr>
          </w:rPrChange>
        </w:rPr>
        <w:t xml:space="preserve">creates limitations </w:t>
      </w:r>
      <w:r w:rsidR="0069684C" w:rsidRPr="00D03914">
        <w:rPr>
          <w:color w:val="0070C0"/>
          <w:szCs w:val="22"/>
          <w:rPrChange w:id="1852" w:author="Anna Rasburn" w:date="2019-01-28T23:47:00Z">
            <w:rPr>
              <w:color w:val="0070C0"/>
              <w:sz w:val="24"/>
            </w:rPr>
          </w:rPrChange>
        </w:rPr>
        <w:t xml:space="preserve">in </w:t>
      </w:r>
      <w:r w:rsidRPr="00D03914">
        <w:rPr>
          <w:color w:val="0070C0"/>
          <w:szCs w:val="22"/>
          <w:rPrChange w:id="1853" w:author="Anna Rasburn" w:date="2019-01-28T23:47:00Z">
            <w:rPr>
              <w:color w:val="0070C0"/>
              <w:sz w:val="24"/>
            </w:rPr>
          </w:rPrChange>
        </w:rPr>
        <w:t>regard</w:t>
      </w:r>
      <w:r w:rsidR="0069684C" w:rsidRPr="00D03914">
        <w:rPr>
          <w:color w:val="0070C0"/>
          <w:szCs w:val="22"/>
          <w:rPrChange w:id="1854" w:author="Anna Rasburn" w:date="2019-01-28T23:47:00Z">
            <w:rPr>
              <w:color w:val="0070C0"/>
              <w:sz w:val="24"/>
            </w:rPr>
          </w:rPrChange>
        </w:rPr>
        <w:t xml:space="preserve"> to </w:t>
      </w:r>
      <w:r w:rsidRPr="00D03914">
        <w:rPr>
          <w:color w:val="0070C0"/>
          <w:szCs w:val="22"/>
          <w:rPrChange w:id="1855" w:author="Anna Rasburn" w:date="2019-01-28T23:47:00Z">
            <w:rPr>
              <w:color w:val="0070C0"/>
              <w:sz w:val="24"/>
            </w:rPr>
          </w:rPrChange>
        </w:rPr>
        <w:t xml:space="preserve">experimentation and analysing energy </w:t>
      </w:r>
      <w:commentRangeStart w:id="1856"/>
      <w:r w:rsidRPr="00D03914">
        <w:rPr>
          <w:color w:val="0070C0"/>
          <w:szCs w:val="22"/>
          <w:rPrChange w:id="1857" w:author="Anna Rasburn" w:date="2019-01-28T23:47:00Z">
            <w:rPr>
              <w:color w:val="0070C0"/>
              <w:sz w:val="24"/>
            </w:rPr>
          </w:rPrChange>
        </w:rPr>
        <w:t>usage</w:t>
      </w:r>
      <w:commentRangeEnd w:id="1856"/>
      <w:r w:rsidR="0069684C" w:rsidRPr="00D03914">
        <w:rPr>
          <w:rStyle w:val="CommentReference"/>
          <w:sz w:val="22"/>
          <w:szCs w:val="22"/>
          <w:rPrChange w:id="1858" w:author="Anna Rasburn" w:date="2019-01-28T23:47:00Z">
            <w:rPr>
              <w:rStyle w:val="CommentReference"/>
            </w:rPr>
          </w:rPrChange>
        </w:rPr>
        <w:commentReference w:id="1856"/>
      </w:r>
      <w:r w:rsidRPr="00D03914">
        <w:rPr>
          <w:color w:val="0070C0"/>
          <w:szCs w:val="22"/>
          <w:rPrChange w:id="1859" w:author="Anna Rasburn" w:date="2019-01-28T23:47:00Z">
            <w:rPr>
              <w:color w:val="0070C0"/>
              <w:sz w:val="24"/>
            </w:rPr>
          </w:rPrChange>
        </w:rPr>
        <w:t xml:space="preserve">. </w:t>
      </w:r>
    </w:p>
    <w:p w14:paraId="30820DEB" w14:textId="77777777" w:rsidR="007A391A" w:rsidRPr="00D03914" w:rsidRDefault="007A391A">
      <w:pPr>
        <w:pStyle w:val="BodyText"/>
        <w:ind w:firstLine="0"/>
        <w:jc w:val="both"/>
        <w:rPr>
          <w:szCs w:val="22"/>
          <w:rPrChange w:id="1860" w:author="Anna Rasburn" w:date="2019-01-28T23:47:00Z">
            <w:rPr>
              <w:sz w:val="24"/>
            </w:rPr>
          </w:rPrChange>
        </w:rPr>
        <w:pPrChange w:id="1861" w:author="Anna Rasburn" w:date="2019-01-28T23:47:00Z">
          <w:pPr>
            <w:pStyle w:val="BodyText"/>
            <w:spacing w:line="240" w:lineRule="auto"/>
            <w:ind w:firstLine="0"/>
          </w:pPr>
        </w:pPrChange>
      </w:pPr>
    </w:p>
    <w:p w14:paraId="085CC38C" w14:textId="6781A5D4" w:rsidR="00A52AB9" w:rsidRPr="00D03914" w:rsidRDefault="00946A62">
      <w:pPr>
        <w:pStyle w:val="BodyText"/>
        <w:ind w:firstLine="0"/>
        <w:jc w:val="both"/>
        <w:rPr>
          <w:color w:val="0070C0"/>
          <w:szCs w:val="22"/>
          <w:rPrChange w:id="1862" w:author="Anna Rasburn" w:date="2019-01-28T23:47:00Z">
            <w:rPr>
              <w:color w:val="0070C0"/>
              <w:sz w:val="24"/>
            </w:rPr>
          </w:rPrChange>
        </w:rPr>
        <w:pPrChange w:id="1863" w:author="Anna Rasburn" w:date="2019-01-28T23:47:00Z">
          <w:pPr>
            <w:pStyle w:val="BodyText"/>
            <w:spacing w:line="240" w:lineRule="auto"/>
            <w:ind w:firstLine="0"/>
          </w:pPr>
        </w:pPrChange>
      </w:pPr>
      <w:r w:rsidRPr="00D03914">
        <w:rPr>
          <w:color w:val="0070C0"/>
          <w:szCs w:val="22"/>
          <w:rPrChange w:id="1864" w:author="Anna Rasburn" w:date="2019-01-28T23:47:00Z">
            <w:rPr>
              <w:color w:val="0070C0"/>
              <w:sz w:val="24"/>
            </w:rPr>
          </w:rPrChange>
        </w:rPr>
        <w:t xml:space="preserve">Green Software Engineering is an important yet </w:t>
      </w:r>
      <w:r w:rsidR="0069684C" w:rsidRPr="00D03914">
        <w:rPr>
          <w:color w:val="0070C0"/>
          <w:szCs w:val="22"/>
          <w:rPrChange w:id="1865" w:author="Anna Rasburn" w:date="2019-01-28T23:47:00Z">
            <w:rPr>
              <w:color w:val="0070C0"/>
              <w:sz w:val="24"/>
            </w:rPr>
          </w:rPrChange>
        </w:rPr>
        <w:t xml:space="preserve">emerging </w:t>
      </w:r>
      <w:r w:rsidRPr="00D03914">
        <w:rPr>
          <w:color w:val="0070C0"/>
          <w:szCs w:val="22"/>
          <w:rPrChange w:id="1866" w:author="Anna Rasburn" w:date="2019-01-28T23:47:00Z">
            <w:rPr>
              <w:color w:val="0070C0"/>
              <w:sz w:val="24"/>
            </w:rPr>
          </w:rPrChange>
        </w:rPr>
        <w:t xml:space="preserve">field. </w:t>
      </w:r>
      <w:r w:rsidR="0069684C" w:rsidRPr="00D03914">
        <w:rPr>
          <w:color w:val="0070C0"/>
          <w:szCs w:val="22"/>
          <w:rPrChange w:id="1867" w:author="Anna Rasburn" w:date="2019-01-28T23:47:00Z">
            <w:rPr>
              <w:color w:val="0070C0"/>
              <w:sz w:val="24"/>
            </w:rPr>
          </w:rPrChange>
        </w:rPr>
        <w:t xml:space="preserve">Because this field </w:t>
      </w:r>
      <w:r w:rsidRPr="00D03914">
        <w:rPr>
          <w:color w:val="0070C0"/>
          <w:szCs w:val="22"/>
          <w:rPrChange w:id="1868" w:author="Anna Rasburn" w:date="2019-01-28T23:47:00Z">
            <w:rPr>
              <w:color w:val="0070C0"/>
              <w:sz w:val="24"/>
            </w:rPr>
          </w:rPrChange>
        </w:rPr>
        <w:t xml:space="preserve">is </w:t>
      </w:r>
      <w:r w:rsidR="0069684C" w:rsidRPr="00D03914">
        <w:rPr>
          <w:color w:val="0070C0"/>
          <w:szCs w:val="22"/>
          <w:rPrChange w:id="1869" w:author="Anna Rasburn" w:date="2019-01-28T23:47:00Z">
            <w:rPr>
              <w:color w:val="0070C0"/>
              <w:sz w:val="24"/>
            </w:rPr>
          </w:rPrChange>
        </w:rPr>
        <w:t xml:space="preserve">at an early stage of development, it has been marked by a low level </w:t>
      </w:r>
      <w:del w:id="1870" w:author="Anna Rasburn [2]" w:date="2019-01-24T15:24:00Z">
        <w:r w:rsidR="0069684C" w:rsidRPr="00D03914" w:rsidDel="00D45EA4">
          <w:rPr>
            <w:color w:val="0070C0"/>
            <w:szCs w:val="22"/>
            <w:rPrChange w:id="1871" w:author="Anna Rasburn" w:date="2019-01-28T23:47:00Z">
              <w:rPr>
                <w:color w:val="0070C0"/>
                <w:sz w:val="24"/>
              </w:rPr>
            </w:rPrChange>
          </w:rPr>
          <w:delText xml:space="preserve">of  </w:delText>
        </w:r>
        <w:r w:rsidRPr="00D03914" w:rsidDel="00D45EA4">
          <w:rPr>
            <w:color w:val="0070C0"/>
            <w:szCs w:val="22"/>
            <w:rPrChange w:id="1872" w:author="Anna Rasburn" w:date="2019-01-28T23:47:00Z">
              <w:rPr>
                <w:color w:val="0070C0"/>
                <w:sz w:val="24"/>
              </w:rPr>
            </w:rPrChange>
          </w:rPr>
          <w:delText>resources</w:delText>
        </w:r>
      </w:del>
      <w:ins w:id="1873" w:author="Anna Rasburn [2]" w:date="2019-01-24T15:24:00Z">
        <w:r w:rsidR="00D45EA4" w:rsidRPr="00D03914">
          <w:rPr>
            <w:color w:val="0070C0"/>
            <w:szCs w:val="22"/>
            <w:rPrChange w:id="1874" w:author="Anna Rasburn" w:date="2019-01-28T23:47:00Z">
              <w:rPr>
                <w:color w:val="0070C0"/>
                <w:sz w:val="24"/>
              </w:rPr>
            </w:rPrChange>
          </w:rPr>
          <w:t>of resources</w:t>
        </w:r>
      </w:ins>
      <w:r w:rsidRPr="00D03914">
        <w:rPr>
          <w:color w:val="0070C0"/>
          <w:szCs w:val="22"/>
          <w:rPrChange w:id="1875" w:author="Anna Rasburn" w:date="2019-01-28T23:47:00Z">
            <w:rPr>
              <w:color w:val="0070C0"/>
              <w:sz w:val="24"/>
            </w:rPr>
          </w:rPrChange>
        </w:rPr>
        <w:t xml:space="preserve"> </w:t>
      </w:r>
      <w:r w:rsidR="00A63162" w:rsidRPr="00D03914">
        <w:rPr>
          <w:color w:val="0070C0"/>
          <w:szCs w:val="22"/>
          <w:rPrChange w:id="1876" w:author="Anna Rasburn" w:date="2019-01-28T23:47:00Z">
            <w:rPr>
              <w:color w:val="0070C0"/>
              <w:sz w:val="24"/>
            </w:rPr>
          </w:rPrChange>
        </w:rPr>
        <w:t xml:space="preserve">, </w:t>
      </w:r>
      <w:r w:rsidRPr="00D03914">
        <w:rPr>
          <w:color w:val="0070C0"/>
          <w:szCs w:val="22"/>
          <w:rPrChange w:id="1877" w:author="Anna Rasburn" w:date="2019-01-28T23:47:00Z">
            <w:rPr>
              <w:color w:val="0070C0"/>
              <w:sz w:val="24"/>
            </w:rPr>
          </w:rPrChange>
        </w:rPr>
        <w:t xml:space="preserve">a small coherent community and </w:t>
      </w:r>
      <w:r w:rsidR="00A63162" w:rsidRPr="00D03914">
        <w:rPr>
          <w:color w:val="0070C0"/>
          <w:szCs w:val="22"/>
          <w:rPrChange w:id="1878" w:author="Anna Rasburn" w:date="2019-01-28T23:47:00Z">
            <w:rPr>
              <w:color w:val="0070C0"/>
              <w:sz w:val="24"/>
            </w:rPr>
          </w:rPrChange>
        </w:rPr>
        <w:t xml:space="preserve">an uncertain </w:t>
      </w:r>
      <w:r w:rsidRPr="00D03914">
        <w:rPr>
          <w:color w:val="0070C0"/>
          <w:szCs w:val="22"/>
          <w:rPrChange w:id="1879" w:author="Anna Rasburn" w:date="2019-01-28T23:47:00Z">
            <w:rPr>
              <w:color w:val="0070C0"/>
              <w:sz w:val="24"/>
            </w:rPr>
          </w:rPrChange>
        </w:rPr>
        <w:t xml:space="preserve">methodology. This field needs an increase in support and research which can pose a negative image of making the field an ‘impossible bar' </w:t>
      </w:r>
      <w:customXmlInsRangeStart w:id="1880" w:author="Anna Rasburn [2]" w:date="2019-01-24T14:07:00Z"/>
      <w:sdt>
        <w:sdtPr>
          <w:rPr>
            <w:color w:val="0070C0"/>
            <w:szCs w:val="22"/>
          </w:rPr>
          <w:id w:val="1060752706"/>
          <w:citation/>
        </w:sdtPr>
        <w:sdtContent>
          <w:customXmlInsRangeEnd w:id="1880"/>
          <w:ins w:id="1881" w:author="Anna Rasburn [2]" w:date="2019-01-24T14:07:00Z">
            <w:r w:rsidR="009B38D6" w:rsidRPr="00D03914">
              <w:rPr>
                <w:color w:val="0070C0"/>
                <w:szCs w:val="22"/>
                <w:rPrChange w:id="1882" w:author="Anna Rasburn" w:date="2019-01-28T23:47:00Z">
                  <w:rPr>
                    <w:color w:val="0070C0"/>
                    <w:sz w:val="24"/>
                  </w:rPr>
                </w:rPrChange>
              </w:rPr>
              <w:fldChar w:fldCharType="begin"/>
            </w:r>
            <w:r w:rsidR="009B38D6" w:rsidRPr="00D03914">
              <w:rPr>
                <w:color w:val="0070C0"/>
                <w:szCs w:val="22"/>
                <w:rPrChange w:id="1883" w:author="Anna Rasburn" w:date="2019-01-28T23:47:00Z">
                  <w:rPr>
                    <w:color w:val="0070C0"/>
                    <w:sz w:val="24"/>
                  </w:rPr>
                </w:rPrChange>
              </w:rPr>
              <w:instrText xml:space="preserve"> CITATION AHi13 \l 2057 </w:instrText>
            </w:r>
          </w:ins>
          <w:r w:rsidR="009B38D6" w:rsidRPr="00D03914">
            <w:rPr>
              <w:color w:val="0070C0"/>
              <w:szCs w:val="22"/>
              <w:rPrChange w:id="1884" w:author="Anna Rasburn" w:date="2019-01-28T23:47:00Z">
                <w:rPr>
                  <w:color w:val="0070C0"/>
                  <w:sz w:val="24"/>
                </w:rPr>
              </w:rPrChange>
            </w:rPr>
            <w:fldChar w:fldCharType="separate"/>
          </w:r>
          <w:r w:rsidR="00CD617E" w:rsidRPr="00D03914">
            <w:rPr>
              <w:noProof/>
              <w:color w:val="0070C0"/>
              <w:szCs w:val="22"/>
              <w:rPrChange w:id="1885" w:author="Anna Rasburn" w:date="2019-01-28T23:47:00Z">
                <w:rPr>
                  <w:noProof/>
                  <w:color w:val="0070C0"/>
                  <w:sz w:val="24"/>
                </w:rPr>
              </w:rPrChange>
            </w:rPr>
            <w:t>[20]</w:t>
          </w:r>
          <w:ins w:id="1886" w:author="Anna Rasburn [2]" w:date="2019-01-24T14:07:00Z">
            <w:r w:rsidR="009B38D6" w:rsidRPr="00D03914">
              <w:rPr>
                <w:color w:val="0070C0"/>
                <w:szCs w:val="22"/>
                <w:rPrChange w:id="1887" w:author="Anna Rasburn" w:date="2019-01-28T23:47:00Z">
                  <w:rPr>
                    <w:color w:val="0070C0"/>
                    <w:sz w:val="24"/>
                  </w:rPr>
                </w:rPrChange>
              </w:rPr>
              <w:fldChar w:fldCharType="end"/>
            </w:r>
          </w:ins>
          <w:customXmlInsRangeStart w:id="1888" w:author="Anna Rasburn [2]" w:date="2019-01-24T14:07:00Z"/>
        </w:sdtContent>
      </w:sdt>
      <w:customXmlInsRangeEnd w:id="1888"/>
      <w:del w:id="1889" w:author="Anna Rasburn [2]" w:date="2019-01-24T14:07:00Z">
        <w:r w:rsidRPr="00D03914" w:rsidDel="009B38D6">
          <w:rPr>
            <w:color w:val="0070C0"/>
            <w:szCs w:val="22"/>
            <w:rPrChange w:id="1890" w:author="Anna Rasburn" w:date="2019-01-28T23:47:00Z">
              <w:rPr>
                <w:color w:val="0070C0"/>
                <w:sz w:val="24"/>
              </w:rPr>
            </w:rPrChange>
          </w:rPr>
          <w:delText xml:space="preserve">[REFERENCE] </w:delText>
        </w:r>
      </w:del>
      <w:r w:rsidRPr="00D03914">
        <w:rPr>
          <w:color w:val="0070C0"/>
          <w:szCs w:val="22"/>
          <w:rPrChange w:id="1891" w:author="Anna Rasburn" w:date="2019-01-28T23:47:00Z">
            <w:rPr>
              <w:color w:val="0070C0"/>
              <w:sz w:val="24"/>
            </w:rPr>
          </w:rPrChange>
        </w:rPr>
        <w:t xml:space="preserve">that may not be achieved. An increase in support and research may come with the </w:t>
      </w:r>
      <w:del w:id="1892" w:author="Anna Rasburn [2]" w:date="2019-01-24T14:13:00Z">
        <w:r w:rsidRPr="00D03914" w:rsidDel="009B38D6">
          <w:rPr>
            <w:color w:val="0070C0"/>
            <w:szCs w:val="22"/>
            <w:rPrChange w:id="1893" w:author="Anna Rasburn" w:date="2019-01-28T23:47:00Z">
              <w:rPr>
                <w:color w:val="0070C0"/>
                <w:sz w:val="24"/>
              </w:rPr>
            </w:rPrChange>
          </w:rPr>
          <w:delText xml:space="preserve">UN's '12 year limit' </w:delText>
        </w:r>
      </w:del>
      <w:r w:rsidRPr="00D03914">
        <w:rPr>
          <w:color w:val="0070C0"/>
          <w:szCs w:val="22"/>
          <w:rPrChange w:id="1894" w:author="Anna Rasburn" w:date="2019-01-28T23:47:00Z">
            <w:rPr>
              <w:color w:val="0070C0"/>
              <w:sz w:val="24"/>
            </w:rPr>
          </w:rPrChange>
        </w:rPr>
        <w:t>on climate change</w:t>
      </w:r>
      <w:ins w:id="1895" w:author="Anna Rasburn [2]" w:date="2019-01-24T14:13:00Z">
        <w:r w:rsidR="009B38D6" w:rsidRPr="00D03914">
          <w:rPr>
            <w:color w:val="0070C0"/>
            <w:szCs w:val="22"/>
            <w:rPrChange w:id="1896" w:author="Anna Rasburn" w:date="2019-01-28T23:47:00Z">
              <w:rPr>
                <w:color w:val="0070C0"/>
                <w:sz w:val="24"/>
              </w:rPr>
            </w:rPrChange>
          </w:rPr>
          <w:t xml:space="preserve"> </w:t>
        </w:r>
      </w:ins>
      <w:customXmlInsRangeStart w:id="1897" w:author="Anna Rasburn [2]" w:date="2019-01-24T14:13:00Z"/>
      <w:sdt>
        <w:sdtPr>
          <w:rPr>
            <w:color w:val="0070C0"/>
            <w:szCs w:val="22"/>
          </w:rPr>
          <w:id w:val="1508182695"/>
          <w:citation/>
        </w:sdtPr>
        <w:sdtContent>
          <w:customXmlInsRangeEnd w:id="1897"/>
          <w:ins w:id="1898" w:author="Anna Rasburn [2]" w:date="2019-01-24T14:13:00Z">
            <w:r w:rsidR="009B38D6" w:rsidRPr="00D03914">
              <w:rPr>
                <w:color w:val="0070C0"/>
                <w:szCs w:val="22"/>
                <w:rPrChange w:id="1899" w:author="Anna Rasburn" w:date="2019-01-28T23:47:00Z">
                  <w:rPr>
                    <w:color w:val="0070C0"/>
                    <w:sz w:val="24"/>
                  </w:rPr>
                </w:rPrChange>
              </w:rPr>
              <w:fldChar w:fldCharType="begin"/>
            </w:r>
            <w:r w:rsidR="009B38D6" w:rsidRPr="00D03914">
              <w:rPr>
                <w:color w:val="0070C0"/>
                <w:szCs w:val="22"/>
                <w:rPrChange w:id="1900" w:author="Anna Rasburn" w:date="2019-01-28T23:47:00Z">
                  <w:rPr>
                    <w:color w:val="0070C0"/>
                    <w:sz w:val="24"/>
                  </w:rPr>
                </w:rPrChange>
              </w:rPr>
              <w:instrText xml:space="preserve"> CITATION Jon18 \l 2057 </w:instrText>
            </w:r>
            <w:r w:rsidR="009B38D6" w:rsidRPr="00D03914">
              <w:rPr>
                <w:color w:val="0070C0"/>
                <w:szCs w:val="22"/>
                <w:rPrChange w:id="1901" w:author="Anna Rasburn" w:date="2019-01-28T23:47:00Z">
                  <w:rPr>
                    <w:color w:val="0070C0"/>
                    <w:sz w:val="24"/>
                  </w:rPr>
                </w:rPrChange>
              </w:rPr>
              <w:fldChar w:fldCharType="separate"/>
            </w:r>
          </w:ins>
          <w:r w:rsidR="00CD617E" w:rsidRPr="00D03914">
            <w:rPr>
              <w:noProof/>
              <w:color w:val="0070C0"/>
              <w:szCs w:val="22"/>
              <w:rPrChange w:id="1902" w:author="Anna Rasburn" w:date="2019-01-28T23:47:00Z">
                <w:rPr>
                  <w:noProof/>
                  <w:color w:val="0070C0"/>
                  <w:sz w:val="24"/>
                </w:rPr>
              </w:rPrChange>
            </w:rPr>
            <w:t>[21]</w:t>
          </w:r>
          <w:ins w:id="1903" w:author="Anna Rasburn [2]" w:date="2019-01-24T14:13:00Z">
            <w:r w:rsidR="009B38D6" w:rsidRPr="00D03914">
              <w:rPr>
                <w:color w:val="0070C0"/>
                <w:szCs w:val="22"/>
                <w:rPrChange w:id="1904" w:author="Anna Rasburn" w:date="2019-01-28T23:47:00Z">
                  <w:rPr>
                    <w:color w:val="0070C0"/>
                    <w:sz w:val="24"/>
                  </w:rPr>
                </w:rPrChange>
              </w:rPr>
              <w:fldChar w:fldCharType="end"/>
            </w:r>
          </w:ins>
          <w:customXmlInsRangeStart w:id="1905" w:author="Anna Rasburn [2]" w:date="2019-01-24T14:13:00Z"/>
        </w:sdtContent>
      </w:sdt>
      <w:customXmlInsRangeEnd w:id="1905"/>
      <w:ins w:id="1906" w:author="Anna Rasburn [2]" w:date="2019-01-24T14:13:00Z">
        <w:r w:rsidR="009B38D6" w:rsidRPr="00D03914">
          <w:rPr>
            <w:color w:val="0070C0"/>
            <w:szCs w:val="22"/>
            <w:rPrChange w:id="1907" w:author="Anna Rasburn" w:date="2019-01-28T23:47:00Z">
              <w:rPr>
                <w:color w:val="0070C0"/>
                <w:sz w:val="24"/>
              </w:rPr>
            </w:rPrChange>
          </w:rPr>
          <w:t xml:space="preserve">. </w:t>
        </w:r>
      </w:ins>
      <w:del w:id="1908" w:author="Anna Rasburn [2]" w:date="2019-01-24T14:13:00Z">
        <w:r w:rsidRPr="00D03914" w:rsidDel="009B38D6">
          <w:rPr>
            <w:color w:val="0070C0"/>
            <w:szCs w:val="22"/>
            <w:rPrChange w:id="1909" w:author="Anna Rasburn" w:date="2019-01-28T23:47:00Z">
              <w:rPr>
                <w:color w:val="0070C0"/>
                <w:sz w:val="24"/>
              </w:rPr>
            </w:rPrChange>
          </w:rPr>
          <w:delText xml:space="preserve"> [REFERENCE]. </w:delText>
        </w:r>
      </w:del>
      <w:r w:rsidRPr="00D03914">
        <w:rPr>
          <w:color w:val="0070C0"/>
          <w:szCs w:val="22"/>
          <w:rPrChange w:id="1910" w:author="Anna Rasburn" w:date="2019-01-28T23:47:00Z">
            <w:rPr>
              <w:color w:val="0070C0"/>
              <w:sz w:val="24"/>
            </w:rPr>
          </w:rPrChange>
        </w:rPr>
        <w:t xml:space="preserve">This issue has only </w:t>
      </w:r>
      <w:r w:rsidR="005769F8" w:rsidRPr="00D03914">
        <w:rPr>
          <w:color w:val="0070C0"/>
          <w:szCs w:val="22"/>
          <w:rPrChange w:id="1911" w:author="Anna Rasburn" w:date="2019-01-28T23:47:00Z">
            <w:rPr>
              <w:color w:val="0070C0"/>
              <w:sz w:val="24"/>
            </w:rPr>
          </w:rPrChange>
        </w:rPr>
        <w:t>amplified</w:t>
      </w:r>
      <w:r w:rsidRPr="00D03914">
        <w:rPr>
          <w:color w:val="0070C0"/>
          <w:szCs w:val="22"/>
          <w:rPrChange w:id="1912" w:author="Anna Rasburn" w:date="2019-01-28T23:47:00Z">
            <w:rPr>
              <w:color w:val="0070C0"/>
              <w:sz w:val="24"/>
            </w:rPr>
          </w:rPrChange>
        </w:rPr>
        <w:t xml:space="preserve"> the importance and necessity of this research if the desire to keep our current technology-heavy lifestyles as well as to ‘limit climate change'.</w:t>
      </w:r>
    </w:p>
    <w:p w14:paraId="69C676CC" w14:textId="77777777" w:rsidR="00A52AB9" w:rsidRPr="00D03914" w:rsidRDefault="00A52AB9">
      <w:pPr>
        <w:pStyle w:val="BodyText"/>
        <w:ind w:firstLine="0"/>
        <w:jc w:val="both"/>
        <w:rPr>
          <w:color w:val="0070C0"/>
          <w:szCs w:val="22"/>
          <w:rPrChange w:id="1913" w:author="Anna Rasburn" w:date="2019-01-28T23:47:00Z">
            <w:rPr>
              <w:color w:val="0070C0"/>
              <w:sz w:val="24"/>
            </w:rPr>
          </w:rPrChange>
        </w:rPr>
        <w:pPrChange w:id="1914" w:author="Anna Rasburn" w:date="2019-01-28T23:47:00Z">
          <w:pPr>
            <w:pStyle w:val="BodyText"/>
            <w:spacing w:line="240" w:lineRule="auto"/>
            <w:ind w:firstLine="0"/>
          </w:pPr>
        </w:pPrChange>
      </w:pPr>
    </w:p>
    <w:p w14:paraId="7DC85F00" w14:textId="77777777" w:rsidR="00816DDB" w:rsidRPr="00D03914" w:rsidRDefault="00946A62">
      <w:pPr>
        <w:pStyle w:val="BodyText"/>
        <w:ind w:firstLine="0"/>
        <w:jc w:val="both"/>
        <w:rPr>
          <w:color w:val="0070C0"/>
          <w:szCs w:val="22"/>
          <w:rPrChange w:id="1915" w:author="Anna Rasburn" w:date="2019-01-28T23:47:00Z">
            <w:rPr>
              <w:color w:val="0070C0"/>
              <w:sz w:val="24"/>
            </w:rPr>
          </w:rPrChange>
        </w:rPr>
        <w:pPrChange w:id="1916" w:author="Anna Rasburn" w:date="2019-01-28T23:47:00Z">
          <w:pPr>
            <w:pStyle w:val="BodyText"/>
            <w:spacing w:line="240" w:lineRule="auto"/>
            <w:ind w:firstLine="0"/>
          </w:pPr>
        </w:pPrChange>
      </w:pPr>
      <w:r w:rsidRPr="00D03914">
        <w:rPr>
          <w:color w:val="0070C0"/>
          <w:szCs w:val="22"/>
          <w:rPrChange w:id="1917" w:author="Anna Rasburn" w:date="2019-01-28T23:47:00Z">
            <w:rPr>
              <w:color w:val="0070C0"/>
              <w:sz w:val="24"/>
            </w:rPr>
          </w:rPrChange>
        </w:rPr>
        <w:t xml:space="preserve">Research conducted by Hindle as it focuses on software’s interaction in other contexts other than mobile applications. Hindle researches in mobile applications, Data Centres and embedded sensors. Hindle has a proposal to have an energy rating on mobile applications included with </w:t>
      </w:r>
      <w:r w:rsidRPr="00D03914">
        <w:rPr>
          <w:color w:val="0070C0"/>
          <w:szCs w:val="22"/>
          <w:rPrChange w:id="1918" w:author="Anna Rasburn" w:date="2019-01-28T23:47:00Z">
            <w:rPr>
              <w:color w:val="0070C0"/>
              <w:sz w:val="24"/>
            </w:rPr>
          </w:rPrChange>
        </w:rPr>
        <w:lastRenderedPageBreak/>
        <w:t xml:space="preserve">the mobile application other functions, an example of this can be seen in Figure </w:t>
      </w:r>
      <w:r w:rsidR="00C476A9" w:rsidRPr="00D03914">
        <w:rPr>
          <w:color w:val="0070C0"/>
          <w:szCs w:val="22"/>
          <w:rPrChange w:id="1919" w:author="Anna Rasburn" w:date="2019-01-28T23:47:00Z">
            <w:rPr>
              <w:color w:val="0070C0"/>
              <w:sz w:val="24"/>
            </w:rPr>
          </w:rPrChange>
        </w:rPr>
        <w:t>6</w:t>
      </w:r>
      <w:r w:rsidRPr="00D03914">
        <w:rPr>
          <w:color w:val="0070C0"/>
          <w:szCs w:val="22"/>
          <w:rPrChange w:id="1920" w:author="Anna Rasburn" w:date="2019-01-28T23:47:00Z">
            <w:rPr>
              <w:color w:val="0070C0"/>
              <w:sz w:val="24"/>
            </w:rPr>
          </w:rPrChange>
        </w:rPr>
        <w:t xml:space="preserve">. Therefore, the user has the responsibility of choosing a more sustainable application which offers an interesting proposal as it gives the user more responsibility and can be used an extra selling point for a mobile application. </w:t>
      </w:r>
    </w:p>
    <w:p w14:paraId="0AF17C9D" w14:textId="77777777" w:rsidR="00A52AB9" w:rsidRPr="00C476A9" w:rsidRDefault="00A52AB9" w:rsidP="00816DDB">
      <w:pPr>
        <w:pStyle w:val="BodyText"/>
        <w:spacing w:line="240" w:lineRule="auto"/>
        <w:ind w:firstLine="0"/>
        <w:rPr>
          <w:color w:val="0070C0"/>
          <w:sz w:val="24"/>
        </w:rPr>
      </w:pPr>
    </w:p>
    <w:p w14:paraId="6D463F04" w14:textId="77777777" w:rsidR="00C476A9" w:rsidRDefault="00946A62" w:rsidP="00C476A9">
      <w:pPr>
        <w:pStyle w:val="BodyText"/>
        <w:keepNext/>
        <w:spacing w:line="240" w:lineRule="auto"/>
        <w:ind w:firstLine="0"/>
        <w:jc w:val="center"/>
      </w:pPr>
      <w:r w:rsidRPr="00C476A9">
        <w:rPr>
          <w:noProof/>
          <w:color w:val="0070C0"/>
          <w:sz w:val="24"/>
        </w:rPr>
        <w:drawing>
          <wp:inline distT="0" distB="0" distL="0" distR="0" wp14:anchorId="0913EC3B" wp14:editId="5C5A49AE">
            <wp:extent cx="38862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53575" name="Screenshot 2018-12-26 at 18.07.51.png"/>
                    <pic:cNvPicPr/>
                  </pic:nvPicPr>
                  <pic:blipFill>
                    <a:blip r:embed="rId24">
                      <a:extLst>
                        <a:ext uri="{28A0092B-C50C-407E-A947-70E740481C1C}">
                          <a14:useLocalDpi xmlns:a14="http://schemas.microsoft.com/office/drawing/2010/main" val="0"/>
                        </a:ext>
                      </a:extLst>
                    </a:blip>
                    <a:stretch>
                      <a:fillRect/>
                    </a:stretch>
                  </pic:blipFill>
                  <pic:spPr>
                    <a:xfrm>
                      <a:off x="0" y="0"/>
                      <a:ext cx="3886200" cy="3162300"/>
                    </a:xfrm>
                    <a:prstGeom prst="rect">
                      <a:avLst/>
                    </a:prstGeom>
                  </pic:spPr>
                </pic:pic>
              </a:graphicData>
            </a:graphic>
          </wp:inline>
        </w:drawing>
      </w:r>
    </w:p>
    <w:p w14:paraId="3AEC6E32" w14:textId="77777777" w:rsidR="00A52AB9" w:rsidRPr="00C476A9" w:rsidRDefault="00946A62" w:rsidP="00C476A9">
      <w:pPr>
        <w:pStyle w:val="Caption"/>
        <w:jc w:val="center"/>
        <w:rPr>
          <w:color w:val="0070C0"/>
          <w:sz w:val="24"/>
        </w:rPr>
      </w:pPr>
      <w:bookmarkStart w:id="1921" w:name="_Toc535058237"/>
      <w:r w:rsidRPr="003B212D">
        <w:rPr>
          <w:b/>
        </w:rPr>
        <w:t xml:space="preserve">Figure </w:t>
      </w:r>
      <w:r w:rsidR="00C97684" w:rsidRPr="003B212D">
        <w:rPr>
          <w:b/>
          <w:noProof/>
        </w:rPr>
        <w:fldChar w:fldCharType="begin"/>
      </w:r>
      <w:r w:rsidR="00C97684" w:rsidRPr="003B212D">
        <w:rPr>
          <w:b/>
          <w:noProof/>
        </w:rPr>
        <w:instrText xml:space="preserve"> SEQ Figure \* ARABIC </w:instrText>
      </w:r>
      <w:r w:rsidR="00C97684" w:rsidRPr="003B212D">
        <w:rPr>
          <w:b/>
          <w:noProof/>
        </w:rPr>
        <w:fldChar w:fldCharType="separate"/>
      </w:r>
      <w:r w:rsidRPr="003B212D">
        <w:rPr>
          <w:b/>
          <w:noProof/>
        </w:rPr>
        <w:t>6</w:t>
      </w:r>
      <w:r w:rsidR="00C97684" w:rsidRPr="003B212D">
        <w:rPr>
          <w:b/>
          <w:noProof/>
        </w:rPr>
        <w:fldChar w:fldCharType="end"/>
      </w:r>
      <w:r>
        <w:t xml:space="preserve"> Ratings for Mobile applications</w:t>
      </w:r>
      <w:bookmarkEnd w:id="1921"/>
    </w:p>
    <w:p w14:paraId="1B4C43D1" w14:textId="77777777" w:rsidR="00816DDB" w:rsidRPr="00C476A9" w:rsidRDefault="00816DDB" w:rsidP="00816DDB">
      <w:pPr>
        <w:pStyle w:val="BodyText"/>
        <w:ind w:firstLine="0"/>
        <w:rPr>
          <w:color w:val="0070C0"/>
          <w:sz w:val="24"/>
        </w:rPr>
      </w:pPr>
    </w:p>
    <w:p w14:paraId="57D25F9F" w14:textId="77777777" w:rsidR="00816DDB" w:rsidRPr="00D03914" w:rsidRDefault="00946A62">
      <w:pPr>
        <w:pStyle w:val="BodyText"/>
        <w:ind w:firstLine="0"/>
        <w:jc w:val="both"/>
        <w:rPr>
          <w:color w:val="0070C0"/>
          <w:rPrChange w:id="1922" w:author="Anna Rasburn" w:date="2019-01-28T23:47:00Z">
            <w:rPr>
              <w:color w:val="0070C0"/>
              <w:sz w:val="24"/>
            </w:rPr>
          </w:rPrChange>
        </w:rPr>
        <w:pPrChange w:id="1923" w:author="Anna Rasburn" w:date="2019-01-28T23:47:00Z">
          <w:pPr>
            <w:pStyle w:val="BodyText"/>
            <w:spacing w:line="240" w:lineRule="auto"/>
            <w:ind w:firstLine="0"/>
          </w:pPr>
        </w:pPrChange>
      </w:pPr>
      <w:r w:rsidRPr="00D03914">
        <w:rPr>
          <w:color w:val="0070C0"/>
          <w:rPrChange w:id="1924" w:author="Anna Rasburn" w:date="2019-01-28T23:47:00Z">
            <w:rPr>
              <w:color w:val="0070C0"/>
              <w:sz w:val="24"/>
            </w:rPr>
          </w:rPrChange>
        </w:rPr>
        <w:t xml:space="preserve">All of the previous research mentioned is useful in regard to green software engineering. As the combination of changing source code using Genetic Improvement to reduce energy consumption is the focus and aims of this project. </w:t>
      </w:r>
    </w:p>
    <w:p w14:paraId="3CAB4788" w14:textId="77777777" w:rsidR="00816DDB" w:rsidRPr="00816DDB" w:rsidRDefault="00816DDB" w:rsidP="00816DDB">
      <w:pPr>
        <w:pStyle w:val="BodyFirst"/>
      </w:pPr>
    </w:p>
    <w:p w14:paraId="11E3EE0C" w14:textId="78D73259" w:rsidR="00CB76FF" w:rsidRPr="001765A6" w:rsidRDefault="00AD60CD">
      <w:pPr>
        <w:pStyle w:val="Heading1"/>
        <w:rPr>
          <w:snapToGrid w:val="0"/>
        </w:rPr>
      </w:pPr>
      <w:bookmarkStart w:id="1925" w:name="_Toc536549432"/>
      <w:r>
        <w:rPr>
          <w:snapToGrid w:val="0"/>
        </w:rPr>
        <w:lastRenderedPageBreak/>
        <w:t>Methodology</w:t>
      </w:r>
      <w:bookmarkEnd w:id="1925"/>
      <w:r>
        <w:rPr>
          <w:snapToGrid w:val="0"/>
        </w:rPr>
        <w:t xml:space="preserve"> </w:t>
      </w:r>
    </w:p>
    <w:p w14:paraId="702FFA54" w14:textId="77777777" w:rsidR="00764DB0" w:rsidRPr="009B2ED3" w:rsidRDefault="00946A62">
      <w:pPr>
        <w:pStyle w:val="BodyFirst"/>
        <w:rPr>
          <w:b/>
          <w:sz w:val="28"/>
        </w:rPr>
      </w:pPr>
      <w:r w:rsidRPr="009B2ED3">
        <w:rPr>
          <w:b/>
          <w:sz w:val="28"/>
        </w:rPr>
        <w:t xml:space="preserve">Note:  This part of the dissertation will normally be expanded to be </w:t>
      </w:r>
      <w:r w:rsidRPr="009B2ED3">
        <w:rPr>
          <w:b/>
          <w:i/>
          <w:sz w:val="28"/>
        </w:rPr>
        <w:t>a series of chapters</w:t>
      </w:r>
      <w:r w:rsidRPr="009B2ED3">
        <w:rPr>
          <w:b/>
          <w:sz w:val="28"/>
        </w:rPr>
        <w:t>.</w:t>
      </w:r>
    </w:p>
    <w:p w14:paraId="7BA35CA7" w14:textId="77777777" w:rsidR="00CB76FF" w:rsidRPr="001765A6" w:rsidRDefault="00946A62" w:rsidP="00513273">
      <w:pPr>
        <w:pStyle w:val="BodyText"/>
      </w:pPr>
      <w:r w:rsidRPr="001765A6">
        <w:t xml:space="preserve">The technical body of the dissertation consists of a number of chapters (just one here, but </w:t>
      </w:r>
      <w:r w:rsidR="00280CC4" w:rsidRPr="001765A6">
        <w:t xml:space="preserve">there </w:t>
      </w:r>
      <w:r w:rsidRPr="001765A6">
        <w:t xml:space="preserve">will usually be more). </w:t>
      </w:r>
      <w:r w:rsidR="00764DB0" w:rsidRPr="001765A6">
        <w:t xml:space="preserve"> </w:t>
      </w:r>
      <w:r w:rsidRPr="001765A6">
        <w:t xml:space="preserve">Follow a logical </w:t>
      </w:r>
      <w:r w:rsidR="00280CC4" w:rsidRPr="001765A6">
        <w:t>structure</w:t>
      </w:r>
      <w:r w:rsidRPr="001765A6">
        <w:t xml:space="preserve"> in how you present your work. </w:t>
      </w:r>
      <w:r w:rsidR="00764DB0" w:rsidRPr="001765A6">
        <w:t xml:space="preserve"> </w:t>
      </w:r>
      <w:r w:rsidRPr="001765A6">
        <w:t xml:space="preserve">This </w:t>
      </w:r>
      <w:r w:rsidR="001765A6">
        <w:t>may</w:t>
      </w:r>
      <w:r w:rsidRPr="001765A6">
        <w:t xml:space="preserve"> be the phases of the software development cycle,</w:t>
      </w:r>
      <w:r w:rsidR="00D812DB">
        <w:t xml:space="preserve"> or different aspects of the</w:t>
      </w:r>
      <w:r w:rsidRPr="001765A6">
        <w:t xml:space="preserve"> system</w:t>
      </w:r>
      <w:r w:rsidR="00D812DB">
        <w:t>'s design</w:t>
      </w:r>
      <w:r w:rsidRPr="001765A6">
        <w:t xml:space="preserve">, etc. </w:t>
      </w:r>
      <w:r w:rsidR="00764DB0" w:rsidRPr="001765A6">
        <w:t xml:space="preserve"> </w:t>
      </w:r>
      <w:r w:rsidRPr="001765A6">
        <w:rPr>
          <w:b/>
          <w:i/>
        </w:rPr>
        <w:t>However, please do not write your dissertation to read like a diary.</w:t>
      </w:r>
    </w:p>
    <w:p w14:paraId="4526617D" w14:textId="2BD80CBA" w:rsidR="00D812DB" w:rsidRDefault="00946A62">
      <w:pPr>
        <w:pStyle w:val="BodyText"/>
      </w:pPr>
      <w:r w:rsidRPr="00D812DB">
        <w:t xml:space="preserve">The emphasis should be on requirements, design and evaluation, with implementation details being of lesser importance. The requirements should be clearly stated, following from the client needs and weaknesses identified in the state-of-the-art review. The design should include discussion of the choices that were available and why particular decisions were made. </w:t>
      </w:r>
    </w:p>
    <w:p w14:paraId="6C76C4C2" w14:textId="77777777" w:rsidR="00CB76FF" w:rsidRPr="001765A6" w:rsidRDefault="00946A62">
      <w:pPr>
        <w:pStyle w:val="BodyText"/>
      </w:pPr>
      <w:r w:rsidRPr="001765A6">
        <w:t>Include a chapter demonstrating what you have achieved and how your system is used in practice – for example showing a typical session as a series of pasted in screenshots, with an accompanying commentary.</w:t>
      </w:r>
    </w:p>
    <w:p w14:paraId="23674A34" w14:textId="77777777" w:rsidR="00CB76FF" w:rsidRDefault="00946A62" w:rsidP="00AD4BB5">
      <w:pPr>
        <w:pStyle w:val="BodyText"/>
      </w:pPr>
      <w:r>
        <w:t>If relevant, y</w:t>
      </w:r>
      <w:r w:rsidRPr="001765A6">
        <w:t xml:space="preserve">ou </w:t>
      </w:r>
      <w:r>
        <w:rPr>
          <w:b/>
          <w:i/>
        </w:rPr>
        <w:t>must</w:t>
      </w:r>
      <w:r w:rsidRPr="001765A6">
        <w:t xml:space="preserve"> also include a chapter explaining how you obtained feedback from your “customer” or potential users of your system, what feedback you actually obtained, and your analysis and comments.</w:t>
      </w:r>
      <w:r w:rsidRPr="00D812DB">
        <w:t xml:space="preserve"> The evaluation should relate back to the requirements, and </w:t>
      </w:r>
      <w:r>
        <w:t>discuss</w:t>
      </w:r>
      <w:r w:rsidRPr="00D812DB">
        <w:t xml:space="preserve"> the extent to which these were met.</w:t>
      </w:r>
    </w:p>
    <w:p w14:paraId="4C966CF4" w14:textId="77777777" w:rsidR="008B3C38" w:rsidRPr="003B212D" w:rsidRDefault="00946A62" w:rsidP="00AD4BB5">
      <w:pPr>
        <w:pStyle w:val="BodyText"/>
        <w:rPr>
          <w:color w:val="7030A0"/>
        </w:rPr>
      </w:pPr>
      <w:r w:rsidRPr="003B212D">
        <w:rPr>
          <w:color w:val="7030A0"/>
        </w:rPr>
        <w:t>Include TTD</w:t>
      </w:r>
    </w:p>
    <w:p w14:paraId="41DEB218" w14:textId="77777777" w:rsidR="008B3C38" w:rsidRPr="003B212D" w:rsidRDefault="00946A62" w:rsidP="00AD4BB5">
      <w:pPr>
        <w:pStyle w:val="BodyText"/>
        <w:rPr>
          <w:color w:val="7030A0"/>
        </w:rPr>
      </w:pPr>
      <w:r w:rsidRPr="003B212D">
        <w:rPr>
          <w:color w:val="7030A0"/>
        </w:rPr>
        <w:t>Include spring</w:t>
      </w:r>
    </w:p>
    <w:p w14:paraId="17631A50" w14:textId="77777777" w:rsidR="008B3C38" w:rsidRPr="003B212D" w:rsidRDefault="00946A62" w:rsidP="00AD4BB5">
      <w:pPr>
        <w:pStyle w:val="BodyText"/>
        <w:rPr>
          <w:color w:val="7030A0"/>
        </w:rPr>
      </w:pPr>
      <w:r w:rsidRPr="003B212D">
        <w:rPr>
          <w:color w:val="7030A0"/>
        </w:rPr>
        <w:t>Toolkit then GA etc</w:t>
      </w:r>
    </w:p>
    <w:p w14:paraId="4FF52F80" w14:textId="77777777" w:rsidR="009D3ADE" w:rsidRPr="003B212D" w:rsidRDefault="009D3ADE" w:rsidP="00AD4BB5">
      <w:pPr>
        <w:pStyle w:val="BodyText"/>
        <w:rPr>
          <w:color w:val="7030A0"/>
        </w:rPr>
      </w:pPr>
    </w:p>
    <w:p w14:paraId="0C2C236F" w14:textId="77777777" w:rsidR="009D3ADE" w:rsidRPr="003B212D" w:rsidRDefault="009D3ADE" w:rsidP="009D3ADE">
      <w:pPr>
        <w:pStyle w:val="BodyText"/>
        <w:ind w:firstLine="0"/>
        <w:rPr>
          <w:color w:val="7030A0"/>
        </w:rPr>
      </w:pPr>
      <w:r w:rsidRPr="003B212D">
        <w:rPr>
          <w:color w:val="7030A0"/>
        </w:rPr>
        <w:t>To begin with, I created a software application that was similar to the GIN code []. However, I created the application using a new structure and different edits.</w:t>
      </w:r>
    </w:p>
    <w:p w14:paraId="14581C50" w14:textId="77777777" w:rsidR="009D3ADE" w:rsidRPr="003B212D" w:rsidRDefault="009D3ADE" w:rsidP="009D3ADE">
      <w:pPr>
        <w:pStyle w:val="BodyText"/>
        <w:ind w:firstLine="0"/>
        <w:rPr>
          <w:color w:val="7030A0"/>
        </w:rPr>
      </w:pPr>
      <w:r w:rsidRPr="003B212D">
        <w:rPr>
          <w:color w:val="7030A0"/>
        </w:rPr>
        <w:t>The edits I created were looking at the impact of moving large chunks of the source code and seeing if that had an impact. Other edits I created were inserting lines particularly looking at return statements and break statements. The other edits I created were using if statements and changing those.</w:t>
      </w:r>
    </w:p>
    <w:p w14:paraId="1342EB61" w14:textId="77777777" w:rsidR="009D3ADE" w:rsidRPr="003B212D" w:rsidRDefault="009D3ADE" w:rsidP="009D3ADE">
      <w:pPr>
        <w:pStyle w:val="BodyText"/>
        <w:ind w:firstLine="0"/>
        <w:rPr>
          <w:color w:val="7030A0"/>
        </w:rPr>
      </w:pPr>
      <w:r w:rsidRPr="003B212D">
        <w:rPr>
          <w:color w:val="7030A0"/>
        </w:rPr>
        <w:t>When I created the gin code, I used Test Driven Development [REFERENCE] because …. I also used spring framework as it is a framework that I have used before and I personally found it easier to install edits.</w:t>
      </w:r>
    </w:p>
    <w:p w14:paraId="094C9234" w14:textId="77777777" w:rsidR="009D3ADE" w:rsidRPr="003B212D" w:rsidRDefault="009D3ADE" w:rsidP="009D3ADE">
      <w:pPr>
        <w:pStyle w:val="BodyText"/>
        <w:ind w:firstLine="0"/>
        <w:rPr>
          <w:color w:val="7030A0"/>
        </w:rPr>
      </w:pPr>
      <w:r w:rsidRPr="003B212D">
        <w:rPr>
          <w:color w:val="7030A0"/>
        </w:rPr>
        <w:t>I started with a random search then moved to local search/hill-climbing/ GA.</w:t>
      </w:r>
    </w:p>
    <w:p w14:paraId="59917D93" w14:textId="77777777" w:rsidR="009D3ADE" w:rsidRPr="003B212D" w:rsidRDefault="009D3ADE" w:rsidP="009D3ADE">
      <w:pPr>
        <w:pStyle w:val="BodyText"/>
        <w:ind w:firstLine="0"/>
        <w:rPr>
          <w:color w:val="7030A0"/>
        </w:rPr>
      </w:pPr>
      <w:r w:rsidRPr="003B212D">
        <w:rPr>
          <w:color w:val="7030A0"/>
        </w:rPr>
        <w:lastRenderedPageBreak/>
        <w:t xml:space="preserve">I used the test runner and Opacitor as a measure of fitness. </w:t>
      </w:r>
    </w:p>
    <w:p w14:paraId="3D8B6272" w14:textId="77777777" w:rsidR="009D3ADE" w:rsidRPr="003B212D" w:rsidRDefault="009D3ADE" w:rsidP="009D3ADE">
      <w:pPr>
        <w:pStyle w:val="BodyText"/>
        <w:ind w:firstLine="0"/>
        <w:rPr>
          <w:color w:val="7030A0"/>
        </w:rPr>
      </w:pPr>
      <w:r w:rsidRPr="003B212D">
        <w:rPr>
          <w:color w:val="7030A0"/>
        </w:rPr>
        <w:t xml:space="preserve">I also looked at the difference in recursive and iterative loops. </w:t>
      </w:r>
    </w:p>
    <w:p w14:paraId="274C746D" w14:textId="77777777" w:rsidR="009D3ADE" w:rsidRPr="009B66C6" w:rsidRDefault="009D3ADE">
      <w:pPr>
        <w:pStyle w:val="Heading2"/>
        <w:numPr>
          <w:ilvl w:val="0"/>
          <w:numId w:val="0"/>
        </w:numPr>
        <w:rPr>
          <w:rPrChange w:id="1926" w:author="Anna Rasburn [2]" w:date="2019-01-22T19:14:00Z">
            <w:rPr>
              <w:color w:val="0070C0"/>
            </w:rPr>
          </w:rPrChange>
        </w:rPr>
        <w:pPrChange w:id="1927" w:author="Anna Rasburn [2]" w:date="2019-01-22T19:15:00Z">
          <w:pPr>
            <w:pStyle w:val="BodyText"/>
          </w:pPr>
        </w:pPrChange>
      </w:pPr>
    </w:p>
    <w:p w14:paraId="3B1B383D" w14:textId="77777777" w:rsidR="00CB76FF" w:rsidRPr="001765A6" w:rsidRDefault="00946A62">
      <w:pPr>
        <w:pStyle w:val="Heading2"/>
      </w:pPr>
      <w:bookmarkStart w:id="1928" w:name="_Toc536543213"/>
      <w:bookmarkStart w:id="1929" w:name="_Toc536543442"/>
      <w:bookmarkStart w:id="1930" w:name="_Toc15893768"/>
      <w:bookmarkStart w:id="1931" w:name="_Toc536549433"/>
      <w:r w:rsidRPr="001765A6">
        <w:t>First Section</w:t>
      </w:r>
      <w:bookmarkEnd w:id="1928"/>
      <w:bookmarkEnd w:id="1929"/>
      <w:bookmarkEnd w:id="1930"/>
      <w:bookmarkEnd w:id="1931"/>
    </w:p>
    <w:p w14:paraId="1E49504F" w14:textId="77777777" w:rsidR="00CB76FF" w:rsidRPr="001765A6" w:rsidRDefault="00946A62">
      <w:pPr>
        <w:pStyle w:val="BodyFirst"/>
      </w:pPr>
      <w:r w:rsidRPr="001765A6">
        <w:t>Subdivide your text into sections.</w:t>
      </w:r>
    </w:p>
    <w:p w14:paraId="7D9A997F" w14:textId="77777777" w:rsidR="00CB76FF" w:rsidRPr="001765A6" w:rsidRDefault="00946A62">
      <w:pPr>
        <w:pStyle w:val="Heading3"/>
      </w:pPr>
      <w:bookmarkStart w:id="1932" w:name="_Toc536543214"/>
      <w:bookmarkStart w:id="1933" w:name="_Toc536543443"/>
      <w:bookmarkStart w:id="1934" w:name="_Toc15893769"/>
      <w:bookmarkStart w:id="1935" w:name="_Toc536549434"/>
      <w:r w:rsidRPr="001765A6">
        <w:t>First Subsection</w:t>
      </w:r>
      <w:bookmarkEnd w:id="1932"/>
      <w:bookmarkEnd w:id="1933"/>
      <w:bookmarkEnd w:id="1934"/>
      <w:bookmarkEnd w:id="1935"/>
    </w:p>
    <w:p w14:paraId="2EFFA32F" w14:textId="77777777" w:rsidR="00CB76FF" w:rsidRPr="001765A6" w:rsidRDefault="00946A62">
      <w:pPr>
        <w:pStyle w:val="BodyFirst"/>
      </w:pPr>
      <w:r w:rsidRPr="001765A6">
        <w:t xml:space="preserve">If necessary, also use subsections. Subsections are entered using the </w:t>
      </w:r>
      <w:r w:rsidRPr="001765A6">
        <w:rPr>
          <w:i/>
        </w:rPr>
        <w:t>Heading 3</w:t>
      </w:r>
      <w:r w:rsidRPr="001765A6">
        <w:t xml:space="preserve"> paragraph style (all these he</w:t>
      </w:r>
      <w:r w:rsidR="00361902" w:rsidRPr="001765A6">
        <w:t>ading styles are self-numbering</w:t>
      </w:r>
      <w:r w:rsidRPr="001765A6">
        <w:t>).</w:t>
      </w:r>
    </w:p>
    <w:p w14:paraId="20241A44" w14:textId="77777777" w:rsidR="00CB76FF" w:rsidRPr="001765A6" w:rsidRDefault="00946A62">
      <w:pPr>
        <w:pStyle w:val="Heading4"/>
      </w:pPr>
      <w:bookmarkStart w:id="1936" w:name="_Toc8101427"/>
      <w:bookmarkStart w:id="1937" w:name="_Toc536543215"/>
      <w:bookmarkStart w:id="1938" w:name="_Toc536543444"/>
      <w:bookmarkStart w:id="1939" w:name="_Toc536549435"/>
      <w:r w:rsidRPr="001765A6">
        <w:t>First Subsubsection</w:t>
      </w:r>
      <w:bookmarkEnd w:id="1936"/>
      <w:bookmarkEnd w:id="1939"/>
    </w:p>
    <w:p w14:paraId="24107487" w14:textId="77777777" w:rsidR="00CB76FF" w:rsidRPr="001765A6" w:rsidRDefault="00946A62">
      <w:pPr>
        <w:pStyle w:val="BodyFirst"/>
      </w:pPr>
      <w:r w:rsidRPr="001765A6">
        <w:t xml:space="preserve">If you really need subsubsections, enter these using the </w:t>
      </w:r>
      <w:r w:rsidRPr="001765A6">
        <w:rPr>
          <w:i/>
        </w:rPr>
        <w:t>Heading 4</w:t>
      </w:r>
      <w:r w:rsidRPr="001765A6">
        <w:t xml:space="preserve"> paragraph style.</w:t>
      </w:r>
    </w:p>
    <w:p w14:paraId="26532002" w14:textId="77777777" w:rsidR="00CB76FF" w:rsidRPr="001765A6" w:rsidRDefault="00946A62">
      <w:pPr>
        <w:pStyle w:val="Heading3"/>
      </w:pPr>
      <w:bookmarkStart w:id="1940" w:name="_Toc15893770"/>
      <w:bookmarkStart w:id="1941" w:name="_Toc536549436"/>
      <w:r w:rsidRPr="001765A6">
        <w:t>Second Subsection</w:t>
      </w:r>
      <w:bookmarkEnd w:id="1937"/>
      <w:bookmarkEnd w:id="1938"/>
      <w:bookmarkEnd w:id="1940"/>
      <w:bookmarkEnd w:id="1941"/>
    </w:p>
    <w:p w14:paraId="5DFFB2B5" w14:textId="77777777" w:rsidR="00CB76FF" w:rsidRPr="001765A6" w:rsidRDefault="00946A62">
      <w:pPr>
        <w:pStyle w:val="BodyFirst"/>
      </w:pPr>
      <w:r w:rsidRPr="001765A6">
        <w:t>And, as required, more subsections.</w:t>
      </w:r>
    </w:p>
    <w:p w14:paraId="3577BC9F" w14:textId="77777777" w:rsidR="00CB76FF" w:rsidRPr="001765A6" w:rsidRDefault="00946A62">
      <w:pPr>
        <w:pStyle w:val="Heading2"/>
      </w:pPr>
      <w:bookmarkStart w:id="1942" w:name="_Toc536543216"/>
      <w:bookmarkStart w:id="1943" w:name="_Toc536543445"/>
      <w:bookmarkStart w:id="1944" w:name="_Toc15893771"/>
      <w:bookmarkStart w:id="1945" w:name="_Toc536549437"/>
      <w:r w:rsidRPr="001765A6">
        <w:t>Second Section</w:t>
      </w:r>
      <w:bookmarkEnd w:id="1942"/>
      <w:bookmarkEnd w:id="1943"/>
      <w:bookmarkEnd w:id="1944"/>
      <w:bookmarkEnd w:id="1945"/>
    </w:p>
    <w:p w14:paraId="4D8BE4B2" w14:textId="77777777" w:rsidR="00CB76FF" w:rsidRPr="001765A6" w:rsidRDefault="00946A62" w:rsidP="009E2B48">
      <w:pPr>
        <w:pStyle w:val="BodyFirst"/>
      </w:pPr>
      <w:r w:rsidRPr="001765A6">
        <w:t xml:space="preserve">As an example of a figure, consider </w:t>
      </w:r>
      <w:r w:rsidRPr="001765A6">
        <w:fldChar w:fldCharType="begin"/>
      </w:r>
      <w:r w:rsidRPr="001765A6">
        <w:instrText xml:space="preserve"> REF _Ref536542348 \r \h </w:instrText>
      </w:r>
      <w:r w:rsidR="009E2B48" w:rsidRPr="001765A6">
        <w:instrText xml:space="preserve"> \* MERGEFORMAT </w:instrText>
      </w:r>
      <w:r w:rsidRPr="001765A6">
        <w:fldChar w:fldCharType="separate"/>
      </w:r>
      <w:r w:rsidR="00B64332">
        <w:t>Figure 1</w:t>
      </w:r>
      <w:r w:rsidRPr="001765A6">
        <w:fldChar w:fldCharType="end"/>
      </w:r>
      <w:r w:rsidRPr="001765A6">
        <w:t xml:space="preserve">. Captions are entered using the </w:t>
      </w:r>
      <w:r w:rsidRPr="001765A6">
        <w:rPr>
          <w:i/>
        </w:rPr>
        <w:t>Figure</w:t>
      </w:r>
      <w:r w:rsidRPr="001765A6">
        <w:t xml:space="preserve"> paragraph style. The figure below is placed in a </w:t>
      </w:r>
      <w:r w:rsidRPr="001765A6">
        <w:rPr>
          <w:i/>
        </w:rPr>
        <w:t>Body Centre</w:t>
      </w:r>
      <w:r w:rsidRPr="001765A6">
        <w:t xml:space="preserve"> paragraph,</w:t>
      </w:r>
      <w:r w:rsidR="00B53E94">
        <w:t xml:space="preserve"> </w:t>
      </w:r>
      <w:r w:rsidRPr="001765A6">
        <w:t xml:space="preserve">which is set up </w:t>
      </w:r>
      <w:r w:rsidR="00747AEC" w:rsidRPr="001765A6">
        <w:t xml:space="preserve">in </w:t>
      </w:r>
      <w:r w:rsidRPr="001765A6">
        <w:t xml:space="preserve">this document to have an automatic </w:t>
      </w:r>
      <w:r w:rsidRPr="001765A6">
        <w:rPr>
          <w:i/>
        </w:rPr>
        <w:t>Figure</w:t>
      </w:r>
      <w:r w:rsidRPr="001765A6">
        <w:t xml:space="preserve"> paragraph following it. </w:t>
      </w:r>
      <w:r w:rsidRPr="001765A6">
        <w:rPr>
          <w:i/>
        </w:rPr>
        <w:t>Figure</w:t>
      </w:r>
      <w:r w:rsidRPr="001765A6">
        <w:t xml:space="preserve"> has automatic figure numbering, and it is possible to make </w:t>
      </w:r>
      <w:r w:rsidRPr="001765A6">
        <w:rPr>
          <w:i/>
        </w:rPr>
        <w:t>cross-references</w:t>
      </w:r>
      <w:r w:rsidRPr="001765A6">
        <w:t xml:space="preserve"> to figures. Move large figures to the top of the next page, </w:t>
      </w:r>
      <w:r w:rsidRPr="001765A6">
        <w:rPr>
          <w:i/>
        </w:rPr>
        <w:t>past any other text,</w:t>
      </w:r>
      <w:r w:rsidRPr="001765A6">
        <w:t xml:space="preserve"> rather than having a big gap in the text.</w:t>
      </w:r>
    </w:p>
    <w:p w14:paraId="0AD15EB4" w14:textId="77777777" w:rsidR="00CB76FF" w:rsidRPr="001765A6" w:rsidRDefault="00946A62">
      <w:pPr>
        <w:pStyle w:val="BodyCentre"/>
      </w:pPr>
      <w:r w:rsidRPr="001765A6">
        <w:rPr>
          <w:noProof/>
        </w:rPr>
        <w:drawing>
          <wp:inline distT="0" distB="0" distL="0" distR="0" wp14:anchorId="0EC98589" wp14:editId="64148CC5">
            <wp:extent cx="4152900" cy="1152525"/>
            <wp:effectExtent l="0" t="0" r="0" b="9525"/>
            <wp:docPr id="402957592" name="Picture 1" descr="diss-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3705" name="Picture 1" descr="diss-fi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152900" cy="1152525"/>
                    </a:xfrm>
                    <a:prstGeom prst="rect">
                      <a:avLst/>
                    </a:prstGeom>
                    <a:noFill/>
                    <a:ln>
                      <a:noFill/>
                    </a:ln>
                  </pic:spPr>
                </pic:pic>
              </a:graphicData>
            </a:graphic>
          </wp:inline>
        </w:drawing>
      </w:r>
    </w:p>
    <w:p w14:paraId="1D2AD14C" w14:textId="0CCDAE4C" w:rsidR="00CB76FF" w:rsidRDefault="00946A62">
      <w:pPr>
        <w:pStyle w:val="Figure"/>
        <w:rPr>
          <w:ins w:id="1946" w:author="Anna Rasburn [2]" w:date="2019-01-22T19:15:00Z"/>
        </w:rPr>
      </w:pPr>
      <w:bookmarkStart w:id="1947" w:name="_Ref536542348"/>
      <w:bookmarkStart w:id="1948" w:name="_Toc534294616"/>
      <w:r w:rsidRPr="001765A6">
        <w:t>Highly Technical Diagram</w:t>
      </w:r>
      <w:bookmarkEnd w:id="1947"/>
      <w:bookmarkEnd w:id="1948"/>
    </w:p>
    <w:p w14:paraId="49A4490A" w14:textId="3E92DDA6" w:rsidR="00B338E9" w:rsidRDefault="00B338E9" w:rsidP="00B338E9">
      <w:pPr>
        <w:pStyle w:val="BodyText"/>
        <w:rPr>
          <w:ins w:id="1949" w:author="Anna Rasburn [2]" w:date="2019-01-22T19:15:00Z"/>
        </w:rPr>
      </w:pPr>
    </w:p>
    <w:p w14:paraId="709C6C95" w14:textId="55B59D77" w:rsidR="000B35F8" w:rsidRDefault="000B35F8" w:rsidP="000B35F8">
      <w:pPr>
        <w:pStyle w:val="Heading1"/>
        <w:rPr>
          <w:ins w:id="1950" w:author="Anna Rasburn [2]" w:date="2019-01-24T13:57:00Z"/>
        </w:rPr>
      </w:pPr>
      <w:bookmarkStart w:id="1951" w:name="_Toc536549438"/>
      <w:ins w:id="1952" w:author="Anna Rasburn [2]" w:date="2019-01-24T13:56:00Z">
        <w:r>
          <w:lastRenderedPageBreak/>
          <w:t>Creation of Toolkit</w:t>
        </w:r>
      </w:ins>
      <w:bookmarkEnd w:id="1951"/>
    </w:p>
    <w:p w14:paraId="3366B8AC" w14:textId="69BA4A58" w:rsidR="000B35F8" w:rsidRPr="000B35F8" w:rsidRDefault="000B35F8">
      <w:pPr>
        <w:pStyle w:val="Heading2"/>
        <w:rPr>
          <w:ins w:id="1953" w:author="Anna Rasburn [2]" w:date="2019-01-24T13:56:00Z"/>
        </w:rPr>
      </w:pPr>
      <w:bookmarkStart w:id="1954" w:name="_Toc536549439"/>
      <w:ins w:id="1955" w:author="Anna Rasburn [2]" w:date="2019-01-24T13:57:00Z">
        <w:r>
          <w:t>Tool</w:t>
        </w:r>
      </w:ins>
      <w:ins w:id="1956" w:author="Anna Rasburn" w:date="2019-01-29T17:41:00Z">
        <w:r w:rsidR="00B52BD2">
          <w:t>s</w:t>
        </w:r>
      </w:ins>
      <w:ins w:id="1957" w:author="Anna Rasburn [2]" w:date="2019-01-24T13:57:00Z">
        <w:r>
          <w:t xml:space="preserve"> Used</w:t>
        </w:r>
        <w:bookmarkEnd w:id="1954"/>
        <w:r>
          <w:t xml:space="preserve"> </w:t>
        </w:r>
      </w:ins>
    </w:p>
    <w:p w14:paraId="234DFB0E" w14:textId="1C5128F1" w:rsidR="00B338E9" w:rsidRPr="00B338E9" w:rsidRDefault="00B338E9">
      <w:pPr>
        <w:pStyle w:val="Heading3"/>
        <w:rPr>
          <w:ins w:id="1958" w:author="Anna Rasburn [2]" w:date="2019-01-22T19:15:00Z"/>
          <w:rPrChange w:id="1959" w:author="Anna Rasburn [2]" w:date="2019-01-22T19:17:00Z">
            <w:rPr>
              <w:ins w:id="1960" w:author="Anna Rasburn [2]" w:date="2019-01-22T19:15:00Z"/>
            </w:rPr>
          </w:rPrChange>
        </w:rPr>
        <w:pPrChange w:id="1961" w:author="Anna Rasburn [2]" w:date="2019-01-24T13:57:00Z">
          <w:pPr>
            <w:pStyle w:val="Heading2"/>
          </w:pPr>
        </w:pPrChange>
      </w:pPr>
      <w:bookmarkStart w:id="1962" w:name="_Toc536549440"/>
      <w:ins w:id="1963" w:author="Anna Rasburn [2]" w:date="2019-01-22T19:15:00Z">
        <w:r w:rsidRPr="00B338E9">
          <w:rPr>
            <w:rPrChange w:id="1964" w:author="Anna Rasburn [2]" w:date="2019-01-22T19:17:00Z">
              <w:rPr/>
            </w:rPrChange>
          </w:rPr>
          <w:t>Opacitor</w:t>
        </w:r>
        <w:bookmarkEnd w:id="1962"/>
      </w:ins>
    </w:p>
    <w:p w14:paraId="5BC5F6E0" w14:textId="658EAFEB" w:rsidR="00B338E9" w:rsidRPr="00B338E9" w:rsidRDefault="00B338E9">
      <w:pPr>
        <w:pStyle w:val="Heading3"/>
        <w:rPr>
          <w:ins w:id="1965" w:author="Anna Rasburn [2]" w:date="2019-01-22T19:15:00Z"/>
          <w:rPrChange w:id="1966" w:author="Anna Rasburn [2]" w:date="2019-01-22T19:17:00Z">
            <w:rPr>
              <w:ins w:id="1967" w:author="Anna Rasburn [2]" w:date="2019-01-22T19:15:00Z"/>
            </w:rPr>
          </w:rPrChange>
        </w:rPr>
        <w:pPrChange w:id="1968" w:author="Anna Rasburn [2]" w:date="2019-01-24T13:57:00Z">
          <w:pPr>
            <w:pStyle w:val="Heading2"/>
          </w:pPr>
        </w:pPrChange>
      </w:pPr>
      <w:bookmarkStart w:id="1969" w:name="_Toc536549441"/>
      <w:ins w:id="1970" w:author="Anna Rasburn [2]" w:date="2019-01-22T19:15:00Z">
        <w:r w:rsidRPr="00B338E9">
          <w:rPr>
            <w:rPrChange w:id="1971" w:author="Anna Rasburn [2]" w:date="2019-01-22T19:17:00Z">
              <w:rPr/>
            </w:rPrChange>
          </w:rPr>
          <w:t>Fitness</w:t>
        </w:r>
        <w:bookmarkEnd w:id="1969"/>
      </w:ins>
    </w:p>
    <w:p w14:paraId="291B28DC" w14:textId="630B0391" w:rsidR="00B338E9" w:rsidRDefault="00B338E9">
      <w:pPr>
        <w:pStyle w:val="Heading3"/>
        <w:rPr>
          <w:ins w:id="1972" w:author="Anna Rasburn" w:date="2019-01-29T17:43:00Z"/>
        </w:rPr>
      </w:pPr>
      <w:bookmarkStart w:id="1973" w:name="_Toc536549442"/>
      <w:ins w:id="1974" w:author="Anna Rasburn [2]" w:date="2019-01-22T19:15:00Z">
        <w:r w:rsidRPr="00B338E9">
          <w:rPr>
            <w:rPrChange w:id="1975" w:author="Anna Rasburn [2]" w:date="2019-01-22T19:17:00Z">
              <w:rPr/>
            </w:rPrChange>
          </w:rPr>
          <w:t>Un</w:t>
        </w:r>
      </w:ins>
      <w:ins w:id="1976" w:author="Anna Rasburn [2]" w:date="2019-01-22T19:16:00Z">
        <w:r w:rsidRPr="00B338E9">
          <w:rPr>
            <w:rPrChange w:id="1977" w:author="Anna Rasburn [2]" w:date="2019-01-22T19:17:00Z">
              <w:rPr/>
            </w:rPrChange>
          </w:rPr>
          <w:t>it tests</w:t>
        </w:r>
      </w:ins>
      <w:bookmarkEnd w:id="1973"/>
    </w:p>
    <w:p w14:paraId="3894C8E3" w14:textId="62C98E7D" w:rsidR="00FF4403" w:rsidRPr="00FF4403" w:rsidRDefault="00FF4403" w:rsidP="00FF4403">
      <w:pPr>
        <w:pStyle w:val="Heading3"/>
        <w:rPr>
          <w:ins w:id="1978" w:author="Anna Rasburn [2]" w:date="2019-01-22T19:17:00Z"/>
          <w:rPrChange w:id="1979" w:author="Anna Rasburn" w:date="2019-01-29T17:43:00Z">
            <w:rPr>
              <w:ins w:id="1980" w:author="Anna Rasburn [2]" w:date="2019-01-22T19:17:00Z"/>
            </w:rPr>
          </w:rPrChange>
        </w:rPr>
        <w:pPrChange w:id="1981" w:author="Anna Rasburn" w:date="2019-01-29T17:43:00Z">
          <w:pPr>
            <w:pStyle w:val="Heading2"/>
          </w:pPr>
        </w:pPrChange>
      </w:pPr>
      <w:bookmarkStart w:id="1982" w:name="_Toc536549443"/>
      <w:ins w:id="1983" w:author="Anna Rasburn" w:date="2019-01-29T17:43:00Z">
        <w:r>
          <w:t>Maven</w:t>
        </w:r>
      </w:ins>
      <w:bookmarkEnd w:id="1982"/>
    </w:p>
    <w:p w14:paraId="01819881" w14:textId="11FB44A2" w:rsidR="00B338E9" w:rsidRDefault="00B338E9" w:rsidP="00B338E9">
      <w:pPr>
        <w:pStyle w:val="Heading3"/>
        <w:rPr>
          <w:ins w:id="1984" w:author="Anna Rasburn [2]" w:date="2019-01-22T19:17:00Z"/>
          <w:color w:val="0070C0"/>
        </w:rPr>
      </w:pPr>
      <w:bookmarkStart w:id="1985" w:name="_Toc536549444"/>
      <w:ins w:id="1986" w:author="Anna Rasburn [2]" w:date="2019-01-22T19:17:00Z">
        <w:r w:rsidRPr="00B338E9">
          <w:rPr>
            <w:color w:val="0070C0"/>
            <w:rPrChange w:id="1987" w:author="Anna Rasburn [2]" w:date="2019-01-22T19:17:00Z">
              <w:rPr/>
            </w:rPrChange>
          </w:rPr>
          <w:t>Spring</w:t>
        </w:r>
        <w:bookmarkEnd w:id="1985"/>
      </w:ins>
    </w:p>
    <w:p w14:paraId="6F84C3FB" w14:textId="4E9576E3" w:rsidR="00B338E9" w:rsidRPr="00B338E9" w:rsidRDefault="00B338E9" w:rsidP="00B338E9">
      <w:pPr>
        <w:pStyle w:val="BodyFirst"/>
        <w:rPr>
          <w:ins w:id="1988" w:author="Anna Rasburn [2]" w:date="2019-01-22T19:19:00Z"/>
          <w:color w:val="0070C0"/>
        </w:rPr>
      </w:pPr>
      <w:ins w:id="1989" w:author="Anna Rasburn [2]" w:date="2019-01-22T19:18:00Z">
        <w:r w:rsidRPr="00B338E9">
          <w:rPr>
            <w:color w:val="0070C0"/>
            <w:rPrChange w:id="1990" w:author="Anna Rasburn [2]" w:date="2019-01-22T19:19:00Z">
              <w:rPr/>
            </w:rPrChange>
          </w:rPr>
          <w:t>(INCLUDE SCREENSHOTS OF CODE)</w:t>
        </w:r>
      </w:ins>
    </w:p>
    <w:p w14:paraId="320DBF67" w14:textId="25A2E2E1" w:rsidR="00B338E9" w:rsidRDefault="00B338E9" w:rsidP="00B338E9">
      <w:pPr>
        <w:pStyle w:val="BodyText"/>
        <w:rPr>
          <w:ins w:id="1991" w:author="Anna Rasburn [2]" w:date="2019-01-22T19:33:00Z"/>
          <w:color w:val="0070C0"/>
        </w:rPr>
      </w:pPr>
      <w:ins w:id="1992" w:author="Anna Rasburn [2]" w:date="2019-01-22T19:22:00Z">
        <w:r>
          <w:rPr>
            <w:color w:val="0070C0"/>
          </w:rPr>
          <w:t xml:space="preserve">Throughout </w:t>
        </w:r>
      </w:ins>
      <w:ins w:id="1993" w:author="Anna Rasburn [2]" w:date="2019-01-22T19:23:00Z">
        <w:r>
          <w:rPr>
            <w:color w:val="0070C0"/>
          </w:rPr>
          <w:t>develop</w:t>
        </w:r>
      </w:ins>
      <w:ins w:id="1994" w:author="Anna Rasburn [2]" w:date="2019-01-22T19:25:00Z">
        <w:r>
          <w:rPr>
            <w:color w:val="0070C0"/>
          </w:rPr>
          <w:t xml:space="preserve">ment of the </w:t>
        </w:r>
        <w:r w:rsidR="008125E3">
          <w:rPr>
            <w:color w:val="0070C0"/>
          </w:rPr>
          <w:t xml:space="preserve">Anna Gin Toolkit, </w:t>
        </w:r>
      </w:ins>
      <w:ins w:id="1995" w:author="Anna Rasburn [2]" w:date="2019-01-22T19:26:00Z">
        <w:r w:rsidR="008125E3">
          <w:rPr>
            <w:color w:val="0070C0"/>
          </w:rPr>
          <w:t>the use of the spring framework allowed for</w:t>
        </w:r>
      </w:ins>
      <w:ins w:id="1996" w:author="Anna Rasburn [2]" w:date="2019-01-24T14:05:00Z">
        <w:r w:rsidR="00E11246">
          <w:rPr>
            <w:color w:val="0070C0"/>
          </w:rPr>
          <w:t xml:space="preserve"> a ease of inserting particular features into the application</w:t>
        </w:r>
      </w:ins>
      <w:ins w:id="1997" w:author="Anna Rasburn [2]" w:date="2019-01-22T19:26:00Z">
        <w:r w:rsidR="008125E3">
          <w:rPr>
            <w:color w:val="0070C0"/>
          </w:rPr>
          <w:t xml:space="preserve">. </w:t>
        </w:r>
      </w:ins>
      <w:ins w:id="1998" w:author="Anna Rasburn [2]" w:date="2019-01-24T14:04:00Z">
        <w:r w:rsidR="003F4725">
          <w:rPr>
            <w:color w:val="0070C0"/>
          </w:rPr>
          <w:t xml:space="preserve">The spring </w:t>
        </w:r>
      </w:ins>
      <w:ins w:id="1999" w:author="Anna Rasburn [2]" w:date="2019-01-24T14:05:00Z">
        <w:r w:rsidR="00E11246">
          <w:rPr>
            <w:color w:val="0070C0"/>
          </w:rPr>
          <w:t xml:space="preserve">framework is an </w:t>
        </w:r>
      </w:ins>
      <w:ins w:id="2000" w:author="Anna Rasburn [2]" w:date="2019-01-24T14:06:00Z">
        <w:r w:rsidR="00E11246">
          <w:rPr>
            <w:color w:val="0070C0"/>
          </w:rPr>
          <w:t>‘</w:t>
        </w:r>
      </w:ins>
      <w:ins w:id="2001" w:author="Anna Rasburn [2]" w:date="2019-01-24T14:05:00Z">
        <w:r w:rsidR="00E11246">
          <w:rPr>
            <w:color w:val="0070C0"/>
          </w:rPr>
          <w:t xml:space="preserve">application framework and inversion of control container for the </w:t>
        </w:r>
      </w:ins>
      <w:ins w:id="2002" w:author="Anna Rasburn [2]" w:date="2019-01-24T14:06:00Z">
        <w:r w:rsidR="00E11246">
          <w:rPr>
            <w:color w:val="0070C0"/>
          </w:rPr>
          <w:t>J</w:t>
        </w:r>
      </w:ins>
      <w:ins w:id="2003" w:author="Anna Rasburn [2]" w:date="2019-01-24T14:05:00Z">
        <w:r w:rsidR="00E11246">
          <w:rPr>
            <w:color w:val="0070C0"/>
          </w:rPr>
          <w:t xml:space="preserve">ava platform’ </w:t>
        </w:r>
      </w:ins>
      <w:customXmlInsRangeStart w:id="2004" w:author="Anna Rasburn [2]" w:date="2019-01-24T14:05:00Z"/>
      <w:sdt>
        <w:sdtPr>
          <w:rPr>
            <w:color w:val="0070C0"/>
          </w:rPr>
          <w:id w:val="1384528583"/>
          <w:citation/>
        </w:sdtPr>
        <w:sdtContent>
          <w:customXmlInsRangeEnd w:id="2004"/>
          <w:ins w:id="2005" w:author="Anna Rasburn [2]" w:date="2019-01-24T14:05:00Z">
            <w:r w:rsidR="00E11246">
              <w:rPr>
                <w:color w:val="0070C0"/>
              </w:rPr>
              <w:fldChar w:fldCharType="begin"/>
            </w:r>
            <w:r w:rsidR="00E11246">
              <w:rPr>
                <w:color w:val="0070C0"/>
              </w:rPr>
              <w:instrText xml:space="preserve"> CITATION Spr19 \l 2057 </w:instrText>
            </w:r>
          </w:ins>
          <w:r w:rsidR="00E11246">
            <w:rPr>
              <w:color w:val="0070C0"/>
            </w:rPr>
            <w:fldChar w:fldCharType="separate"/>
          </w:r>
          <w:r w:rsidR="00CD617E" w:rsidRPr="00CD617E">
            <w:rPr>
              <w:noProof/>
              <w:color w:val="0070C0"/>
            </w:rPr>
            <w:t>[16]</w:t>
          </w:r>
          <w:ins w:id="2006" w:author="Anna Rasburn [2]" w:date="2019-01-24T14:05:00Z">
            <w:r w:rsidR="00E11246">
              <w:rPr>
                <w:color w:val="0070C0"/>
              </w:rPr>
              <w:fldChar w:fldCharType="end"/>
            </w:r>
          </w:ins>
          <w:customXmlInsRangeStart w:id="2007" w:author="Anna Rasburn [2]" w:date="2019-01-24T14:05:00Z"/>
        </w:sdtContent>
      </w:sdt>
      <w:customXmlInsRangeEnd w:id="2007"/>
      <w:ins w:id="2008" w:author="Anna Rasburn [2]" w:date="2019-01-24T14:05:00Z">
        <w:r w:rsidR="00E11246">
          <w:rPr>
            <w:color w:val="0070C0"/>
          </w:rPr>
          <w:t>.</w:t>
        </w:r>
      </w:ins>
      <w:ins w:id="2009" w:author="Anna Rasburn [2]" w:date="2019-01-22T19:26:00Z">
        <w:r w:rsidR="008125E3">
          <w:rPr>
            <w:color w:val="0070C0"/>
          </w:rPr>
          <w:t xml:space="preserve">The use of spring framework </w:t>
        </w:r>
      </w:ins>
      <w:ins w:id="2010" w:author="Anna Rasburn [2]" w:date="2019-01-22T19:27:00Z">
        <w:r w:rsidR="008125E3">
          <w:rPr>
            <w:color w:val="0070C0"/>
          </w:rPr>
          <w:t xml:space="preserve">was decided because of previous experience </w:t>
        </w:r>
      </w:ins>
      <w:ins w:id="2011" w:author="Anna Rasburn [2]" w:date="2019-01-22T19:28:00Z">
        <w:r w:rsidR="008125E3">
          <w:rPr>
            <w:color w:val="0070C0"/>
          </w:rPr>
          <w:t xml:space="preserve">with the framework and a personal preference of wishing to avoid direct association with </w:t>
        </w:r>
      </w:ins>
      <w:ins w:id="2012" w:author="Anna Rasburn [2]" w:date="2019-01-22T19:29:00Z">
        <w:r w:rsidR="008125E3">
          <w:rPr>
            <w:color w:val="0070C0"/>
          </w:rPr>
          <w:t xml:space="preserve">reflection. From </w:t>
        </w:r>
      </w:ins>
      <w:ins w:id="2013" w:author="Anna Rasburn [2]" w:date="2019-01-22T19:30:00Z">
        <w:r w:rsidR="008125E3">
          <w:rPr>
            <w:color w:val="0070C0"/>
          </w:rPr>
          <w:t>a personal experience, t</w:t>
        </w:r>
      </w:ins>
      <w:ins w:id="2014" w:author="Anna Rasburn [2]" w:date="2019-01-22T19:29:00Z">
        <w:r w:rsidR="008125E3">
          <w:rPr>
            <w:color w:val="0070C0"/>
          </w:rPr>
          <w:t xml:space="preserve">he spring framework </w:t>
        </w:r>
      </w:ins>
      <w:ins w:id="2015" w:author="Anna Rasburn [2]" w:date="2019-01-22T19:31:00Z">
        <w:r w:rsidR="008125E3">
          <w:rPr>
            <w:color w:val="0070C0"/>
          </w:rPr>
          <w:t xml:space="preserve">allowed for easier insertion of different types of </w:t>
        </w:r>
      </w:ins>
      <w:ins w:id="2016" w:author="Anna Rasburn [2]" w:date="2019-01-22T19:32:00Z">
        <w:r w:rsidR="008125E3">
          <w:rPr>
            <w:color w:val="0070C0"/>
          </w:rPr>
          <w:t xml:space="preserve">edit. </w:t>
        </w:r>
      </w:ins>
    </w:p>
    <w:p w14:paraId="1B0A17AC" w14:textId="6D3AD34F" w:rsidR="00240B34" w:rsidRDefault="00240B34" w:rsidP="00B338E9">
      <w:pPr>
        <w:pStyle w:val="BodyText"/>
        <w:rPr>
          <w:ins w:id="2017" w:author="Anna Rasburn [2]" w:date="2019-01-22T19:33:00Z"/>
          <w:color w:val="0070C0"/>
        </w:rPr>
      </w:pPr>
    </w:p>
    <w:p w14:paraId="04C975E3" w14:textId="2AC2F5ED" w:rsidR="00240B34" w:rsidRDefault="00240B34">
      <w:pPr>
        <w:pStyle w:val="BodyText"/>
        <w:rPr>
          <w:ins w:id="2018" w:author="Anna Rasburn" w:date="2019-01-29T17:41:00Z"/>
          <w:color w:val="7030A0"/>
        </w:rPr>
      </w:pPr>
      <w:ins w:id="2019" w:author="Anna Rasburn [2]" w:date="2019-01-22T19:33:00Z">
        <w:r w:rsidRPr="00240B34">
          <w:rPr>
            <w:color w:val="7030A0"/>
            <w:rPrChange w:id="2020" w:author="Anna Rasburn [2]" w:date="2019-01-22T19:33:00Z">
              <w:rPr>
                <w:color w:val="0070C0"/>
              </w:rPr>
            </w:rPrChange>
          </w:rPr>
          <w:t xml:space="preserve">Include I used java 8 features such as lamda </w:t>
        </w:r>
      </w:ins>
    </w:p>
    <w:p w14:paraId="4110DA04" w14:textId="0536FE35" w:rsidR="00B52BD2" w:rsidRDefault="00B52BD2">
      <w:pPr>
        <w:pStyle w:val="BodyText"/>
        <w:rPr>
          <w:ins w:id="2021" w:author="Anna Rasburn" w:date="2019-01-29T17:41:00Z"/>
          <w:color w:val="7030A0"/>
        </w:rPr>
      </w:pPr>
    </w:p>
    <w:p w14:paraId="29C2E736" w14:textId="6B5F9385" w:rsidR="00B52BD2" w:rsidRPr="003F3294" w:rsidRDefault="00B52BD2" w:rsidP="00B52BD2">
      <w:pPr>
        <w:pStyle w:val="Heading2"/>
        <w:rPr>
          <w:ins w:id="2022" w:author="Anna Rasburn" w:date="2019-01-29T17:42:00Z"/>
          <w:color w:val="0070C0"/>
          <w:rPrChange w:id="2023" w:author="Anna Rasburn" w:date="2019-01-29T17:54:00Z">
            <w:rPr>
              <w:ins w:id="2024" w:author="Anna Rasburn" w:date="2019-01-29T17:42:00Z"/>
            </w:rPr>
          </w:rPrChange>
        </w:rPr>
      </w:pPr>
      <w:bookmarkStart w:id="2025" w:name="_Toc536549445"/>
      <w:ins w:id="2026" w:author="Anna Rasburn" w:date="2019-01-29T17:42:00Z">
        <w:r w:rsidRPr="003F3294">
          <w:rPr>
            <w:color w:val="0070C0"/>
            <w:rPrChange w:id="2027" w:author="Anna Rasburn" w:date="2019-01-29T17:54:00Z">
              <w:rPr/>
            </w:rPrChange>
          </w:rPr>
          <w:t>Development of Toolkit</w:t>
        </w:r>
        <w:bookmarkEnd w:id="2025"/>
      </w:ins>
    </w:p>
    <w:p w14:paraId="73CAE6CF" w14:textId="423BB5E5" w:rsidR="00B52BD2" w:rsidRPr="003F3294" w:rsidRDefault="00FF4403" w:rsidP="00B52BD2">
      <w:pPr>
        <w:pStyle w:val="BodyText"/>
        <w:ind w:firstLine="0"/>
        <w:rPr>
          <w:ins w:id="2028" w:author="Anna Rasburn" w:date="2019-01-29T17:49:00Z"/>
          <w:color w:val="0070C0"/>
          <w:rPrChange w:id="2029" w:author="Anna Rasburn" w:date="2019-01-29T17:54:00Z">
            <w:rPr>
              <w:ins w:id="2030" w:author="Anna Rasburn" w:date="2019-01-29T17:49:00Z"/>
              <w:color w:val="0070C0"/>
            </w:rPr>
          </w:rPrChange>
        </w:rPr>
      </w:pPr>
      <w:ins w:id="2031" w:author="Anna Rasburn" w:date="2019-01-29T17:47:00Z">
        <w:r w:rsidRPr="003F3294">
          <w:rPr>
            <w:color w:val="0070C0"/>
            <w:rPrChange w:id="2032" w:author="Anna Rasburn" w:date="2019-01-29T17:54:00Z">
              <w:rPr>
                <w:color w:val="0070C0"/>
              </w:rPr>
            </w:rPrChange>
          </w:rPr>
          <w:t xml:space="preserve">The different steps of </w:t>
        </w:r>
      </w:ins>
      <w:ins w:id="2033" w:author="Anna Rasburn" w:date="2019-01-29T17:49:00Z">
        <w:r w:rsidRPr="003F3294">
          <w:rPr>
            <w:color w:val="0070C0"/>
            <w:rPrChange w:id="2034" w:author="Anna Rasburn" w:date="2019-01-29T17:54:00Z">
              <w:rPr>
                <w:color w:val="0070C0"/>
              </w:rPr>
            </w:rPrChange>
          </w:rPr>
          <w:t>developing the AnnaGin Toolkit are:</w:t>
        </w:r>
      </w:ins>
    </w:p>
    <w:p w14:paraId="07BDF16E" w14:textId="2BA63E0A" w:rsidR="00FF4403" w:rsidRPr="003F3294" w:rsidRDefault="00FF4403" w:rsidP="00FF4403">
      <w:pPr>
        <w:pStyle w:val="BodyText"/>
        <w:numPr>
          <w:ilvl w:val="0"/>
          <w:numId w:val="10"/>
        </w:numPr>
        <w:rPr>
          <w:ins w:id="2035" w:author="Anna Rasburn" w:date="2019-01-29T17:51:00Z"/>
          <w:color w:val="0070C0"/>
          <w:rPrChange w:id="2036" w:author="Anna Rasburn" w:date="2019-01-29T17:54:00Z">
            <w:rPr>
              <w:ins w:id="2037" w:author="Anna Rasburn" w:date="2019-01-29T17:51:00Z"/>
              <w:color w:val="0070C0"/>
            </w:rPr>
          </w:rPrChange>
        </w:rPr>
      </w:pPr>
      <w:ins w:id="2038" w:author="Anna Rasburn" w:date="2019-01-29T17:51:00Z">
        <w:r w:rsidRPr="003F3294">
          <w:rPr>
            <w:color w:val="0070C0"/>
            <w:rPrChange w:id="2039" w:author="Anna Rasburn" w:date="2019-01-29T17:54:00Z">
              <w:rPr>
                <w:color w:val="0070C0"/>
              </w:rPr>
            </w:rPrChange>
          </w:rPr>
          <w:t>Gin-Main</w:t>
        </w:r>
      </w:ins>
    </w:p>
    <w:p w14:paraId="23A6C4B9" w14:textId="093FE78B" w:rsidR="00FF4403" w:rsidRPr="003F3294" w:rsidRDefault="00FF4403" w:rsidP="00FF4403">
      <w:pPr>
        <w:pStyle w:val="BodyText"/>
        <w:numPr>
          <w:ilvl w:val="0"/>
          <w:numId w:val="10"/>
        </w:numPr>
        <w:rPr>
          <w:ins w:id="2040" w:author="Anna Rasburn" w:date="2019-01-29T17:51:00Z"/>
          <w:color w:val="0070C0"/>
          <w:rPrChange w:id="2041" w:author="Anna Rasburn" w:date="2019-01-29T17:54:00Z">
            <w:rPr>
              <w:ins w:id="2042" w:author="Anna Rasburn" w:date="2019-01-29T17:51:00Z"/>
              <w:color w:val="0070C0"/>
            </w:rPr>
          </w:rPrChange>
        </w:rPr>
      </w:pPr>
      <w:ins w:id="2043" w:author="Anna Rasburn" w:date="2019-01-29T17:51:00Z">
        <w:r w:rsidRPr="003F3294">
          <w:rPr>
            <w:color w:val="0070C0"/>
            <w:rPrChange w:id="2044" w:author="Anna Rasburn" w:date="2019-01-29T17:54:00Z">
              <w:rPr>
                <w:color w:val="0070C0"/>
              </w:rPr>
            </w:rPrChange>
          </w:rPr>
          <w:t>Test-Runner</w:t>
        </w:r>
      </w:ins>
    </w:p>
    <w:p w14:paraId="73A263FC" w14:textId="5292DC8C" w:rsidR="00FF4403" w:rsidRPr="003F3294" w:rsidRDefault="00FF4403" w:rsidP="00FF4403">
      <w:pPr>
        <w:pStyle w:val="BodyText"/>
        <w:numPr>
          <w:ilvl w:val="0"/>
          <w:numId w:val="10"/>
        </w:numPr>
        <w:rPr>
          <w:ins w:id="2045" w:author="Anna Rasburn" w:date="2019-01-29T17:51:00Z"/>
          <w:color w:val="0070C0"/>
          <w:rPrChange w:id="2046" w:author="Anna Rasburn" w:date="2019-01-29T17:54:00Z">
            <w:rPr>
              <w:ins w:id="2047" w:author="Anna Rasburn" w:date="2019-01-29T17:51:00Z"/>
              <w:color w:val="0070C0"/>
            </w:rPr>
          </w:rPrChange>
        </w:rPr>
      </w:pPr>
      <w:ins w:id="2048" w:author="Anna Rasburn" w:date="2019-01-29T17:51:00Z">
        <w:r w:rsidRPr="003F3294">
          <w:rPr>
            <w:color w:val="0070C0"/>
            <w:rPrChange w:id="2049" w:author="Anna Rasburn" w:date="2019-01-29T17:54:00Z">
              <w:rPr>
                <w:color w:val="0070C0"/>
              </w:rPr>
            </w:rPrChange>
          </w:rPr>
          <w:t xml:space="preserve">Opacitor </w:t>
        </w:r>
      </w:ins>
    </w:p>
    <w:p w14:paraId="6723B71B" w14:textId="76E07B5A" w:rsidR="00FF4403" w:rsidRPr="003F3294" w:rsidRDefault="00FF4403" w:rsidP="00FF4403">
      <w:pPr>
        <w:pStyle w:val="BodyText"/>
        <w:numPr>
          <w:ilvl w:val="0"/>
          <w:numId w:val="10"/>
        </w:numPr>
        <w:rPr>
          <w:ins w:id="2050" w:author="Anna Rasburn" w:date="2019-01-29T17:51:00Z"/>
          <w:color w:val="0070C0"/>
          <w:rPrChange w:id="2051" w:author="Anna Rasburn" w:date="2019-01-29T17:54:00Z">
            <w:rPr>
              <w:ins w:id="2052" w:author="Anna Rasburn" w:date="2019-01-29T17:51:00Z"/>
              <w:color w:val="0070C0"/>
            </w:rPr>
          </w:rPrChange>
        </w:rPr>
      </w:pPr>
      <w:ins w:id="2053" w:author="Anna Rasburn" w:date="2019-01-29T17:51:00Z">
        <w:r w:rsidRPr="003F3294">
          <w:rPr>
            <w:color w:val="0070C0"/>
            <w:rPrChange w:id="2054" w:author="Anna Rasburn" w:date="2019-01-29T17:54:00Z">
              <w:rPr>
                <w:color w:val="0070C0"/>
              </w:rPr>
            </w:rPrChange>
          </w:rPr>
          <w:t>Genetic Algorithm</w:t>
        </w:r>
      </w:ins>
    </w:p>
    <w:p w14:paraId="1E80F69B" w14:textId="17587015" w:rsidR="00FF4403" w:rsidRPr="003F3294" w:rsidRDefault="00FF4403" w:rsidP="00FF4403">
      <w:pPr>
        <w:pStyle w:val="BodyText"/>
        <w:numPr>
          <w:ilvl w:val="0"/>
          <w:numId w:val="10"/>
        </w:numPr>
        <w:rPr>
          <w:ins w:id="2055" w:author="Anna Rasburn" w:date="2019-01-29T17:51:00Z"/>
          <w:color w:val="0070C0"/>
          <w:rPrChange w:id="2056" w:author="Anna Rasburn" w:date="2019-01-29T17:54:00Z">
            <w:rPr>
              <w:ins w:id="2057" w:author="Anna Rasburn" w:date="2019-01-29T17:51:00Z"/>
              <w:color w:val="0070C0"/>
            </w:rPr>
          </w:rPrChange>
        </w:rPr>
      </w:pPr>
      <w:ins w:id="2058" w:author="Anna Rasburn" w:date="2019-01-29T17:51:00Z">
        <w:r w:rsidRPr="003F3294">
          <w:rPr>
            <w:color w:val="0070C0"/>
            <w:rPrChange w:id="2059" w:author="Anna Rasburn" w:date="2019-01-29T17:54:00Z">
              <w:rPr>
                <w:color w:val="0070C0"/>
              </w:rPr>
            </w:rPrChange>
          </w:rPr>
          <w:t>Hill-Climbing</w:t>
        </w:r>
      </w:ins>
    </w:p>
    <w:p w14:paraId="36D099F7" w14:textId="76703FD6" w:rsidR="00FF4403" w:rsidRPr="003F3294" w:rsidRDefault="00FF4403" w:rsidP="00FF4403">
      <w:pPr>
        <w:pStyle w:val="BodyText"/>
        <w:numPr>
          <w:ilvl w:val="0"/>
          <w:numId w:val="10"/>
        </w:numPr>
        <w:rPr>
          <w:ins w:id="2060" w:author="Anna Rasburn" w:date="2019-01-29T17:49:00Z"/>
          <w:color w:val="0070C0"/>
          <w:rPrChange w:id="2061" w:author="Anna Rasburn" w:date="2019-01-29T17:54:00Z">
            <w:rPr>
              <w:ins w:id="2062" w:author="Anna Rasburn" w:date="2019-01-29T17:49:00Z"/>
              <w:color w:val="0070C0"/>
            </w:rPr>
          </w:rPrChange>
        </w:rPr>
        <w:pPrChange w:id="2063" w:author="Anna Rasburn" w:date="2019-01-29T17:49:00Z">
          <w:pPr>
            <w:pStyle w:val="BodyText"/>
            <w:ind w:firstLine="0"/>
          </w:pPr>
        </w:pPrChange>
      </w:pPr>
      <w:ins w:id="2064" w:author="Anna Rasburn" w:date="2019-01-29T17:51:00Z">
        <w:r w:rsidRPr="003F3294">
          <w:rPr>
            <w:color w:val="0070C0"/>
            <w:rPrChange w:id="2065" w:author="Anna Rasburn" w:date="2019-01-29T17:54:00Z">
              <w:rPr>
                <w:color w:val="0070C0"/>
              </w:rPr>
            </w:rPrChange>
          </w:rPr>
          <w:t>Testing</w:t>
        </w:r>
      </w:ins>
    </w:p>
    <w:p w14:paraId="66FA8F48" w14:textId="7FC940E0" w:rsidR="00FF4403" w:rsidRPr="003F3294" w:rsidRDefault="00FF4403" w:rsidP="00FF4403">
      <w:pPr>
        <w:pStyle w:val="Heading3"/>
        <w:rPr>
          <w:ins w:id="2066" w:author="Anna Rasburn" w:date="2019-01-29T17:52:00Z"/>
          <w:color w:val="0070C0"/>
          <w:rPrChange w:id="2067" w:author="Anna Rasburn" w:date="2019-01-29T17:54:00Z">
            <w:rPr>
              <w:ins w:id="2068" w:author="Anna Rasburn" w:date="2019-01-29T17:52:00Z"/>
            </w:rPr>
          </w:rPrChange>
        </w:rPr>
      </w:pPr>
      <w:bookmarkStart w:id="2069" w:name="_Toc536549446"/>
      <w:ins w:id="2070" w:author="Anna Rasburn" w:date="2019-01-29T17:52:00Z">
        <w:r w:rsidRPr="003F3294">
          <w:rPr>
            <w:color w:val="0070C0"/>
            <w:rPrChange w:id="2071" w:author="Anna Rasburn" w:date="2019-01-29T17:54:00Z">
              <w:rPr/>
            </w:rPrChange>
          </w:rPr>
          <w:lastRenderedPageBreak/>
          <w:t>Gin-Main</w:t>
        </w:r>
        <w:bookmarkEnd w:id="2069"/>
      </w:ins>
    </w:p>
    <w:p w14:paraId="66CAC43D" w14:textId="05C6671E" w:rsidR="00FF4403" w:rsidRPr="003F3294" w:rsidRDefault="00FF4403" w:rsidP="00FF4403">
      <w:pPr>
        <w:pStyle w:val="Heading4"/>
        <w:rPr>
          <w:ins w:id="2072" w:author="Anna Rasburn" w:date="2019-01-29T17:53:00Z"/>
          <w:color w:val="0070C0"/>
          <w:rPrChange w:id="2073" w:author="Anna Rasburn" w:date="2019-01-29T17:54:00Z">
            <w:rPr>
              <w:ins w:id="2074" w:author="Anna Rasburn" w:date="2019-01-29T17:53:00Z"/>
            </w:rPr>
          </w:rPrChange>
        </w:rPr>
      </w:pPr>
      <w:bookmarkStart w:id="2075" w:name="_Toc536549447"/>
      <w:ins w:id="2076" w:author="Anna Rasburn" w:date="2019-01-29T17:52:00Z">
        <w:r w:rsidRPr="003F3294">
          <w:rPr>
            <w:color w:val="0070C0"/>
            <w:rPrChange w:id="2077" w:author="Anna Rasburn" w:date="2019-01-29T17:54:00Z">
              <w:rPr/>
            </w:rPrChange>
          </w:rPr>
          <w:t>Patc</w:t>
        </w:r>
      </w:ins>
      <w:ins w:id="2078" w:author="Anna Rasburn" w:date="2019-01-29T17:53:00Z">
        <w:r w:rsidRPr="003F3294">
          <w:rPr>
            <w:color w:val="0070C0"/>
            <w:rPrChange w:id="2079" w:author="Anna Rasburn" w:date="2019-01-29T17:54:00Z">
              <w:rPr/>
            </w:rPrChange>
          </w:rPr>
          <w:t>h</w:t>
        </w:r>
        <w:bookmarkEnd w:id="2075"/>
      </w:ins>
    </w:p>
    <w:p w14:paraId="276E8E64" w14:textId="61B1E197" w:rsidR="00FF4403" w:rsidRPr="003F3294" w:rsidRDefault="00FF4403" w:rsidP="00FF4403">
      <w:pPr>
        <w:pStyle w:val="Heading4"/>
        <w:rPr>
          <w:ins w:id="2080" w:author="Anna Rasburn" w:date="2019-01-29T17:52:00Z"/>
          <w:color w:val="0070C0"/>
          <w:rPrChange w:id="2081" w:author="Anna Rasburn" w:date="2019-01-29T17:54:00Z">
            <w:rPr>
              <w:ins w:id="2082" w:author="Anna Rasburn" w:date="2019-01-29T17:52:00Z"/>
            </w:rPr>
          </w:rPrChange>
        </w:rPr>
        <w:pPrChange w:id="2083" w:author="Anna Rasburn" w:date="2019-01-29T17:53:00Z">
          <w:pPr>
            <w:pStyle w:val="Heading3"/>
          </w:pPr>
        </w:pPrChange>
      </w:pPr>
      <w:bookmarkStart w:id="2084" w:name="_Toc536549448"/>
      <w:ins w:id="2085" w:author="Anna Rasburn" w:date="2019-01-29T17:53:00Z">
        <w:r w:rsidRPr="003F3294">
          <w:rPr>
            <w:color w:val="0070C0"/>
            <w:rPrChange w:id="2086" w:author="Anna Rasburn" w:date="2019-01-29T17:54:00Z">
              <w:rPr/>
            </w:rPrChange>
          </w:rPr>
          <w:t>Edits</w:t>
        </w:r>
      </w:ins>
      <w:bookmarkEnd w:id="2084"/>
    </w:p>
    <w:p w14:paraId="52AD0093" w14:textId="0A37E8ED" w:rsidR="00FF4403" w:rsidRPr="003F3294" w:rsidRDefault="00FF4403" w:rsidP="00FF4403">
      <w:pPr>
        <w:pStyle w:val="Heading3"/>
        <w:rPr>
          <w:ins w:id="2087" w:author="Anna Rasburn" w:date="2019-01-29T17:52:00Z"/>
          <w:color w:val="0070C0"/>
          <w:rPrChange w:id="2088" w:author="Anna Rasburn" w:date="2019-01-29T17:54:00Z">
            <w:rPr>
              <w:ins w:id="2089" w:author="Anna Rasburn" w:date="2019-01-29T17:52:00Z"/>
            </w:rPr>
          </w:rPrChange>
        </w:rPr>
      </w:pPr>
      <w:bookmarkStart w:id="2090" w:name="_Toc536549449"/>
      <w:ins w:id="2091" w:author="Anna Rasburn" w:date="2019-01-29T17:52:00Z">
        <w:r w:rsidRPr="003F3294">
          <w:rPr>
            <w:color w:val="0070C0"/>
            <w:rPrChange w:id="2092" w:author="Anna Rasburn" w:date="2019-01-29T17:54:00Z">
              <w:rPr/>
            </w:rPrChange>
          </w:rPr>
          <w:t>Test-Runner</w:t>
        </w:r>
        <w:bookmarkEnd w:id="2090"/>
      </w:ins>
    </w:p>
    <w:p w14:paraId="1DEF8C17" w14:textId="1059B1BD" w:rsidR="00FF4403" w:rsidRPr="003F3294" w:rsidRDefault="00FF4403" w:rsidP="00FF4403">
      <w:pPr>
        <w:pStyle w:val="Heading3"/>
        <w:rPr>
          <w:ins w:id="2093" w:author="Anna Rasburn" w:date="2019-01-29T17:53:00Z"/>
          <w:color w:val="0070C0"/>
          <w:rPrChange w:id="2094" w:author="Anna Rasburn" w:date="2019-01-29T17:54:00Z">
            <w:rPr>
              <w:ins w:id="2095" w:author="Anna Rasburn" w:date="2019-01-29T17:53:00Z"/>
            </w:rPr>
          </w:rPrChange>
        </w:rPr>
      </w:pPr>
      <w:bookmarkStart w:id="2096" w:name="_Toc536549450"/>
      <w:ins w:id="2097" w:author="Anna Rasburn" w:date="2019-01-29T17:52:00Z">
        <w:r w:rsidRPr="003F3294">
          <w:rPr>
            <w:color w:val="0070C0"/>
            <w:rPrChange w:id="2098" w:author="Anna Rasburn" w:date="2019-01-29T17:54:00Z">
              <w:rPr/>
            </w:rPrChange>
          </w:rPr>
          <w:t>Opacitor</w:t>
        </w:r>
      </w:ins>
      <w:bookmarkEnd w:id="2096"/>
    </w:p>
    <w:p w14:paraId="0C0DE7FA" w14:textId="6814F734" w:rsidR="003F3294" w:rsidRPr="003F3294" w:rsidRDefault="003F3294" w:rsidP="003F3294">
      <w:pPr>
        <w:pStyle w:val="Heading3"/>
        <w:rPr>
          <w:ins w:id="2099" w:author="Anna Rasburn" w:date="2019-01-29T17:53:00Z"/>
          <w:color w:val="0070C0"/>
          <w:rPrChange w:id="2100" w:author="Anna Rasburn" w:date="2019-01-29T17:54:00Z">
            <w:rPr>
              <w:ins w:id="2101" w:author="Anna Rasburn" w:date="2019-01-29T17:53:00Z"/>
            </w:rPr>
          </w:rPrChange>
        </w:rPr>
      </w:pPr>
      <w:bookmarkStart w:id="2102" w:name="_Toc536549451"/>
      <w:ins w:id="2103" w:author="Anna Rasburn" w:date="2019-01-29T17:53:00Z">
        <w:r w:rsidRPr="003F3294">
          <w:rPr>
            <w:color w:val="0070C0"/>
            <w:rPrChange w:id="2104" w:author="Anna Rasburn" w:date="2019-01-29T17:54:00Z">
              <w:rPr/>
            </w:rPrChange>
          </w:rPr>
          <w:t>Genetic Algorithm</w:t>
        </w:r>
        <w:bookmarkEnd w:id="2102"/>
      </w:ins>
    </w:p>
    <w:p w14:paraId="075C814D" w14:textId="41E7D65D" w:rsidR="003F3294" w:rsidRPr="003F3294" w:rsidRDefault="003F3294" w:rsidP="003F3294">
      <w:pPr>
        <w:pStyle w:val="Heading3"/>
        <w:rPr>
          <w:ins w:id="2105" w:author="Anna Rasburn" w:date="2019-01-29T17:53:00Z"/>
          <w:color w:val="0070C0"/>
          <w:rPrChange w:id="2106" w:author="Anna Rasburn" w:date="2019-01-29T17:54:00Z">
            <w:rPr>
              <w:ins w:id="2107" w:author="Anna Rasburn" w:date="2019-01-29T17:53:00Z"/>
            </w:rPr>
          </w:rPrChange>
        </w:rPr>
      </w:pPr>
      <w:bookmarkStart w:id="2108" w:name="_Toc536549452"/>
      <w:ins w:id="2109" w:author="Anna Rasburn" w:date="2019-01-29T17:53:00Z">
        <w:r w:rsidRPr="003F3294">
          <w:rPr>
            <w:color w:val="0070C0"/>
            <w:rPrChange w:id="2110" w:author="Anna Rasburn" w:date="2019-01-29T17:54:00Z">
              <w:rPr/>
            </w:rPrChange>
          </w:rPr>
          <w:t>Hill- Climbing</w:t>
        </w:r>
        <w:bookmarkEnd w:id="2108"/>
      </w:ins>
    </w:p>
    <w:p w14:paraId="76178E4A" w14:textId="4764FBBD" w:rsidR="003F3294" w:rsidRPr="003F3294" w:rsidRDefault="003F3294" w:rsidP="003F3294">
      <w:pPr>
        <w:pStyle w:val="Heading3"/>
        <w:rPr>
          <w:ins w:id="2111" w:author="Anna Rasburn" w:date="2019-01-29T17:53:00Z"/>
          <w:color w:val="0070C0"/>
          <w:rPrChange w:id="2112" w:author="Anna Rasburn" w:date="2019-01-29T17:54:00Z">
            <w:rPr>
              <w:ins w:id="2113" w:author="Anna Rasburn" w:date="2019-01-29T17:53:00Z"/>
            </w:rPr>
          </w:rPrChange>
        </w:rPr>
      </w:pPr>
      <w:bookmarkStart w:id="2114" w:name="_Toc536549453"/>
      <w:ins w:id="2115" w:author="Anna Rasburn" w:date="2019-01-29T17:53:00Z">
        <w:r w:rsidRPr="003F3294">
          <w:rPr>
            <w:color w:val="0070C0"/>
            <w:rPrChange w:id="2116" w:author="Anna Rasburn" w:date="2019-01-29T17:54:00Z">
              <w:rPr/>
            </w:rPrChange>
          </w:rPr>
          <w:t>Testing</w:t>
        </w:r>
        <w:bookmarkEnd w:id="2114"/>
      </w:ins>
    </w:p>
    <w:p w14:paraId="081A6565" w14:textId="337787AE" w:rsidR="003F3294" w:rsidRPr="003F3294" w:rsidRDefault="003F3294" w:rsidP="003F3294">
      <w:pPr>
        <w:pStyle w:val="Heading4"/>
        <w:rPr>
          <w:ins w:id="2117" w:author="Anna Rasburn" w:date="2019-01-29T17:52:00Z"/>
          <w:color w:val="0070C0"/>
          <w:rPrChange w:id="2118" w:author="Anna Rasburn" w:date="2019-01-29T17:54:00Z">
            <w:rPr>
              <w:ins w:id="2119" w:author="Anna Rasburn" w:date="2019-01-29T17:52:00Z"/>
            </w:rPr>
          </w:rPrChange>
        </w:rPr>
        <w:pPrChange w:id="2120" w:author="Anna Rasburn" w:date="2019-01-29T17:53:00Z">
          <w:pPr>
            <w:pStyle w:val="Heading3"/>
          </w:pPr>
        </w:pPrChange>
      </w:pPr>
      <w:bookmarkStart w:id="2121" w:name="_Toc536549454"/>
      <w:ins w:id="2122" w:author="Anna Rasburn" w:date="2019-01-29T17:53:00Z">
        <w:r w:rsidRPr="003F3294">
          <w:rPr>
            <w:color w:val="0070C0"/>
            <w:rPrChange w:id="2123" w:author="Anna Rasburn" w:date="2019-01-29T17:54:00Z">
              <w:rPr/>
            </w:rPrChange>
          </w:rPr>
          <w:t>Test Driven Development</w:t>
        </w:r>
      </w:ins>
      <w:bookmarkEnd w:id="2121"/>
    </w:p>
    <w:p w14:paraId="60BE4E28" w14:textId="77777777" w:rsidR="00FF4403" w:rsidRPr="00FF4403" w:rsidRDefault="00FF4403" w:rsidP="00FF4403">
      <w:pPr>
        <w:pStyle w:val="BodyFirst"/>
        <w:rPr>
          <w:ins w:id="2124" w:author="Anna Rasburn" w:date="2019-01-29T17:42:00Z"/>
          <w:rPrChange w:id="2125" w:author="Anna Rasburn" w:date="2019-01-29T17:52:00Z">
            <w:rPr>
              <w:ins w:id="2126" w:author="Anna Rasburn" w:date="2019-01-29T17:42:00Z"/>
            </w:rPr>
          </w:rPrChange>
        </w:rPr>
        <w:pPrChange w:id="2127" w:author="Anna Rasburn" w:date="2019-01-29T17:52:00Z">
          <w:pPr>
            <w:pStyle w:val="BodyText"/>
            <w:ind w:firstLine="0"/>
          </w:pPr>
        </w:pPrChange>
      </w:pPr>
    </w:p>
    <w:p w14:paraId="4B4263E6" w14:textId="77777777" w:rsidR="00B52BD2" w:rsidRDefault="00B52BD2" w:rsidP="00B52BD2">
      <w:pPr>
        <w:pStyle w:val="BodyText"/>
        <w:ind w:firstLine="0"/>
        <w:rPr>
          <w:ins w:id="2128" w:author="Anna Rasburn" w:date="2019-01-29T17:42:00Z"/>
        </w:rPr>
      </w:pPr>
    </w:p>
    <w:p w14:paraId="52147240" w14:textId="3B6008F7" w:rsidR="00B52BD2" w:rsidRDefault="00B52BD2" w:rsidP="00B52BD2">
      <w:pPr>
        <w:pStyle w:val="Heading2"/>
        <w:rPr>
          <w:ins w:id="2129" w:author="Anna Rasburn" w:date="2019-01-29T17:42:00Z"/>
        </w:rPr>
      </w:pPr>
      <w:bookmarkStart w:id="2130" w:name="_Toc536549455"/>
      <w:ins w:id="2131" w:author="Anna Rasburn" w:date="2019-01-29T17:42:00Z">
        <w:r>
          <w:t>Structure</w:t>
        </w:r>
        <w:bookmarkEnd w:id="2130"/>
      </w:ins>
    </w:p>
    <w:p w14:paraId="6E44B4B5" w14:textId="08EA8A0D" w:rsidR="00B52BD2" w:rsidRDefault="00B52BD2" w:rsidP="00B52BD2">
      <w:pPr>
        <w:pStyle w:val="Heading3"/>
        <w:rPr>
          <w:ins w:id="2132" w:author="Anna Rasburn" w:date="2019-01-29T17:43:00Z"/>
        </w:rPr>
      </w:pPr>
      <w:bookmarkStart w:id="2133" w:name="_Toc536549456"/>
      <w:ins w:id="2134" w:author="Anna Rasburn" w:date="2019-01-29T17:42:00Z">
        <w:r>
          <w:t>Ov</w:t>
        </w:r>
      </w:ins>
      <w:ins w:id="2135" w:author="Anna Rasburn" w:date="2019-01-29T17:43:00Z">
        <w:r>
          <w:t>erview</w:t>
        </w:r>
        <w:bookmarkEnd w:id="2133"/>
      </w:ins>
    </w:p>
    <w:p w14:paraId="28BEB83E" w14:textId="696C3A62" w:rsidR="00B52BD2" w:rsidRPr="00FF4403" w:rsidRDefault="00B52BD2" w:rsidP="00B52BD2">
      <w:pPr>
        <w:pStyle w:val="BodyFirst"/>
        <w:rPr>
          <w:ins w:id="2136" w:author="Anna Rasburn" w:date="2019-01-29T17:43:00Z"/>
          <w:color w:val="7030A0"/>
          <w:rPrChange w:id="2137" w:author="Anna Rasburn" w:date="2019-01-29T17:45:00Z">
            <w:rPr>
              <w:ins w:id="2138" w:author="Anna Rasburn" w:date="2019-01-29T17:43:00Z"/>
            </w:rPr>
          </w:rPrChange>
        </w:rPr>
      </w:pPr>
      <w:ins w:id="2139" w:author="Anna Rasburn" w:date="2019-01-29T17:43:00Z">
        <w:r w:rsidRPr="00FF4403">
          <w:rPr>
            <w:color w:val="7030A0"/>
            <w:rPrChange w:id="2140" w:author="Anna Rasburn" w:date="2019-01-29T17:45:00Z">
              <w:rPr/>
            </w:rPrChange>
          </w:rPr>
          <w:t xml:space="preserve">INSERT </w:t>
        </w:r>
        <w:r w:rsidR="00FF4403" w:rsidRPr="00FF4403">
          <w:rPr>
            <w:color w:val="7030A0"/>
            <w:rPrChange w:id="2141" w:author="Anna Rasburn" w:date="2019-01-29T17:45:00Z">
              <w:rPr/>
            </w:rPrChange>
          </w:rPr>
          <w:t>UML DIAGRAM OF THE TOOLKIT HERE</w:t>
        </w:r>
      </w:ins>
    </w:p>
    <w:p w14:paraId="7808ADCB" w14:textId="57837858" w:rsidR="00FF4403" w:rsidRPr="00FF4403" w:rsidRDefault="00FF4403" w:rsidP="00FF4403">
      <w:pPr>
        <w:pStyle w:val="BodyText"/>
        <w:ind w:firstLine="0"/>
        <w:rPr>
          <w:ins w:id="2142" w:author="Anna Rasburn" w:date="2019-01-29T17:43:00Z"/>
          <w:color w:val="7030A0"/>
          <w:rPrChange w:id="2143" w:author="Anna Rasburn" w:date="2019-01-29T17:45:00Z">
            <w:rPr>
              <w:ins w:id="2144" w:author="Anna Rasburn" w:date="2019-01-29T17:43:00Z"/>
            </w:rPr>
          </w:rPrChange>
        </w:rPr>
        <w:pPrChange w:id="2145" w:author="Anna Rasburn" w:date="2019-01-29T17:44:00Z">
          <w:pPr>
            <w:pStyle w:val="BodyFirst"/>
          </w:pPr>
        </w:pPrChange>
      </w:pPr>
      <w:ins w:id="2146" w:author="Anna Rasburn" w:date="2019-01-29T17:43:00Z">
        <w:r w:rsidRPr="00FF4403">
          <w:rPr>
            <w:color w:val="7030A0"/>
            <w:rPrChange w:id="2147" w:author="Anna Rasburn" w:date="2019-01-29T17:45:00Z">
              <w:rPr/>
            </w:rPrChange>
          </w:rPr>
          <w:t xml:space="preserve">TALK ABOUT USING MODULES IN </w:t>
        </w:r>
      </w:ins>
      <w:ins w:id="2148" w:author="Anna Rasburn" w:date="2019-01-29T17:44:00Z">
        <w:r w:rsidRPr="00FF4403">
          <w:rPr>
            <w:color w:val="7030A0"/>
            <w:rPrChange w:id="2149" w:author="Anna Rasburn" w:date="2019-01-29T17:45:00Z">
              <w:rPr/>
            </w:rPrChange>
          </w:rPr>
          <w:t>INTELLIJ. USING MAVEN DEPENDENCYS TO BRING IN DIFFERENT MODULES INTO EACH OTHER</w:t>
        </w:r>
      </w:ins>
    </w:p>
    <w:p w14:paraId="78A813C2" w14:textId="77777777" w:rsidR="00FF4403" w:rsidRPr="00FF4403" w:rsidRDefault="00FF4403" w:rsidP="00FF4403">
      <w:pPr>
        <w:pStyle w:val="BodyText"/>
        <w:rPr>
          <w:rPrChange w:id="2150" w:author="Anna Rasburn" w:date="2019-01-29T17:43:00Z">
            <w:rPr/>
          </w:rPrChange>
        </w:rPr>
        <w:pPrChange w:id="2151" w:author="Anna Rasburn" w:date="2019-01-29T17:43:00Z">
          <w:pPr>
            <w:pStyle w:val="Figure"/>
          </w:pPr>
        </w:pPrChange>
      </w:pPr>
    </w:p>
    <w:p w14:paraId="20137689" w14:textId="3D2B6B28" w:rsidR="00AD60CD" w:rsidRDefault="00AD60CD">
      <w:pPr>
        <w:pStyle w:val="Heading1"/>
        <w:rPr>
          <w:ins w:id="2152" w:author="Anna Rasburn" w:date="2019-01-29T17:15:00Z"/>
        </w:rPr>
      </w:pPr>
      <w:bookmarkStart w:id="2153" w:name="_Toc536543217"/>
      <w:bookmarkStart w:id="2154" w:name="_Toc536543446"/>
      <w:bookmarkStart w:id="2155" w:name="_Toc15893772"/>
      <w:bookmarkStart w:id="2156" w:name="_Toc536549457"/>
      <w:r>
        <w:lastRenderedPageBreak/>
        <w:t>Experiments</w:t>
      </w:r>
      <w:bookmarkEnd w:id="2156"/>
    </w:p>
    <w:p w14:paraId="45BAC53B" w14:textId="2B1EB1E8" w:rsidR="00F534A4" w:rsidRPr="00A622ED" w:rsidRDefault="00F534A4" w:rsidP="00F534A4">
      <w:pPr>
        <w:pStyle w:val="Heading2"/>
        <w:rPr>
          <w:ins w:id="2157" w:author="Anna Rasburn" w:date="2019-01-29T17:17:00Z"/>
          <w:color w:val="0070C0"/>
          <w:rPrChange w:id="2158" w:author="Anna Rasburn" w:date="2019-01-29T17:24:00Z">
            <w:rPr>
              <w:ins w:id="2159" w:author="Anna Rasburn" w:date="2019-01-29T17:17:00Z"/>
            </w:rPr>
          </w:rPrChange>
        </w:rPr>
      </w:pPr>
      <w:bookmarkStart w:id="2160" w:name="_Toc536549458"/>
      <w:ins w:id="2161" w:author="Anna Rasburn" w:date="2019-01-29T17:16:00Z">
        <w:r w:rsidRPr="00A622ED">
          <w:rPr>
            <w:color w:val="0070C0"/>
            <w:rPrChange w:id="2162" w:author="Anna Rasburn" w:date="2019-01-29T17:24:00Z">
              <w:rPr/>
            </w:rPrChange>
          </w:rPr>
          <w:t xml:space="preserve">Recursive </w:t>
        </w:r>
      </w:ins>
      <w:ins w:id="2163" w:author="Anna Rasburn" w:date="2019-01-29T17:17:00Z">
        <w:r w:rsidRPr="00A622ED">
          <w:rPr>
            <w:color w:val="0070C0"/>
            <w:rPrChange w:id="2164" w:author="Anna Rasburn" w:date="2019-01-29T17:24:00Z">
              <w:rPr/>
            </w:rPrChange>
          </w:rPr>
          <w:t>vs Iterative Loops</w:t>
        </w:r>
        <w:bookmarkEnd w:id="2160"/>
      </w:ins>
    </w:p>
    <w:p w14:paraId="3348648F" w14:textId="26FDBA67" w:rsidR="00F534A4" w:rsidRPr="00A622ED" w:rsidRDefault="00F534A4" w:rsidP="00F534A4">
      <w:pPr>
        <w:pStyle w:val="Heading3"/>
        <w:rPr>
          <w:ins w:id="2165" w:author="Anna Rasburn" w:date="2019-01-29T17:18:00Z"/>
          <w:color w:val="0070C0"/>
          <w:rPrChange w:id="2166" w:author="Anna Rasburn" w:date="2019-01-29T17:24:00Z">
            <w:rPr>
              <w:ins w:id="2167" w:author="Anna Rasburn" w:date="2019-01-29T17:18:00Z"/>
            </w:rPr>
          </w:rPrChange>
        </w:rPr>
      </w:pPr>
      <w:bookmarkStart w:id="2168" w:name="_Toc536549459"/>
      <w:ins w:id="2169" w:author="Anna Rasburn" w:date="2019-01-29T17:17:00Z">
        <w:r w:rsidRPr="00A622ED">
          <w:rPr>
            <w:color w:val="0070C0"/>
            <w:rPrChange w:id="2170" w:author="Anna Rasburn" w:date="2019-01-29T17:24:00Z">
              <w:rPr/>
            </w:rPrChange>
          </w:rPr>
          <w:t>Introduction</w:t>
        </w:r>
      </w:ins>
      <w:bookmarkEnd w:id="2168"/>
    </w:p>
    <w:p w14:paraId="6EE4CE5E" w14:textId="674771B3" w:rsidR="00F534A4" w:rsidRDefault="009C3F90" w:rsidP="00F534A4">
      <w:pPr>
        <w:pStyle w:val="BodyFirst"/>
        <w:rPr>
          <w:ins w:id="2171" w:author="Anna Rasburn" w:date="2019-01-29T18:14:00Z"/>
          <w:color w:val="0070C0"/>
        </w:rPr>
      </w:pPr>
      <w:ins w:id="2172" w:author="Anna Rasburn" w:date="2019-01-29T18:08:00Z">
        <w:r>
          <w:rPr>
            <w:color w:val="0070C0"/>
          </w:rPr>
          <w:t>After learning about</w:t>
        </w:r>
      </w:ins>
      <w:ins w:id="2173" w:author="Anna Rasburn" w:date="2019-01-29T18:09:00Z">
        <w:r>
          <w:rPr>
            <w:color w:val="0070C0"/>
          </w:rPr>
          <w:t xml:space="preserve"> the </w:t>
        </w:r>
      </w:ins>
      <w:ins w:id="2174" w:author="Anna Rasburn" w:date="2019-01-29T18:10:00Z">
        <w:r>
          <w:rPr>
            <w:color w:val="0070C0"/>
          </w:rPr>
          <w:t xml:space="preserve">Opacitor and thinking of different ways that code can be changed for energy optimisation and a suggestion from another student, I </w:t>
        </w:r>
      </w:ins>
      <w:ins w:id="2175" w:author="Anna Rasburn" w:date="2019-01-29T18:11:00Z">
        <w:r>
          <w:rPr>
            <w:color w:val="0070C0"/>
          </w:rPr>
          <w:t xml:space="preserve">thought of the effects of different loop types on energy. I specially focused on </w:t>
        </w:r>
      </w:ins>
      <w:ins w:id="2176" w:author="Anna Rasburn" w:date="2019-01-29T18:12:00Z">
        <w:r>
          <w:rPr>
            <w:color w:val="0070C0"/>
          </w:rPr>
          <w:t>recursive loop in comparison to iterative loops</w:t>
        </w:r>
      </w:ins>
      <w:ins w:id="2177" w:author="Anna Rasburn" w:date="2019-01-29T18:13:00Z">
        <w:r w:rsidR="008834EE">
          <w:rPr>
            <w:color w:val="0070C0"/>
          </w:rPr>
          <w:t xml:space="preserve"> and whether calling a method </w:t>
        </w:r>
      </w:ins>
      <w:ins w:id="2178" w:author="Anna Rasburn" w:date="2019-01-29T18:14:00Z">
        <w:r w:rsidR="008834EE">
          <w:rPr>
            <w:color w:val="0070C0"/>
          </w:rPr>
          <w:t xml:space="preserve">repeatedly in a loop has an effect on energy. </w:t>
        </w:r>
      </w:ins>
    </w:p>
    <w:p w14:paraId="0EF45BF7" w14:textId="4B66926A" w:rsidR="008834EE" w:rsidRPr="008834EE" w:rsidRDefault="008834EE" w:rsidP="008834EE">
      <w:pPr>
        <w:pStyle w:val="BodyText"/>
        <w:rPr>
          <w:ins w:id="2179" w:author="Anna Rasburn" w:date="2019-01-29T17:17:00Z"/>
          <w:color w:val="0070C0"/>
          <w:rPrChange w:id="2180" w:author="Anna Rasburn" w:date="2019-01-29T18:14:00Z">
            <w:rPr>
              <w:ins w:id="2181" w:author="Anna Rasburn" w:date="2019-01-29T17:17:00Z"/>
            </w:rPr>
          </w:rPrChange>
        </w:rPr>
        <w:pPrChange w:id="2182" w:author="Anna Rasburn" w:date="2019-01-29T18:14:00Z">
          <w:pPr>
            <w:pStyle w:val="BodyFirst"/>
          </w:pPr>
        </w:pPrChange>
      </w:pPr>
      <w:ins w:id="2183" w:author="Anna Rasburn" w:date="2019-01-29T18:14:00Z">
        <w:r w:rsidRPr="008834EE">
          <w:rPr>
            <w:color w:val="0070C0"/>
            <w:rPrChange w:id="2184" w:author="Anna Rasburn" w:date="2019-01-29T18:14:00Z">
              <w:rPr/>
            </w:rPrChange>
          </w:rPr>
          <w:t xml:space="preserve">I hypothesized that </w:t>
        </w:r>
        <w:r>
          <w:rPr>
            <w:color w:val="0070C0"/>
          </w:rPr>
          <w:t xml:space="preserve">recursive </w:t>
        </w:r>
      </w:ins>
      <w:ins w:id="2185" w:author="Anna Rasburn" w:date="2019-01-29T18:15:00Z">
        <w:r>
          <w:rPr>
            <w:color w:val="0070C0"/>
          </w:rPr>
          <w:t>loops take more energy to conduct the same functionality as an iterative loop</w:t>
        </w:r>
      </w:ins>
      <w:ins w:id="2186" w:author="Anna Rasburn" w:date="2019-01-29T18:16:00Z">
        <w:r>
          <w:rPr>
            <w:color w:val="0070C0"/>
          </w:rPr>
          <w:t xml:space="preserve">, I do not expect the energy measurements </w:t>
        </w:r>
      </w:ins>
      <w:ins w:id="2187" w:author="Anna Rasburn" w:date="2019-01-29T18:17:00Z">
        <w:r>
          <w:rPr>
            <w:color w:val="0070C0"/>
          </w:rPr>
          <w:t xml:space="preserve">for recursive loops </w:t>
        </w:r>
      </w:ins>
      <w:ins w:id="2188" w:author="Anna Rasburn" w:date="2019-01-29T18:16:00Z">
        <w:r>
          <w:rPr>
            <w:color w:val="0070C0"/>
          </w:rPr>
          <w:t>to be a major in</w:t>
        </w:r>
      </w:ins>
      <w:ins w:id="2189" w:author="Anna Rasburn" w:date="2019-01-29T18:17:00Z">
        <w:r>
          <w:rPr>
            <w:color w:val="0070C0"/>
          </w:rPr>
          <w:t xml:space="preserve">crease in comparison to an iterative loop. </w:t>
        </w:r>
      </w:ins>
    </w:p>
    <w:p w14:paraId="5DBF7278" w14:textId="5ACDDAE4" w:rsidR="00F534A4" w:rsidRPr="00A622ED" w:rsidRDefault="00F534A4" w:rsidP="00F534A4">
      <w:pPr>
        <w:pStyle w:val="Heading3"/>
        <w:rPr>
          <w:ins w:id="2190" w:author="Anna Rasburn" w:date="2019-01-29T17:18:00Z"/>
          <w:color w:val="0070C0"/>
          <w:rPrChange w:id="2191" w:author="Anna Rasburn" w:date="2019-01-29T17:24:00Z">
            <w:rPr>
              <w:ins w:id="2192" w:author="Anna Rasburn" w:date="2019-01-29T17:18:00Z"/>
            </w:rPr>
          </w:rPrChange>
        </w:rPr>
      </w:pPr>
      <w:bookmarkStart w:id="2193" w:name="_Toc536549460"/>
      <w:ins w:id="2194" w:author="Anna Rasburn" w:date="2019-01-29T17:17:00Z">
        <w:r w:rsidRPr="00A622ED">
          <w:rPr>
            <w:color w:val="0070C0"/>
            <w:rPrChange w:id="2195" w:author="Anna Rasburn" w:date="2019-01-29T17:24:00Z">
              <w:rPr/>
            </w:rPrChange>
          </w:rPr>
          <w:t>Method</w:t>
        </w:r>
      </w:ins>
      <w:bookmarkEnd w:id="2193"/>
    </w:p>
    <w:p w14:paraId="1C83A353" w14:textId="1858911C" w:rsidR="003F3294" w:rsidRDefault="003F3294" w:rsidP="003F3294">
      <w:pPr>
        <w:pStyle w:val="BodyText"/>
        <w:ind w:firstLine="0"/>
        <w:rPr>
          <w:ins w:id="2196" w:author="Anna Rasburn" w:date="2019-01-29T18:05:00Z"/>
          <w:color w:val="0070C0"/>
        </w:rPr>
      </w:pPr>
      <w:ins w:id="2197" w:author="Anna Rasburn" w:date="2019-01-29T17:57:00Z">
        <w:r w:rsidRPr="003F3294">
          <w:rPr>
            <w:color w:val="0070C0"/>
            <w:rPrChange w:id="2198" w:author="Anna Rasburn" w:date="2019-01-29T17:57:00Z">
              <w:rPr/>
            </w:rPrChange>
          </w:rPr>
          <w:t>In th</w:t>
        </w:r>
        <w:r>
          <w:rPr>
            <w:color w:val="0070C0"/>
          </w:rPr>
          <w:t>is series of experiments, I created an array of a certain length with a certain seed</w:t>
        </w:r>
      </w:ins>
      <w:ins w:id="2199" w:author="Anna Rasburn" w:date="2019-01-29T17:59:00Z">
        <w:r>
          <w:rPr>
            <w:color w:val="0070C0"/>
          </w:rPr>
          <w:t>.</w:t>
        </w:r>
      </w:ins>
      <w:ins w:id="2200" w:author="Anna Rasburn" w:date="2019-01-29T18:01:00Z">
        <w:r>
          <w:rPr>
            <w:color w:val="0070C0"/>
          </w:rPr>
          <w:t xml:space="preserve"> I created in total of </w:t>
        </w:r>
      </w:ins>
      <w:ins w:id="2201" w:author="Anna Rasburn" w:date="2019-01-29T18:02:00Z">
        <w:r>
          <w:rPr>
            <w:color w:val="0070C0"/>
          </w:rPr>
          <w:t>48 (roughly) arrays with seeds ranging from 10 to 10,000 and array sizes ranging from 10 to 10,000</w:t>
        </w:r>
      </w:ins>
      <w:ins w:id="2202" w:author="Anna Rasburn" w:date="2019-01-29T18:03:00Z">
        <w:r>
          <w:rPr>
            <w:color w:val="0070C0"/>
          </w:rPr>
          <w:t xml:space="preserve">. </w:t>
        </w:r>
      </w:ins>
      <w:ins w:id="2203" w:author="Anna Rasburn" w:date="2019-01-29T18:04:00Z">
        <w:r w:rsidR="009C3F90">
          <w:rPr>
            <w:color w:val="0070C0"/>
          </w:rPr>
          <w:t xml:space="preserve">The 48 arrays are split into 3 subgroups: 16 totally random arrays, 16 ascending arrays and 16 descending arrays. </w:t>
        </w:r>
      </w:ins>
      <w:ins w:id="2204" w:author="Anna Rasburn" w:date="2019-01-29T18:03:00Z">
        <w:r>
          <w:rPr>
            <w:color w:val="0070C0"/>
          </w:rPr>
          <w:t>I did conduct some experiments with an array length of 1</w:t>
        </w:r>
        <w:r w:rsidR="009C3F90">
          <w:rPr>
            <w:color w:val="0070C0"/>
          </w:rPr>
          <w:t>00,000 but conducting these experiments took a long time for up to 4 hours.</w:t>
        </w:r>
      </w:ins>
      <w:ins w:id="2205" w:author="Anna Rasburn" w:date="2019-01-29T17:59:00Z">
        <w:r>
          <w:rPr>
            <w:color w:val="0070C0"/>
          </w:rPr>
          <w:t xml:space="preserve"> For each individual array, I ran the array through the complication </w:t>
        </w:r>
      </w:ins>
      <w:ins w:id="2206" w:author="Anna Rasburn" w:date="2019-01-29T18:00:00Z">
        <w:r>
          <w:rPr>
            <w:color w:val="0070C0"/>
          </w:rPr>
          <w:t>unit and the Opacitor Bytec</w:t>
        </w:r>
      </w:ins>
      <w:ins w:id="2207" w:author="Anna Rasburn" w:date="2019-01-29T18:01:00Z">
        <w:r>
          <w:rPr>
            <w:color w:val="0070C0"/>
          </w:rPr>
          <w:t>ode histogram thirty times.</w:t>
        </w:r>
      </w:ins>
      <w:ins w:id="2208" w:author="Anna Rasburn" w:date="2019-01-29T18:03:00Z">
        <w:r w:rsidR="009C3F90">
          <w:rPr>
            <w:color w:val="0070C0"/>
          </w:rPr>
          <w:t xml:space="preserve"> R</w:t>
        </w:r>
      </w:ins>
      <w:ins w:id="2209" w:author="Anna Rasburn" w:date="2019-01-29T18:04:00Z">
        <w:r w:rsidR="009C3F90">
          <w:rPr>
            <w:color w:val="0070C0"/>
          </w:rPr>
          <w:t>epeating the array this way helped reduc</w:t>
        </w:r>
      </w:ins>
      <w:ins w:id="2210" w:author="Anna Rasburn" w:date="2019-01-29T18:05:00Z">
        <w:r w:rsidR="009C3F90">
          <w:rPr>
            <w:color w:val="0070C0"/>
          </w:rPr>
          <w:t>e noise in the experimentation.</w:t>
        </w:r>
      </w:ins>
    </w:p>
    <w:p w14:paraId="18C39965" w14:textId="22E07057" w:rsidR="009C3F90" w:rsidRDefault="009C3F90" w:rsidP="003F3294">
      <w:pPr>
        <w:pStyle w:val="BodyText"/>
        <w:ind w:firstLine="0"/>
        <w:rPr>
          <w:ins w:id="2211" w:author="Anna Rasburn" w:date="2019-01-29T18:05:00Z"/>
          <w:color w:val="0070C0"/>
        </w:rPr>
      </w:pPr>
    </w:p>
    <w:p w14:paraId="1742795F" w14:textId="5187ADF9" w:rsidR="009C3F90" w:rsidRPr="009C3F90" w:rsidRDefault="009C3F90" w:rsidP="003F3294">
      <w:pPr>
        <w:pStyle w:val="BodyText"/>
        <w:ind w:firstLine="0"/>
        <w:rPr>
          <w:ins w:id="2212" w:author="Anna Rasburn" w:date="2019-01-29T17:17:00Z"/>
          <w:color w:val="7030A0"/>
          <w:rPrChange w:id="2213" w:author="Anna Rasburn" w:date="2019-01-29T18:07:00Z">
            <w:rPr>
              <w:ins w:id="2214" w:author="Anna Rasburn" w:date="2019-01-29T17:17:00Z"/>
            </w:rPr>
          </w:rPrChange>
        </w:rPr>
        <w:pPrChange w:id="2215" w:author="Anna Rasburn" w:date="2019-01-29T17:57:00Z">
          <w:pPr>
            <w:pStyle w:val="Heading3"/>
          </w:pPr>
        </w:pPrChange>
      </w:pPr>
      <w:ins w:id="2216" w:author="Anna Rasburn" w:date="2019-01-29T18:05:00Z">
        <w:r w:rsidRPr="009C3F90">
          <w:rPr>
            <w:color w:val="7030A0"/>
            <w:rPrChange w:id="2217" w:author="Anna Rasburn" w:date="2019-01-29T18:07:00Z">
              <w:rPr>
                <w:color w:val="0070C0"/>
              </w:rPr>
            </w:rPrChange>
          </w:rPr>
          <w:t xml:space="preserve">There is an element that the energy measurements are </w:t>
        </w:r>
      </w:ins>
      <w:ins w:id="2218" w:author="Anna Rasburn" w:date="2019-01-29T18:06:00Z">
        <w:r w:rsidRPr="009C3F90">
          <w:rPr>
            <w:color w:val="7030A0"/>
            <w:rPrChange w:id="2219" w:author="Anna Rasburn" w:date="2019-01-29T18:07:00Z">
              <w:rPr>
                <w:color w:val="0070C0"/>
              </w:rPr>
            </w:rPrChange>
          </w:rPr>
          <w:t>obscured</w:t>
        </w:r>
      </w:ins>
      <w:ins w:id="2220" w:author="Anna Rasburn" w:date="2019-01-29T18:05:00Z">
        <w:r w:rsidRPr="009C3F90">
          <w:rPr>
            <w:color w:val="7030A0"/>
            <w:rPrChange w:id="2221" w:author="Anna Rasburn" w:date="2019-01-29T18:07:00Z">
              <w:rPr>
                <w:color w:val="0070C0"/>
              </w:rPr>
            </w:rPrChange>
          </w:rPr>
          <w:t xml:space="preserve"> by other elements of the program such as generating</w:t>
        </w:r>
      </w:ins>
      <w:ins w:id="2222" w:author="Anna Rasburn" w:date="2019-01-29T18:06:00Z">
        <w:r w:rsidRPr="009C3F90">
          <w:rPr>
            <w:color w:val="7030A0"/>
            <w:rPrChange w:id="2223" w:author="Anna Rasburn" w:date="2019-01-29T18:07:00Z">
              <w:rPr>
                <w:color w:val="0070C0"/>
              </w:rPr>
            </w:rPrChange>
          </w:rPr>
          <w:t xml:space="preserve"> the random arrays or sorting the arrays into ascending array f</w:t>
        </w:r>
      </w:ins>
      <w:ins w:id="2224" w:author="Anna Rasburn" w:date="2019-01-29T18:07:00Z">
        <w:r w:rsidRPr="009C3F90">
          <w:rPr>
            <w:color w:val="7030A0"/>
            <w:rPrChange w:id="2225" w:author="Anna Rasburn" w:date="2019-01-29T18:07:00Z">
              <w:rPr>
                <w:color w:val="0070C0"/>
              </w:rPr>
            </w:rPrChange>
          </w:rPr>
          <w:t>or the bubble sort. IS IT THO THE OPACITOR JUST LOOKS AT THE CODE</w:t>
        </w:r>
      </w:ins>
    </w:p>
    <w:p w14:paraId="6797D01D" w14:textId="6416F0C1" w:rsidR="00F534A4" w:rsidRPr="00A622ED" w:rsidRDefault="00F534A4" w:rsidP="00F534A4">
      <w:pPr>
        <w:pStyle w:val="Heading3"/>
        <w:rPr>
          <w:ins w:id="2226" w:author="Anna Rasburn" w:date="2019-01-29T17:18:00Z"/>
          <w:color w:val="0070C0"/>
          <w:rPrChange w:id="2227" w:author="Anna Rasburn" w:date="2019-01-29T17:24:00Z">
            <w:rPr>
              <w:ins w:id="2228" w:author="Anna Rasburn" w:date="2019-01-29T17:18:00Z"/>
            </w:rPr>
          </w:rPrChange>
        </w:rPr>
      </w:pPr>
      <w:bookmarkStart w:id="2229" w:name="_Toc536549461"/>
      <w:ins w:id="2230" w:author="Anna Rasburn" w:date="2019-01-29T17:17:00Z">
        <w:r w:rsidRPr="00A622ED">
          <w:rPr>
            <w:color w:val="0070C0"/>
            <w:rPrChange w:id="2231" w:author="Anna Rasburn" w:date="2019-01-29T17:24:00Z">
              <w:rPr/>
            </w:rPrChange>
          </w:rPr>
          <w:t>Results</w:t>
        </w:r>
      </w:ins>
      <w:bookmarkEnd w:id="2229"/>
    </w:p>
    <w:p w14:paraId="5F1EFDE5" w14:textId="77777777" w:rsidR="00F534A4" w:rsidRPr="00A622ED" w:rsidRDefault="00F534A4" w:rsidP="00F534A4">
      <w:pPr>
        <w:pStyle w:val="BodyFirst"/>
        <w:rPr>
          <w:ins w:id="2232" w:author="Anna Rasburn" w:date="2019-01-29T17:17:00Z"/>
          <w:color w:val="0070C0"/>
          <w:rPrChange w:id="2233" w:author="Anna Rasburn" w:date="2019-01-29T17:24:00Z">
            <w:rPr>
              <w:ins w:id="2234" w:author="Anna Rasburn" w:date="2019-01-29T17:17:00Z"/>
            </w:rPr>
          </w:rPrChange>
        </w:rPr>
        <w:pPrChange w:id="2235" w:author="Anna Rasburn" w:date="2019-01-29T17:18:00Z">
          <w:pPr>
            <w:pStyle w:val="Heading3"/>
          </w:pPr>
        </w:pPrChange>
      </w:pPr>
    </w:p>
    <w:p w14:paraId="6A96B519" w14:textId="42FF159B" w:rsidR="00F534A4" w:rsidRPr="00A622ED" w:rsidRDefault="00F534A4" w:rsidP="00F534A4">
      <w:pPr>
        <w:pStyle w:val="Heading3"/>
        <w:rPr>
          <w:ins w:id="2236" w:author="Anna Rasburn" w:date="2019-01-29T17:18:00Z"/>
          <w:color w:val="0070C0"/>
          <w:rPrChange w:id="2237" w:author="Anna Rasburn" w:date="2019-01-29T17:24:00Z">
            <w:rPr>
              <w:ins w:id="2238" w:author="Anna Rasburn" w:date="2019-01-29T17:18:00Z"/>
            </w:rPr>
          </w:rPrChange>
        </w:rPr>
      </w:pPr>
      <w:bookmarkStart w:id="2239" w:name="_Toc536549462"/>
      <w:ins w:id="2240" w:author="Anna Rasburn" w:date="2019-01-29T17:17:00Z">
        <w:r w:rsidRPr="00A622ED">
          <w:rPr>
            <w:color w:val="0070C0"/>
            <w:rPrChange w:id="2241" w:author="Anna Rasburn" w:date="2019-01-29T17:24:00Z">
              <w:rPr/>
            </w:rPrChange>
          </w:rPr>
          <w:t>Conclusion</w:t>
        </w:r>
      </w:ins>
      <w:bookmarkEnd w:id="2239"/>
    </w:p>
    <w:p w14:paraId="4EECA5DD" w14:textId="77777777" w:rsidR="00F534A4" w:rsidRPr="00A622ED" w:rsidRDefault="00F534A4" w:rsidP="00F534A4">
      <w:pPr>
        <w:pStyle w:val="BodyFirst"/>
        <w:rPr>
          <w:ins w:id="2242" w:author="Anna Rasburn" w:date="2019-01-29T17:18:00Z"/>
          <w:color w:val="0070C0"/>
          <w:rPrChange w:id="2243" w:author="Anna Rasburn" w:date="2019-01-29T17:24:00Z">
            <w:rPr>
              <w:ins w:id="2244" w:author="Anna Rasburn" w:date="2019-01-29T17:18:00Z"/>
            </w:rPr>
          </w:rPrChange>
        </w:rPr>
        <w:pPrChange w:id="2245" w:author="Anna Rasburn" w:date="2019-01-29T17:18:00Z">
          <w:pPr>
            <w:pStyle w:val="Heading3"/>
          </w:pPr>
        </w:pPrChange>
      </w:pPr>
    </w:p>
    <w:p w14:paraId="121A199C" w14:textId="67A3DEDB" w:rsidR="00F534A4" w:rsidRPr="00A622ED" w:rsidRDefault="00F534A4" w:rsidP="00F534A4">
      <w:pPr>
        <w:pStyle w:val="Heading4"/>
        <w:rPr>
          <w:ins w:id="2246" w:author="Anna Rasburn" w:date="2019-01-29T17:18:00Z"/>
          <w:color w:val="0070C0"/>
          <w:rPrChange w:id="2247" w:author="Anna Rasburn" w:date="2019-01-29T17:24:00Z">
            <w:rPr>
              <w:ins w:id="2248" w:author="Anna Rasburn" w:date="2019-01-29T17:18:00Z"/>
            </w:rPr>
          </w:rPrChange>
        </w:rPr>
      </w:pPr>
      <w:bookmarkStart w:id="2249" w:name="_Toc536549463"/>
      <w:ins w:id="2250" w:author="Anna Rasburn" w:date="2019-01-29T17:18:00Z">
        <w:r w:rsidRPr="00A622ED">
          <w:rPr>
            <w:color w:val="0070C0"/>
            <w:rPrChange w:id="2251" w:author="Anna Rasburn" w:date="2019-01-29T17:24:00Z">
              <w:rPr/>
            </w:rPrChange>
          </w:rPr>
          <w:t>Further Work</w:t>
        </w:r>
        <w:bookmarkEnd w:id="2249"/>
      </w:ins>
    </w:p>
    <w:p w14:paraId="14A97404" w14:textId="6A5F9E4B" w:rsidR="00F534A4" w:rsidRDefault="00F534A4" w:rsidP="00F534A4">
      <w:pPr>
        <w:pStyle w:val="BodyFirst"/>
        <w:rPr>
          <w:ins w:id="2252" w:author="Anna Rasburn" w:date="2019-01-29T17:32:00Z"/>
          <w:color w:val="0070C0"/>
        </w:rPr>
      </w:pPr>
      <w:ins w:id="2253" w:author="Anna Rasburn" w:date="2019-01-29T17:20:00Z">
        <w:r w:rsidRPr="00A622ED">
          <w:rPr>
            <w:color w:val="0070C0"/>
            <w:rPrChange w:id="2254" w:author="Anna Rasburn" w:date="2019-01-29T17:24:00Z">
              <w:rPr/>
            </w:rPrChange>
          </w:rPr>
          <w:t>The research gathered in</w:t>
        </w:r>
      </w:ins>
      <w:ins w:id="2255" w:author="Anna Rasburn" w:date="2019-01-29T17:21:00Z">
        <w:r w:rsidR="00A622ED" w:rsidRPr="00A622ED">
          <w:rPr>
            <w:color w:val="0070C0"/>
            <w:rPrChange w:id="2256" w:author="Anna Rasburn" w:date="2019-01-29T17:24:00Z">
              <w:rPr/>
            </w:rPrChange>
          </w:rPr>
          <w:t xml:space="preserve"> this experiment co</w:t>
        </w:r>
      </w:ins>
      <w:ins w:id="2257" w:author="Anna Rasburn" w:date="2019-01-29T17:22:00Z">
        <w:r w:rsidR="00A622ED" w:rsidRPr="00A622ED">
          <w:rPr>
            <w:color w:val="0070C0"/>
            <w:rPrChange w:id="2258" w:author="Anna Rasburn" w:date="2019-01-29T17:24:00Z">
              <w:rPr/>
            </w:rPrChange>
          </w:rPr>
          <w:t xml:space="preserve">uld be conducted again with a </w:t>
        </w:r>
      </w:ins>
      <w:ins w:id="2259" w:author="Anna Rasburn" w:date="2019-01-29T17:23:00Z">
        <w:r w:rsidR="00A622ED" w:rsidRPr="00A622ED">
          <w:rPr>
            <w:color w:val="0070C0"/>
            <w:rPrChange w:id="2260" w:author="Anna Rasburn" w:date="2019-01-29T17:24:00Z">
              <w:rPr/>
            </w:rPrChange>
          </w:rPr>
          <w:t xml:space="preserve">different sort algorithms such as a </w:t>
        </w:r>
      </w:ins>
      <w:ins w:id="2261" w:author="Anna Rasburn" w:date="2019-01-29T17:25:00Z">
        <w:r w:rsidR="00A622ED" w:rsidRPr="00A622ED">
          <w:rPr>
            <w:color w:val="0070C0"/>
            <w:rPrChange w:id="2262" w:author="Anna Rasburn" w:date="2019-01-29T17:24:00Z">
              <w:rPr>
                <w:color w:val="0070C0"/>
              </w:rPr>
            </w:rPrChange>
          </w:rPr>
          <w:t>Insertion</w:t>
        </w:r>
      </w:ins>
      <w:ins w:id="2263" w:author="Anna Rasburn" w:date="2019-01-29T17:24:00Z">
        <w:r w:rsidR="00A622ED" w:rsidRPr="00A622ED">
          <w:rPr>
            <w:color w:val="0070C0"/>
            <w:rPrChange w:id="2264" w:author="Anna Rasburn" w:date="2019-01-29T17:24:00Z">
              <w:rPr/>
            </w:rPrChange>
          </w:rPr>
          <w:t xml:space="preserve"> Sorts or a Merge sort. This would lead to some potentially interesting </w:t>
        </w:r>
      </w:ins>
      <w:ins w:id="2265" w:author="Anna Rasburn" w:date="2019-01-29T17:25:00Z">
        <w:r w:rsidR="00A622ED">
          <w:rPr>
            <w:color w:val="0070C0"/>
          </w:rPr>
          <w:t xml:space="preserve">results in looking at difference in energy for different sorts. Some sorts </w:t>
        </w:r>
      </w:ins>
      <w:ins w:id="2266" w:author="Anna Rasburn" w:date="2019-01-29T17:26:00Z">
        <w:r w:rsidR="00A622ED">
          <w:rPr>
            <w:color w:val="0070C0"/>
          </w:rPr>
          <w:t xml:space="preserve">may be </w:t>
        </w:r>
        <w:r w:rsidR="00A622ED">
          <w:rPr>
            <w:color w:val="0070C0"/>
          </w:rPr>
          <w:lastRenderedPageBreak/>
          <w:t>require more energy</w:t>
        </w:r>
      </w:ins>
      <w:ins w:id="2267" w:author="Anna Rasburn" w:date="2019-01-29T17:27:00Z">
        <w:r w:rsidR="00A622ED">
          <w:rPr>
            <w:color w:val="0070C0"/>
          </w:rPr>
          <w:t xml:space="preserve"> to sort the algorithm. This could lead to </w:t>
        </w:r>
      </w:ins>
      <w:ins w:id="2268" w:author="Anna Rasburn" w:date="2019-01-29T17:28:00Z">
        <w:r w:rsidR="00A622ED">
          <w:rPr>
            <w:color w:val="0070C0"/>
          </w:rPr>
          <w:t xml:space="preserve">interesting questions about whether an algorithm’s Big </w:t>
        </w:r>
      </w:ins>
      <w:ins w:id="2269" w:author="Anna Rasburn" w:date="2019-01-29T17:29:00Z">
        <w:r w:rsidR="00A622ED">
          <w:rPr>
            <w:color w:val="0070C0"/>
          </w:rPr>
          <w:t xml:space="preserve">O has an impact on energy so for instance does </w:t>
        </w:r>
      </w:ins>
      <w:ins w:id="2270" w:author="Anna Rasburn" w:date="2019-01-29T17:30:00Z">
        <w:r w:rsidR="00A622ED">
          <w:rPr>
            <w:color w:val="0070C0"/>
          </w:rPr>
          <w:t xml:space="preserve">if an algorithm such as Merge sort </w:t>
        </w:r>
      </w:ins>
      <w:ins w:id="2271" w:author="Anna Rasburn" w:date="2019-01-29T17:31:00Z">
        <w:r w:rsidR="00A622ED">
          <w:rPr>
            <w:color w:val="0070C0"/>
          </w:rPr>
          <w:t>(</w:t>
        </w:r>
      </w:ins>
      <w:ins w:id="2272" w:author="Anna Rasburn" w:date="2019-01-29T17:30:00Z">
        <w:r w:rsidR="00A622ED">
          <w:rPr>
            <w:color w:val="0070C0"/>
          </w:rPr>
          <w:t>which is a faster algorithm than a Bubble S</w:t>
        </w:r>
      </w:ins>
      <w:ins w:id="2273" w:author="Anna Rasburn" w:date="2019-01-29T17:31:00Z">
        <w:r w:rsidR="00A622ED">
          <w:rPr>
            <w:color w:val="0070C0"/>
          </w:rPr>
          <w:t xml:space="preserve">ort), has a </w:t>
        </w:r>
        <w:r w:rsidR="00B52BD2">
          <w:rPr>
            <w:color w:val="0070C0"/>
          </w:rPr>
          <w:t>smaller energy measurement than slower algorithms like Bubb</w:t>
        </w:r>
      </w:ins>
      <w:ins w:id="2274" w:author="Anna Rasburn" w:date="2019-01-29T17:32:00Z">
        <w:r w:rsidR="00B52BD2">
          <w:rPr>
            <w:color w:val="0070C0"/>
          </w:rPr>
          <w:t xml:space="preserve">le Sorts. </w:t>
        </w:r>
      </w:ins>
    </w:p>
    <w:p w14:paraId="0B5CE2E0" w14:textId="3E76AC3C" w:rsidR="00B52BD2" w:rsidRPr="00B52BD2" w:rsidRDefault="00B52BD2" w:rsidP="00B52BD2">
      <w:pPr>
        <w:pStyle w:val="BodyText"/>
        <w:rPr>
          <w:color w:val="0070C0"/>
          <w:rPrChange w:id="2275" w:author="Anna Rasburn" w:date="2019-01-29T17:34:00Z">
            <w:rPr/>
          </w:rPrChange>
        </w:rPr>
        <w:pPrChange w:id="2276" w:author="Anna Rasburn" w:date="2019-01-29T17:32:00Z">
          <w:pPr>
            <w:pStyle w:val="Heading1"/>
          </w:pPr>
        </w:pPrChange>
      </w:pPr>
      <w:ins w:id="2277" w:author="Anna Rasburn" w:date="2019-01-29T17:33:00Z">
        <w:r w:rsidRPr="00B52BD2">
          <w:rPr>
            <w:color w:val="0070C0"/>
            <w:rPrChange w:id="2278" w:author="Anna Rasburn" w:date="2019-01-29T17:34:00Z">
              <w:rPr/>
            </w:rPrChange>
          </w:rPr>
          <w:t>This research can also be i</w:t>
        </w:r>
      </w:ins>
      <w:ins w:id="2279" w:author="Anna Rasburn" w:date="2019-01-29T17:34:00Z">
        <w:r w:rsidRPr="00B52BD2">
          <w:rPr>
            <w:color w:val="0070C0"/>
            <w:rPrChange w:id="2280" w:author="Anna Rasburn" w:date="2019-01-29T17:34:00Z">
              <w:rPr/>
            </w:rPrChange>
          </w:rPr>
          <w:t>mplemented into the AnnaGin toolkit</w:t>
        </w:r>
      </w:ins>
      <w:ins w:id="2281" w:author="Anna Rasburn" w:date="2019-01-29T17:35:00Z">
        <w:r>
          <w:rPr>
            <w:color w:val="0070C0"/>
          </w:rPr>
          <w:t xml:space="preserve">. This could be done as implementing </w:t>
        </w:r>
      </w:ins>
      <w:ins w:id="2282" w:author="Anna Rasburn" w:date="2019-01-29T17:34:00Z">
        <w:r w:rsidRPr="00B52BD2">
          <w:rPr>
            <w:color w:val="0070C0"/>
            <w:rPrChange w:id="2283" w:author="Anna Rasburn" w:date="2019-01-29T17:34:00Z">
              <w:rPr/>
            </w:rPrChange>
          </w:rPr>
          <w:t xml:space="preserve">an Edit that changes a </w:t>
        </w:r>
      </w:ins>
      <w:ins w:id="2284" w:author="Anna Rasburn" w:date="2019-01-29T17:35:00Z">
        <w:r>
          <w:rPr>
            <w:color w:val="0070C0"/>
          </w:rPr>
          <w:t xml:space="preserve">recursive </w:t>
        </w:r>
      </w:ins>
      <w:ins w:id="2285" w:author="Anna Rasburn" w:date="2019-01-29T17:34:00Z">
        <w:r w:rsidRPr="00B52BD2">
          <w:rPr>
            <w:color w:val="0070C0"/>
            <w:rPrChange w:id="2286" w:author="Anna Rasburn" w:date="2019-01-29T17:34:00Z">
              <w:rPr/>
            </w:rPrChange>
          </w:rPr>
          <w:t xml:space="preserve">loop </w:t>
        </w:r>
      </w:ins>
      <w:ins w:id="2287" w:author="Anna Rasburn" w:date="2019-01-29T17:35:00Z">
        <w:r>
          <w:rPr>
            <w:color w:val="0070C0"/>
          </w:rPr>
          <w:t>to an iterative loop because larg</w:t>
        </w:r>
      </w:ins>
      <w:ins w:id="2288" w:author="Anna Rasburn" w:date="2019-01-29T17:36:00Z">
        <w:r>
          <w:rPr>
            <w:color w:val="0070C0"/>
          </w:rPr>
          <w:t xml:space="preserve">ely iterative loops have lower energy measurements </w:t>
        </w:r>
      </w:ins>
      <w:ins w:id="2289" w:author="Anna Rasburn" w:date="2019-01-29T17:37:00Z">
        <w:r>
          <w:rPr>
            <w:color w:val="0070C0"/>
          </w:rPr>
          <w:t>so potentially changing the loops can reduce the programs overall energy usage</w:t>
        </w:r>
      </w:ins>
      <w:ins w:id="2290" w:author="Anna Rasburn" w:date="2019-01-29T17:35:00Z">
        <w:r>
          <w:rPr>
            <w:color w:val="0070C0"/>
          </w:rPr>
          <w:t>.</w:t>
        </w:r>
      </w:ins>
      <w:ins w:id="2291" w:author="Anna Rasburn" w:date="2019-01-29T17:37:00Z">
        <w:r>
          <w:rPr>
            <w:color w:val="0070C0"/>
          </w:rPr>
          <w:t xml:space="preserve"> This could led to int</w:t>
        </w:r>
      </w:ins>
      <w:ins w:id="2292" w:author="Anna Rasburn" w:date="2019-01-29T17:38:00Z">
        <w:r>
          <w:rPr>
            <w:color w:val="0070C0"/>
          </w:rPr>
          <w:t>eresting problems because recursive loops are normally implemented for certain reasons so there needs to be verification that the</w:t>
        </w:r>
      </w:ins>
      <w:ins w:id="2293" w:author="Anna Rasburn" w:date="2019-01-29T17:39:00Z">
        <w:r>
          <w:rPr>
            <w:color w:val="0070C0"/>
          </w:rPr>
          <w:t xml:space="preserve"> program’s functionality is not compromised by making the program not recursive, this can be conducte</w:t>
        </w:r>
      </w:ins>
      <w:ins w:id="2294" w:author="Anna Rasburn" w:date="2019-01-29T17:40:00Z">
        <w:r>
          <w:rPr>
            <w:color w:val="0070C0"/>
          </w:rPr>
          <w:t>d</w:t>
        </w:r>
      </w:ins>
      <w:ins w:id="2295" w:author="Anna Rasburn" w:date="2019-01-29T17:34:00Z">
        <w:r w:rsidRPr="00B52BD2">
          <w:rPr>
            <w:color w:val="0070C0"/>
            <w:rPrChange w:id="2296" w:author="Anna Rasburn" w:date="2019-01-29T17:34:00Z">
              <w:rPr/>
            </w:rPrChange>
          </w:rPr>
          <w:t xml:space="preserve"> </w:t>
        </w:r>
      </w:ins>
      <w:ins w:id="2297" w:author="Anna Rasburn" w:date="2019-01-29T17:39:00Z">
        <w:r>
          <w:rPr>
            <w:color w:val="0070C0"/>
          </w:rPr>
          <w:t xml:space="preserve">by </w:t>
        </w:r>
      </w:ins>
      <w:ins w:id="2298" w:author="Anna Rasburn" w:date="2019-01-29T17:40:00Z">
        <w:r>
          <w:rPr>
            <w:color w:val="0070C0"/>
          </w:rPr>
          <w:t>implementing good u</w:t>
        </w:r>
      </w:ins>
      <w:ins w:id="2299" w:author="Anna Rasburn" w:date="2019-01-29T17:41:00Z">
        <w:r>
          <w:rPr>
            <w:color w:val="0070C0"/>
          </w:rPr>
          <w:t xml:space="preserve">nit tests that check for compromises in functionality. </w:t>
        </w:r>
      </w:ins>
    </w:p>
    <w:p w14:paraId="39AADD11" w14:textId="2828191D" w:rsidR="00AD60CD" w:rsidRDefault="00AD60CD">
      <w:pPr>
        <w:pStyle w:val="Heading1"/>
        <w:rPr>
          <w:ins w:id="2300" w:author="Anna Rasburn [2]" w:date="2019-01-24T13:58:00Z"/>
        </w:rPr>
      </w:pPr>
      <w:bookmarkStart w:id="2301" w:name="_Toc536549464"/>
      <w:r>
        <w:lastRenderedPageBreak/>
        <w:t>Use Cases</w:t>
      </w:r>
      <w:bookmarkEnd w:id="2301"/>
    </w:p>
    <w:p w14:paraId="2558468D" w14:textId="23426DD6" w:rsidR="00F65546" w:rsidRPr="00F65546" w:rsidRDefault="00F65546">
      <w:pPr>
        <w:pStyle w:val="Heading1"/>
      </w:pPr>
      <w:bookmarkStart w:id="2302" w:name="_Toc536549465"/>
      <w:ins w:id="2303" w:author="Anna Rasburn [2]" w:date="2019-01-24T13:58:00Z">
        <w:r>
          <w:lastRenderedPageBreak/>
          <w:t>Results</w:t>
        </w:r>
      </w:ins>
      <w:bookmarkEnd w:id="2302"/>
    </w:p>
    <w:p w14:paraId="0EAC030A" w14:textId="77777777" w:rsidR="00CB76FF" w:rsidRPr="001765A6" w:rsidRDefault="00946A62">
      <w:pPr>
        <w:pStyle w:val="Heading1"/>
      </w:pPr>
      <w:bookmarkStart w:id="2304" w:name="_Toc536549466"/>
      <w:r w:rsidRPr="001765A6">
        <w:lastRenderedPageBreak/>
        <w:t>Conclusion</w:t>
      </w:r>
      <w:bookmarkEnd w:id="2153"/>
      <w:bookmarkEnd w:id="2154"/>
      <w:bookmarkEnd w:id="2155"/>
      <w:bookmarkEnd w:id="2304"/>
    </w:p>
    <w:p w14:paraId="77FD5379" w14:textId="77777777" w:rsidR="00EB5DDC" w:rsidRPr="001765A6" w:rsidRDefault="00946A62" w:rsidP="00EB5DDC">
      <w:pPr>
        <w:pStyle w:val="Heading2"/>
      </w:pPr>
      <w:bookmarkStart w:id="2305" w:name="_Toc536549467"/>
      <w:r w:rsidRPr="001765A6">
        <w:t>Summary</w:t>
      </w:r>
      <w:bookmarkEnd w:id="2305"/>
    </w:p>
    <w:p w14:paraId="4C7835AD" w14:textId="77777777" w:rsidR="00EB5DDC" w:rsidRPr="001765A6" w:rsidRDefault="00946A62" w:rsidP="00EB5DDC">
      <w:pPr>
        <w:pStyle w:val="BodyFirst"/>
      </w:pPr>
      <w:r w:rsidRPr="001765A6">
        <w:t>Summarise what you have achieved.</w:t>
      </w:r>
    </w:p>
    <w:p w14:paraId="3AB01D44" w14:textId="77777777" w:rsidR="00CB76FF" w:rsidRPr="001765A6" w:rsidRDefault="00946A62">
      <w:pPr>
        <w:pStyle w:val="Heading2"/>
      </w:pPr>
      <w:bookmarkStart w:id="2306" w:name="_Toc536543218"/>
      <w:bookmarkStart w:id="2307" w:name="_Toc536543447"/>
      <w:bookmarkStart w:id="2308" w:name="_Toc15893773"/>
      <w:bookmarkStart w:id="2309" w:name="_Toc536549468"/>
      <w:r w:rsidRPr="001765A6">
        <w:t>Evaluation</w:t>
      </w:r>
      <w:bookmarkEnd w:id="2306"/>
      <w:bookmarkEnd w:id="2307"/>
      <w:bookmarkEnd w:id="2308"/>
      <w:bookmarkEnd w:id="2309"/>
    </w:p>
    <w:p w14:paraId="115F975E" w14:textId="77777777" w:rsidR="00CB76FF" w:rsidRPr="001765A6" w:rsidRDefault="00946A62">
      <w:pPr>
        <w:pStyle w:val="BodyFirst"/>
      </w:pPr>
      <w:r w:rsidRPr="001765A6">
        <w:t xml:space="preserve">Stand back and evaluate what you have achieved and how well you have met the objectives. Evaluate your achievements against your objectives in section </w:t>
      </w:r>
      <w:bookmarkStart w:id="2310" w:name="_Hlt44140282"/>
      <w:r w:rsidRPr="001765A6">
        <w:fldChar w:fldCharType="begin"/>
      </w:r>
      <w:r w:rsidRPr="001765A6">
        <w:instrText xml:space="preserve"> REF _Ref2701205 \r \h  \* MERGEFORMAT </w:instrText>
      </w:r>
      <w:r w:rsidRPr="001765A6">
        <w:fldChar w:fldCharType="separate"/>
      </w:r>
      <w:r w:rsidR="00B64332">
        <w:t>1.2</w:t>
      </w:r>
      <w:r w:rsidRPr="001765A6">
        <w:fldChar w:fldCharType="end"/>
      </w:r>
      <w:bookmarkEnd w:id="2310"/>
      <w:r w:rsidRPr="001765A6">
        <w:t xml:space="preserve">. Demonstrate that you have tackled the project in a professional manner. </w:t>
      </w:r>
    </w:p>
    <w:p w14:paraId="1B3EA693" w14:textId="77777777" w:rsidR="00CB76FF" w:rsidRPr="001765A6" w:rsidRDefault="00946A62">
      <w:pPr>
        <w:pStyle w:val="BodyText"/>
      </w:pPr>
      <w:r w:rsidRPr="001765A6">
        <w:t>(The previous paragraph demonstrates the use of automatic cross-references:  The “</w:t>
      </w:r>
      <w:r w:rsidRPr="001765A6">
        <w:fldChar w:fldCharType="begin"/>
      </w:r>
      <w:r w:rsidRPr="001765A6">
        <w:instrText xml:space="preserve"> REF _Ref2701205 \r \h  \* MERGEFORMAT </w:instrText>
      </w:r>
      <w:r w:rsidRPr="001765A6">
        <w:fldChar w:fldCharType="separate"/>
      </w:r>
      <w:r w:rsidR="00B64332">
        <w:t>1.2</w:t>
      </w:r>
      <w:r w:rsidRPr="001765A6">
        <w:fldChar w:fldCharType="end"/>
      </w:r>
      <w:r w:rsidRPr="001765A6">
        <w:t xml:space="preserve">” is a </w:t>
      </w:r>
      <w:r w:rsidRPr="001765A6">
        <w:rPr>
          <w:i/>
        </w:rPr>
        <w:t>Cross-reference</w:t>
      </w:r>
      <w:r w:rsidRPr="001765A6">
        <w:t xml:space="preserve"> to the text in a numbered item of the document, it is </w:t>
      </w:r>
      <w:r w:rsidRPr="001765A6">
        <w:rPr>
          <w:i/>
        </w:rPr>
        <w:t>not</w:t>
      </w:r>
      <w:r w:rsidRPr="001765A6">
        <w:t xml:space="preserve"> literal text but a </w:t>
      </w:r>
      <w:r w:rsidRPr="001765A6">
        <w:rPr>
          <w:i/>
        </w:rPr>
        <w:t>field.</w:t>
      </w:r>
      <w:r w:rsidRPr="001765A6">
        <w:t xml:space="preserve"> The number that appears here will change automatically if the number on the referred-to section is altered, for example, if a chapter or section is added or deleted before it. Cross-references are entered using </w:t>
      </w:r>
      <w:r w:rsidR="00747AEC" w:rsidRPr="001765A6">
        <w:t>Word's</w:t>
      </w:r>
      <w:r w:rsidRPr="001765A6">
        <w:t xml:space="preserve"> </w:t>
      </w:r>
      <w:r w:rsidRPr="001765A6">
        <w:rPr>
          <w:b/>
        </w:rPr>
        <w:t>Insert</w:t>
      </w:r>
      <w:r w:rsidRPr="001765A6">
        <w:t xml:space="preserve"> menu. Cross-references are set to update automatically when printed, but may not do so on-screen beforehand; you can update a field manually on-screen by right-clicking on it and selecting Update field from the pop-up menu.)</w:t>
      </w:r>
    </w:p>
    <w:p w14:paraId="4D891C6F" w14:textId="77777777" w:rsidR="00CB76FF" w:rsidRPr="001765A6" w:rsidRDefault="00946A62">
      <w:pPr>
        <w:pStyle w:val="Heading2"/>
      </w:pPr>
      <w:bookmarkStart w:id="2311" w:name="_Toc536543219"/>
      <w:bookmarkStart w:id="2312" w:name="_Toc536543448"/>
      <w:bookmarkStart w:id="2313" w:name="_Toc15893774"/>
      <w:bookmarkStart w:id="2314" w:name="_Toc536549469"/>
      <w:r w:rsidRPr="001765A6">
        <w:t>Future Work</w:t>
      </w:r>
      <w:bookmarkEnd w:id="2311"/>
      <w:bookmarkEnd w:id="2312"/>
      <w:bookmarkEnd w:id="2313"/>
      <w:bookmarkEnd w:id="2314"/>
    </w:p>
    <w:p w14:paraId="2014AFA9" w14:textId="659497F4" w:rsidR="00CB76FF" w:rsidRPr="009C786B" w:rsidRDefault="00946A62" w:rsidP="00513273">
      <w:pPr>
        <w:pStyle w:val="BodyFirst"/>
        <w:rPr>
          <w:ins w:id="2315" w:author="Anna Rasburn [2]" w:date="2019-01-24T13:24:00Z"/>
          <w:color w:val="FF0000"/>
          <w:rPrChange w:id="2316" w:author="Anna Rasburn [2]" w:date="2019-01-24T13:24:00Z">
            <w:rPr>
              <w:ins w:id="2317" w:author="Anna Rasburn [2]" w:date="2019-01-24T13:24:00Z"/>
            </w:rPr>
          </w:rPrChange>
        </w:rPr>
      </w:pPr>
      <w:r w:rsidRPr="009C786B">
        <w:rPr>
          <w:color w:val="FF0000"/>
          <w:rPrChange w:id="2318" w:author="Anna Rasburn [2]" w:date="2019-01-24T13:24:00Z">
            <w:rPr/>
          </w:rPrChange>
        </w:rPr>
        <w:t>Explain any limitations in your results and how things might be improved. Discuss how your work might be developed further.</w:t>
      </w:r>
      <w:r w:rsidR="00513273" w:rsidRPr="009C786B">
        <w:rPr>
          <w:color w:val="FF0000"/>
          <w:rPrChange w:id="2319" w:author="Anna Rasburn [2]" w:date="2019-01-24T13:24:00Z">
            <w:rPr/>
          </w:rPrChange>
        </w:rPr>
        <w:t xml:space="preserve">  Reflect on your results in isolation and in relation to what others have achieved in the same field. This self-analysis is particularly important.  You should give a critical evaluation of what went well, and what might be improved.</w:t>
      </w:r>
    </w:p>
    <w:p w14:paraId="2FA06833" w14:textId="27541A89" w:rsidR="009C786B" w:rsidRDefault="009C786B" w:rsidP="009C786B">
      <w:pPr>
        <w:pStyle w:val="BodyText"/>
        <w:rPr>
          <w:ins w:id="2320" w:author="Anna Rasburn [2]" w:date="2019-01-24T13:45:00Z"/>
          <w:color w:val="0070C0"/>
        </w:rPr>
      </w:pPr>
      <w:ins w:id="2321" w:author="Anna Rasburn [2]" w:date="2019-01-24T13:25:00Z">
        <w:r>
          <w:rPr>
            <w:color w:val="0070C0"/>
          </w:rPr>
          <w:t xml:space="preserve">Future work can </w:t>
        </w:r>
      </w:ins>
      <w:ins w:id="2322" w:author="Anna Rasburn [2]" w:date="2019-01-24T13:26:00Z">
        <w:r>
          <w:rPr>
            <w:color w:val="0070C0"/>
          </w:rPr>
          <w:t xml:space="preserve">include adapting the toolkit to </w:t>
        </w:r>
      </w:ins>
      <w:ins w:id="2323" w:author="Anna Rasburn [2]" w:date="2019-01-24T13:27:00Z">
        <w:r>
          <w:rPr>
            <w:color w:val="0070C0"/>
          </w:rPr>
          <w:t xml:space="preserve">analyse </w:t>
        </w:r>
      </w:ins>
      <w:ins w:id="2324" w:author="Anna Rasburn [2]" w:date="2019-01-24T13:30:00Z">
        <w:r>
          <w:rPr>
            <w:color w:val="0070C0"/>
          </w:rPr>
          <w:t xml:space="preserve">mobile applications with a </w:t>
        </w:r>
      </w:ins>
      <w:ins w:id="2325" w:author="Anna Rasburn [2]" w:date="2019-01-24T13:37:00Z">
        <w:r w:rsidR="00190CFB">
          <w:rPr>
            <w:color w:val="0070C0"/>
          </w:rPr>
          <w:t>focus</w:t>
        </w:r>
      </w:ins>
      <w:ins w:id="2326" w:author="Anna Rasburn [2]" w:date="2019-01-24T13:30:00Z">
        <w:r>
          <w:rPr>
            <w:color w:val="0070C0"/>
          </w:rPr>
          <w:t xml:space="preserve"> on </w:t>
        </w:r>
      </w:ins>
      <w:ins w:id="2327" w:author="Anna Rasburn [2]" w:date="2019-01-24T13:31:00Z">
        <w:r>
          <w:rPr>
            <w:color w:val="0070C0"/>
          </w:rPr>
          <w:t xml:space="preserve">the </w:t>
        </w:r>
      </w:ins>
      <w:ins w:id="2328" w:author="Anna Rasburn [2]" w:date="2019-01-24T13:30:00Z">
        <w:r>
          <w:rPr>
            <w:color w:val="0070C0"/>
          </w:rPr>
          <w:t>Android</w:t>
        </w:r>
      </w:ins>
      <w:ins w:id="2329" w:author="Anna Rasburn [2]" w:date="2019-01-24T13:31:00Z">
        <w:r>
          <w:rPr>
            <w:color w:val="0070C0"/>
          </w:rPr>
          <w:t xml:space="preserve"> Framework </w:t>
        </w:r>
      </w:ins>
      <w:ins w:id="2330" w:author="Anna Rasburn [2]" w:date="2019-01-24T13:34:00Z">
        <w:r>
          <w:rPr>
            <w:color w:val="0070C0"/>
          </w:rPr>
          <w:t xml:space="preserve">such as the </w:t>
        </w:r>
        <w:r w:rsidR="00190CFB">
          <w:rPr>
            <w:color w:val="0070C0"/>
          </w:rPr>
          <w:t>A</w:t>
        </w:r>
        <w:r>
          <w:rPr>
            <w:color w:val="0070C0"/>
          </w:rPr>
          <w:t xml:space="preserve">ndroid </w:t>
        </w:r>
        <w:r w:rsidR="00190CFB">
          <w:rPr>
            <w:color w:val="0070C0"/>
          </w:rPr>
          <w:t>Pie 9 Operating System</w:t>
        </w:r>
      </w:ins>
      <w:ins w:id="2331" w:author="Anna Rasburn [2]" w:date="2019-01-24T13:36:00Z">
        <w:r w:rsidR="00190CFB" w:rsidRPr="00190CFB">
          <w:rPr>
            <w:color w:val="0070C0"/>
          </w:rPr>
          <w:t xml:space="preserve"> </w:t>
        </w:r>
      </w:ins>
      <w:customXmlInsRangeStart w:id="2332" w:author="Anna Rasburn [2]" w:date="2019-01-24T13:36:00Z"/>
      <w:sdt>
        <w:sdtPr>
          <w:rPr>
            <w:color w:val="0070C0"/>
          </w:rPr>
          <w:id w:val="406039143"/>
          <w:citation/>
        </w:sdtPr>
        <w:sdtContent>
          <w:customXmlInsRangeEnd w:id="2332"/>
          <w:ins w:id="2333" w:author="Anna Rasburn [2]" w:date="2019-01-24T13:36:00Z">
            <w:r w:rsidR="00190CFB">
              <w:rPr>
                <w:color w:val="0070C0"/>
              </w:rPr>
              <w:fldChar w:fldCharType="begin"/>
            </w:r>
            <w:r w:rsidR="00190CFB">
              <w:rPr>
                <w:color w:val="0070C0"/>
              </w:rPr>
              <w:instrText xml:space="preserve"> CITATION And19 \l 2057 </w:instrText>
            </w:r>
            <w:r w:rsidR="00190CFB">
              <w:rPr>
                <w:color w:val="0070C0"/>
              </w:rPr>
              <w:fldChar w:fldCharType="separate"/>
            </w:r>
          </w:ins>
          <w:r w:rsidR="00CD617E" w:rsidRPr="00CD617E">
            <w:rPr>
              <w:noProof/>
              <w:color w:val="0070C0"/>
            </w:rPr>
            <w:t>[22]</w:t>
          </w:r>
          <w:ins w:id="2334" w:author="Anna Rasburn [2]" w:date="2019-01-24T13:36:00Z">
            <w:r w:rsidR="00190CFB">
              <w:rPr>
                <w:color w:val="0070C0"/>
              </w:rPr>
              <w:fldChar w:fldCharType="end"/>
            </w:r>
          </w:ins>
          <w:customXmlInsRangeStart w:id="2335" w:author="Anna Rasburn [2]" w:date="2019-01-24T13:36:00Z"/>
        </w:sdtContent>
      </w:sdt>
      <w:customXmlInsRangeEnd w:id="2335"/>
      <w:ins w:id="2336" w:author="Anna Rasburn [2]" w:date="2019-01-24T13:31:00Z">
        <w:r>
          <w:rPr>
            <w:color w:val="0070C0"/>
          </w:rPr>
          <w:t xml:space="preserve">. </w:t>
        </w:r>
      </w:ins>
      <w:ins w:id="2337" w:author="Anna Rasburn [2]" w:date="2019-01-24T13:30:00Z">
        <w:r>
          <w:rPr>
            <w:color w:val="0070C0"/>
          </w:rPr>
          <w:t xml:space="preserve"> </w:t>
        </w:r>
      </w:ins>
      <w:ins w:id="2338" w:author="Anna Rasburn [2]" w:date="2019-01-24T13:36:00Z">
        <w:r w:rsidR="00190CFB">
          <w:rPr>
            <w:color w:val="0070C0"/>
          </w:rPr>
          <w:t xml:space="preserve">This offers the opportunity to </w:t>
        </w:r>
      </w:ins>
      <w:ins w:id="2339" w:author="Anna Rasburn [2]" w:date="2019-01-24T13:37:00Z">
        <w:r w:rsidR="00190CFB">
          <w:rPr>
            <w:color w:val="0070C0"/>
          </w:rPr>
          <w:t xml:space="preserve">reprogram Java mobile </w:t>
        </w:r>
      </w:ins>
      <w:ins w:id="2340" w:author="Anna Rasburn [2]" w:date="2019-01-24T13:38:00Z">
        <w:r w:rsidR="00190CFB">
          <w:rPr>
            <w:color w:val="0070C0"/>
          </w:rPr>
          <w:t>applications,</w:t>
        </w:r>
      </w:ins>
      <w:ins w:id="2341" w:author="Anna Rasburn [2]" w:date="2019-01-24T13:37:00Z">
        <w:r w:rsidR="00190CFB">
          <w:rPr>
            <w:color w:val="0070C0"/>
          </w:rPr>
          <w:t xml:space="preserve"> </w:t>
        </w:r>
      </w:ins>
      <w:ins w:id="2342" w:author="Anna Rasburn [2]" w:date="2019-01-24T13:38:00Z">
        <w:r w:rsidR="00190CFB">
          <w:rPr>
            <w:color w:val="0070C0"/>
          </w:rPr>
          <w:t xml:space="preserve">so they require less battery of the mobile device to achieve the same functionality. Implementing this feature would offer </w:t>
        </w:r>
      </w:ins>
      <w:ins w:id="2343" w:author="Anna Rasburn [2]" w:date="2019-01-24T13:39:00Z">
        <w:r w:rsidR="00190CFB">
          <w:rPr>
            <w:color w:val="0070C0"/>
          </w:rPr>
          <w:t xml:space="preserve">an interesting set of problems for instance, </w:t>
        </w:r>
      </w:ins>
      <w:ins w:id="2344" w:author="Anna Rasburn [2]" w:date="2019-01-24T14:18:00Z">
        <w:r w:rsidR="001F5944">
          <w:rPr>
            <w:color w:val="0070C0"/>
          </w:rPr>
          <w:t>most</w:t>
        </w:r>
      </w:ins>
      <w:ins w:id="2345" w:author="Anna Rasburn [2]" w:date="2019-01-24T13:41:00Z">
        <w:r w:rsidR="00190CFB">
          <w:rPr>
            <w:color w:val="0070C0"/>
          </w:rPr>
          <w:t xml:space="preserve"> android applications have a ‘AndroidManifest.xml’ file which</w:t>
        </w:r>
      </w:ins>
      <w:ins w:id="2346" w:author="Anna Rasburn [2]" w:date="2019-01-24T13:42:00Z">
        <w:r w:rsidR="00190CFB">
          <w:rPr>
            <w:color w:val="0070C0"/>
          </w:rPr>
          <w:t xml:space="preserve"> is</w:t>
        </w:r>
      </w:ins>
      <w:ins w:id="2347" w:author="Anna Rasburn [2]" w:date="2019-01-24T13:41:00Z">
        <w:r w:rsidR="00190CFB">
          <w:rPr>
            <w:color w:val="0070C0"/>
          </w:rPr>
          <w:t xml:space="preserve"> </w:t>
        </w:r>
        <w:r w:rsidR="00190CFB" w:rsidRPr="00190CFB">
          <w:rPr>
            <w:color w:val="0070C0"/>
          </w:rPr>
          <w:t>‘</w:t>
        </w:r>
      </w:ins>
      <w:ins w:id="2348" w:author="Anna Rasburn [2]" w:date="2019-01-24T13:43:00Z">
        <w:r w:rsidR="00190CFB" w:rsidRPr="00190CFB">
          <w:rPr>
            <w:color w:val="0070C0"/>
            <w:rPrChange w:id="2349" w:author="Anna Rasburn [2]" w:date="2019-01-24T13:43:00Z">
              <w:rPr/>
            </w:rPrChange>
          </w:rPr>
          <w:t>describes essential information about your app to the Android build tools, the Android operating system</w:t>
        </w:r>
        <w:r w:rsidR="00190CFB" w:rsidRPr="00190CFB">
          <w:rPr>
            <w:color w:val="0070C0"/>
          </w:rPr>
          <w:t>’</w:t>
        </w:r>
      </w:ins>
      <w:customXmlInsRangeStart w:id="2350" w:author="Anna Rasburn [2]" w:date="2019-01-24T13:42:00Z"/>
      <w:sdt>
        <w:sdtPr>
          <w:rPr>
            <w:color w:val="0070C0"/>
          </w:rPr>
          <w:id w:val="398635452"/>
          <w:citation/>
        </w:sdtPr>
        <w:sdtContent>
          <w:customXmlInsRangeEnd w:id="2350"/>
          <w:ins w:id="2351" w:author="Anna Rasburn [2]" w:date="2019-01-24T13:42:00Z">
            <w:r w:rsidR="00190CFB" w:rsidRPr="00190CFB">
              <w:rPr>
                <w:color w:val="0070C0"/>
                <w:rPrChange w:id="2352" w:author="Anna Rasburn [2]" w:date="2019-01-24T13:43:00Z">
                  <w:rPr>
                    <w:color w:val="0070C0"/>
                  </w:rPr>
                </w:rPrChange>
              </w:rPr>
              <w:fldChar w:fldCharType="begin"/>
            </w:r>
            <w:r w:rsidR="00190CFB" w:rsidRPr="00190CFB">
              <w:rPr>
                <w:color w:val="0070C0"/>
              </w:rPr>
              <w:instrText xml:space="preserve"> CITATION And191 \l 2057 </w:instrText>
            </w:r>
          </w:ins>
          <w:r w:rsidR="00190CFB" w:rsidRPr="00190CFB">
            <w:rPr>
              <w:color w:val="0070C0"/>
              <w:rPrChange w:id="2353" w:author="Anna Rasburn [2]" w:date="2019-01-24T13:43:00Z">
                <w:rPr>
                  <w:color w:val="0070C0"/>
                </w:rPr>
              </w:rPrChange>
            </w:rPr>
            <w:fldChar w:fldCharType="separate"/>
          </w:r>
          <w:r w:rsidR="00CD617E">
            <w:rPr>
              <w:noProof/>
              <w:color w:val="0070C0"/>
            </w:rPr>
            <w:t xml:space="preserve"> </w:t>
          </w:r>
          <w:r w:rsidR="00CD617E" w:rsidRPr="00CD617E">
            <w:rPr>
              <w:noProof/>
              <w:color w:val="0070C0"/>
            </w:rPr>
            <w:t>[23]</w:t>
          </w:r>
          <w:ins w:id="2354" w:author="Anna Rasburn [2]" w:date="2019-01-24T13:42:00Z">
            <w:r w:rsidR="00190CFB" w:rsidRPr="00190CFB">
              <w:rPr>
                <w:color w:val="0070C0"/>
                <w:rPrChange w:id="2355" w:author="Anna Rasburn [2]" w:date="2019-01-24T13:43:00Z">
                  <w:rPr>
                    <w:color w:val="0070C0"/>
                  </w:rPr>
                </w:rPrChange>
              </w:rPr>
              <w:fldChar w:fldCharType="end"/>
            </w:r>
          </w:ins>
          <w:customXmlInsRangeStart w:id="2356" w:author="Anna Rasburn [2]" w:date="2019-01-24T13:42:00Z"/>
        </w:sdtContent>
      </w:sdt>
      <w:customXmlInsRangeEnd w:id="2356"/>
      <w:ins w:id="2357" w:author="Anna Rasburn [2]" w:date="2019-01-24T13:43:00Z">
        <w:r w:rsidR="00190CFB">
          <w:rPr>
            <w:color w:val="0070C0"/>
          </w:rPr>
          <w:t>. This android manifest file contains many of the application</w:t>
        </w:r>
      </w:ins>
      <w:ins w:id="2358" w:author="Anna Rasburn [2]" w:date="2019-01-24T13:44:00Z">
        <w:r w:rsidR="00190CFB">
          <w:rPr>
            <w:color w:val="0070C0"/>
          </w:rPr>
          <w:t>’s</w:t>
        </w:r>
      </w:ins>
      <w:ins w:id="2359" w:author="Anna Rasburn [2]" w:date="2019-01-24T13:43:00Z">
        <w:r w:rsidR="00190CFB">
          <w:rPr>
            <w:color w:val="0070C0"/>
          </w:rPr>
          <w:t xml:space="preserve"> components </w:t>
        </w:r>
      </w:ins>
      <w:ins w:id="2360" w:author="Anna Rasburn [2]" w:date="2019-01-24T13:44:00Z">
        <w:r w:rsidR="00190CFB">
          <w:rPr>
            <w:color w:val="0070C0"/>
          </w:rPr>
          <w:t xml:space="preserve">so if the toolkit removes </w:t>
        </w:r>
        <w:r w:rsidR="00DE38FC">
          <w:rPr>
            <w:color w:val="0070C0"/>
          </w:rPr>
          <w:t xml:space="preserve">these components, the toolkit needs to have the ability to change this </w:t>
        </w:r>
      </w:ins>
      <w:ins w:id="2361" w:author="Anna Rasburn [2]" w:date="2019-01-24T13:45:00Z">
        <w:r w:rsidR="00DE38FC">
          <w:rPr>
            <w:color w:val="0070C0"/>
          </w:rPr>
          <w:t xml:space="preserve">android manifest </w:t>
        </w:r>
      </w:ins>
      <w:ins w:id="2362" w:author="Anna Rasburn [2]" w:date="2019-01-24T13:47:00Z">
        <w:r w:rsidR="00DE38FC">
          <w:rPr>
            <w:color w:val="0070C0"/>
          </w:rPr>
          <w:t>file,</w:t>
        </w:r>
      </w:ins>
      <w:ins w:id="2363" w:author="Anna Rasburn [2]" w:date="2019-01-24T13:44:00Z">
        <w:r w:rsidR="00DE38FC">
          <w:rPr>
            <w:color w:val="0070C0"/>
          </w:rPr>
          <w:t xml:space="preserve"> so it adapts to the </w:t>
        </w:r>
      </w:ins>
      <w:ins w:id="2364" w:author="Anna Rasburn [2]" w:date="2019-01-24T13:45:00Z">
        <w:r w:rsidR="00DE38FC">
          <w:rPr>
            <w:color w:val="0070C0"/>
          </w:rPr>
          <w:t xml:space="preserve">modified </w:t>
        </w:r>
      </w:ins>
      <w:ins w:id="2365" w:author="Anna Rasburn [2]" w:date="2019-01-24T13:44:00Z">
        <w:r w:rsidR="00DE38FC">
          <w:rPr>
            <w:color w:val="0070C0"/>
          </w:rPr>
          <w:t>applicat</w:t>
        </w:r>
      </w:ins>
      <w:ins w:id="2366" w:author="Anna Rasburn [2]" w:date="2019-01-24T13:45:00Z">
        <w:r w:rsidR="00DE38FC">
          <w:rPr>
            <w:color w:val="0070C0"/>
          </w:rPr>
          <w:t xml:space="preserve">ion. </w:t>
        </w:r>
      </w:ins>
    </w:p>
    <w:p w14:paraId="031BC01E" w14:textId="09BEEF21" w:rsidR="00DE38FC" w:rsidRPr="009C786B" w:rsidRDefault="00DE38FC">
      <w:pPr>
        <w:pStyle w:val="BodyText"/>
        <w:rPr>
          <w:color w:val="0070C0"/>
          <w:rPrChange w:id="2367" w:author="Anna Rasburn [2]" w:date="2019-01-24T13:24:00Z">
            <w:rPr/>
          </w:rPrChange>
        </w:rPr>
        <w:pPrChange w:id="2368" w:author="Anna Rasburn [2]" w:date="2019-01-24T13:24:00Z">
          <w:pPr>
            <w:pStyle w:val="BodyFirst"/>
          </w:pPr>
        </w:pPrChange>
      </w:pPr>
      <w:ins w:id="2369" w:author="Anna Rasburn [2]" w:date="2019-01-24T13:46:00Z">
        <w:r>
          <w:rPr>
            <w:color w:val="0070C0"/>
          </w:rPr>
          <w:t xml:space="preserve">The current toolkit only </w:t>
        </w:r>
      </w:ins>
      <w:ins w:id="2370" w:author="Anna Rasburn [2]" w:date="2019-01-24T13:47:00Z">
        <w:r>
          <w:rPr>
            <w:color w:val="0070C0"/>
          </w:rPr>
          <w:t xml:space="preserve">concentrates on Java </w:t>
        </w:r>
      </w:ins>
      <w:ins w:id="2371" w:author="Anna Rasburn [2]" w:date="2019-01-24T13:48:00Z">
        <w:r>
          <w:rPr>
            <w:color w:val="0070C0"/>
          </w:rPr>
          <w:t>programs</w:t>
        </w:r>
      </w:ins>
      <w:ins w:id="2372" w:author="Anna Rasburn [2]" w:date="2019-01-24T13:47:00Z">
        <w:r>
          <w:rPr>
            <w:color w:val="0070C0"/>
          </w:rPr>
          <w:t xml:space="preserve">. </w:t>
        </w:r>
      </w:ins>
      <w:ins w:id="2373" w:author="Anna Rasburn [2]" w:date="2019-01-24T13:48:00Z">
        <w:r>
          <w:rPr>
            <w:color w:val="0070C0"/>
          </w:rPr>
          <w:t>It is thought that a lot of the research done about the changing of code and Genetic Improvement could be applied to other languages to optimis</w:t>
        </w:r>
      </w:ins>
      <w:ins w:id="2374" w:author="Anna Rasburn [2]" w:date="2019-01-24T13:49:00Z">
        <w:r>
          <w:rPr>
            <w:color w:val="0070C0"/>
          </w:rPr>
          <w:t xml:space="preserve">e them in a similar way. Other languages such as Python are gathering in popularity </w:t>
        </w:r>
      </w:ins>
      <w:ins w:id="2375" w:author="Anna Rasburn [2]" w:date="2019-01-24T13:50:00Z">
        <w:r>
          <w:rPr>
            <w:color w:val="0070C0"/>
          </w:rPr>
          <w:t xml:space="preserve">and the current toolkit would not be able to adapt to these applications. </w:t>
        </w:r>
      </w:ins>
      <w:ins w:id="2376" w:author="Anna Rasburn [2]" w:date="2019-01-24T13:51:00Z">
        <w:r>
          <w:rPr>
            <w:color w:val="0070C0"/>
          </w:rPr>
          <w:t>Adapting the toolkit would also be useful for large programs that require a lot of energy t</w:t>
        </w:r>
      </w:ins>
      <w:ins w:id="2377" w:author="Anna Rasburn [2]" w:date="2019-01-24T13:52:00Z">
        <w:r>
          <w:rPr>
            <w:color w:val="0070C0"/>
          </w:rPr>
          <w:t>o run and o</w:t>
        </w:r>
      </w:ins>
      <w:ins w:id="2378" w:author="Anna Rasburn [2]" w:date="2019-01-24T13:53:00Z">
        <w:r>
          <w:rPr>
            <w:color w:val="0070C0"/>
          </w:rPr>
          <w:t xml:space="preserve">ptimising these large programs would save last amounts of energy. </w:t>
        </w:r>
      </w:ins>
      <w:ins w:id="2379" w:author="Anna Rasburn [2]" w:date="2019-01-24T13:52:00Z">
        <w:r>
          <w:rPr>
            <w:color w:val="0070C0"/>
          </w:rPr>
          <w:t xml:space="preserve"> </w:t>
        </w:r>
      </w:ins>
      <w:ins w:id="2380" w:author="Anna Rasburn [2]" w:date="2019-01-24T13:53:00Z">
        <w:r>
          <w:rPr>
            <w:color w:val="0070C0"/>
          </w:rPr>
          <w:t>M</w:t>
        </w:r>
      </w:ins>
      <w:ins w:id="2381" w:author="Anna Rasburn [2]" w:date="2019-01-24T13:52:00Z">
        <w:r>
          <w:rPr>
            <w:color w:val="0070C0"/>
          </w:rPr>
          <w:t xml:space="preserve">any of such large </w:t>
        </w:r>
        <w:r>
          <w:rPr>
            <w:color w:val="0070C0"/>
          </w:rPr>
          <w:lastRenderedPageBreak/>
          <w:t xml:space="preserve">programs use multiple languages </w:t>
        </w:r>
      </w:ins>
      <w:ins w:id="2382" w:author="Anna Rasburn [2]" w:date="2019-01-24T13:53:00Z">
        <w:r>
          <w:rPr>
            <w:color w:val="0070C0"/>
          </w:rPr>
          <w:t xml:space="preserve">that </w:t>
        </w:r>
      </w:ins>
      <w:ins w:id="2383" w:author="Anna Rasburn [2]" w:date="2019-01-24T13:52:00Z">
        <w:r>
          <w:rPr>
            <w:color w:val="0070C0"/>
          </w:rPr>
          <w:t xml:space="preserve">work in </w:t>
        </w:r>
      </w:ins>
      <w:ins w:id="2384" w:author="Anna Rasburn [2]" w:date="2019-01-24T15:14:00Z">
        <w:r w:rsidR="00CD617E">
          <w:rPr>
            <w:color w:val="0070C0"/>
          </w:rPr>
          <w:t>tandem,</w:t>
        </w:r>
      </w:ins>
      <w:ins w:id="2385" w:author="Anna Rasburn [2]" w:date="2019-01-24T13:52:00Z">
        <w:r>
          <w:rPr>
            <w:color w:val="0070C0"/>
          </w:rPr>
          <w:t xml:space="preserve"> </w:t>
        </w:r>
      </w:ins>
      <w:ins w:id="2386" w:author="Anna Rasburn [2]" w:date="2019-01-24T13:53:00Z">
        <w:r>
          <w:rPr>
            <w:color w:val="0070C0"/>
          </w:rPr>
          <w:t xml:space="preserve">so the toolkit would need to be able to </w:t>
        </w:r>
      </w:ins>
      <w:ins w:id="2387" w:author="Anna Rasburn [2]" w:date="2019-01-24T13:54:00Z">
        <w:r>
          <w:rPr>
            <w:color w:val="0070C0"/>
          </w:rPr>
          <w:t xml:space="preserve">optimise multiple languages </w:t>
        </w:r>
        <w:r w:rsidR="00774DCE">
          <w:rPr>
            <w:color w:val="0070C0"/>
          </w:rPr>
          <w:t>as well as ensure that the different are</w:t>
        </w:r>
      </w:ins>
      <w:ins w:id="2388" w:author="Anna Rasburn [2]" w:date="2019-01-24T13:55:00Z">
        <w:r w:rsidR="00774DCE">
          <w:rPr>
            <w:color w:val="0070C0"/>
          </w:rPr>
          <w:t xml:space="preserve">as of the program still work together without compromising the applications functionality. </w:t>
        </w:r>
      </w:ins>
    </w:p>
    <w:bookmarkStart w:id="2389" w:name="_Toc536549470" w:displacedByCustomXml="next"/>
    <w:sdt>
      <w:sdtPr>
        <w:rPr>
          <w:b w:val="0"/>
          <w:kern w:val="0"/>
          <w:sz w:val="24"/>
          <w:szCs w:val="24"/>
          <w:lang w:eastAsia="en-US"/>
        </w:rPr>
        <w:id w:val="1872334062"/>
        <w:docPartObj>
          <w:docPartGallery w:val="Bibliographies"/>
          <w:docPartUnique/>
        </w:docPartObj>
      </w:sdtPr>
      <w:sdtContent>
        <w:p w14:paraId="582E179E" w14:textId="79A5765A" w:rsidR="00A54259" w:rsidRDefault="00A54259" w:rsidP="0081091B">
          <w:pPr>
            <w:pStyle w:val="Heading1"/>
            <w:numPr>
              <w:ilvl w:val="0"/>
              <w:numId w:val="0"/>
            </w:numPr>
            <w:ind w:left="432"/>
          </w:pPr>
          <w:r>
            <w:t>References</w:t>
          </w:r>
          <w:bookmarkEnd w:id="2389"/>
        </w:p>
        <w:sdt>
          <w:sdtPr>
            <w:id w:val="-573587230"/>
            <w:bibliography/>
          </w:sdtPr>
          <w:sdtContent>
            <w:p w14:paraId="2AA41EC4" w14:textId="77777777" w:rsidR="00CD617E" w:rsidRDefault="00A54259" w:rsidP="003044B5">
              <w:pPr>
                <w:rPr>
                  <w:noProof/>
                  <w:sz w:val="20"/>
                  <w:szCs w:val="20"/>
                  <w:lang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89"/>
              </w:tblGrid>
              <w:tr w:rsidR="00CD617E" w14:paraId="66E8646A" w14:textId="77777777">
                <w:trPr>
                  <w:divId w:val="189690336"/>
                  <w:tblCellSpacing w:w="15" w:type="dxa"/>
                </w:trPr>
                <w:tc>
                  <w:tcPr>
                    <w:tcW w:w="50" w:type="pct"/>
                    <w:hideMark/>
                  </w:tcPr>
                  <w:p w14:paraId="4BB3F436" w14:textId="625D26BD" w:rsidR="00CD617E" w:rsidRDefault="00CD617E">
                    <w:pPr>
                      <w:pStyle w:val="Bibliography"/>
                      <w:rPr>
                        <w:noProof/>
                      </w:rPr>
                    </w:pPr>
                    <w:r>
                      <w:rPr>
                        <w:noProof/>
                      </w:rPr>
                      <w:t xml:space="preserve">[1] </w:t>
                    </w:r>
                  </w:p>
                </w:tc>
                <w:tc>
                  <w:tcPr>
                    <w:tcW w:w="0" w:type="auto"/>
                    <w:hideMark/>
                  </w:tcPr>
                  <w:p w14:paraId="51ACA2A5" w14:textId="77777777" w:rsidR="00CD617E" w:rsidRDefault="00CD617E">
                    <w:pPr>
                      <w:pStyle w:val="Bibliography"/>
                      <w:rPr>
                        <w:noProof/>
                      </w:rPr>
                    </w:pPr>
                    <w:r>
                      <w:rPr>
                        <w:noProof/>
                      </w:rPr>
                      <w:t xml:space="preserve">N. B. a. J. S. A. Brownlee, “Search-Based Energy Optimization of Some Ubiquitous Algorithms,” </w:t>
                    </w:r>
                    <w:r>
                      <w:rPr>
                        <w:i/>
                        <w:iCs/>
                        <w:noProof/>
                      </w:rPr>
                      <w:t xml:space="preserve">IEEE Transactions on Emerging Topics in Computational Intelligence, </w:t>
                    </w:r>
                    <w:r>
                      <w:rPr>
                        <w:noProof/>
                      </w:rPr>
                      <w:t xml:space="preserve">vol. 1, no. 3, pp. 188-201, 2017. </w:t>
                    </w:r>
                  </w:p>
                </w:tc>
              </w:tr>
              <w:tr w:rsidR="00CD617E" w14:paraId="2E107729" w14:textId="77777777">
                <w:trPr>
                  <w:divId w:val="189690336"/>
                  <w:tblCellSpacing w:w="15" w:type="dxa"/>
                </w:trPr>
                <w:tc>
                  <w:tcPr>
                    <w:tcW w:w="50" w:type="pct"/>
                    <w:hideMark/>
                  </w:tcPr>
                  <w:p w14:paraId="7C61137E" w14:textId="77777777" w:rsidR="00CD617E" w:rsidRDefault="00CD617E">
                    <w:pPr>
                      <w:pStyle w:val="Bibliography"/>
                      <w:rPr>
                        <w:noProof/>
                      </w:rPr>
                    </w:pPr>
                    <w:r>
                      <w:rPr>
                        <w:noProof/>
                      </w:rPr>
                      <w:t xml:space="preserve">[2] </w:t>
                    </w:r>
                  </w:p>
                </w:tc>
                <w:tc>
                  <w:tcPr>
                    <w:tcW w:w="0" w:type="auto"/>
                    <w:hideMark/>
                  </w:tcPr>
                  <w:p w14:paraId="3335B293" w14:textId="77777777" w:rsidR="00CD617E" w:rsidRDefault="00CD617E">
                    <w:pPr>
                      <w:pStyle w:val="Bibliography"/>
                      <w:rPr>
                        <w:noProof/>
                      </w:rPr>
                    </w:pPr>
                    <w:r>
                      <w:rPr>
                        <w:noProof/>
                      </w:rPr>
                      <w:t xml:space="preserve">D. White, “GI in no time,” in </w:t>
                    </w:r>
                    <w:r>
                      <w:rPr>
                        <w:i/>
                        <w:iCs/>
                        <w:noProof/>
                      </w:rPr>
                      <w:t>GECCO '17 Proceedings of the Genetic and Evolutionary Computation Conference Companion</w:t>
                    </w:r>
                    <w:r>
                      <w:rPr>
                        <w:noProof/>
                      </w:rPr>
                      <w:t xml:space="preserve">, 2017. </w:t>
                    </w:r>
                  </w:p>
                </w:tc>
              </w:tr>
              <w:tr w:rsidR="00CD617E" w14:paraId="617E6D78" w14:textId="77777777">
                <w:trPr>
                  <w:divId w:val="189690336"/>
                  <w:tblCellSpacing w:w="15" w:type="dxa"/>
                </w:trPr>
                <w:tc>
                  <w:tcPr>
                    <w:tcW w:w="50" w:type="pct"/>
                    <w:hideMark/>
                  </w:tcPr>
                  <w:p w14:paraId="48B83DDB" w14:textId="77777777" w:rsidR="00CD617E" w:rsidRDefault="00CD617E">
                    <w:pPr>
                      <w:pStyle w:val="Bibliography"/>
                      <w:rPr>
                        <w:noProof/>
                      </w:rPr>
                    </w:pPr>
                    <w:r>
                      <w:rPr>
                        <w:noProof/>
                      </w:rPr>
                      <w:t xml:space="preserve">[3] </w:t>
                    </w:r>
                  </w:p>
                </w:tc>
                <w:tc>
                  <w:tcPr>
                    <w:tcW w:w="0" w:type="auto"/>
                    <w:hideMark/>
                  </w:tcPr>
                  <w:p w14:paraId="5F29CBDB" w14:textId="77777777" w:rsidR="00CD617E" w:rsidRDefault="00CD617E">
                    <w:pPr>
                      <w:pStyle w:val="Bibliography"/>
                      <w:rPr>
                        <w:noProof/>
                      </w:rPr>
                    </w:pPr>
                    <w:r>
                      <w:rPr>
                        <w:noProof/>
                      </w:rPr>
                      <w:t xml:space="preserve">J. P. a. M. H. B. Bruce, “Reducing Energy Consumption Using Genetic Improvement,” in </w:t>
                    </w:r>
                    <w:r>
                      <w:rPr>
                        <w:i/>
                        <w:iCs/>
                        <w:noProof/>
                      </w:rPr>
                      <w:t>GECCO</w:t>
                    </w:r>
                    <w:r>
                      <w:rPr>
                        <w:noProof/>
                      </w:rPr>
                      <w:t xml:space="preserve">, 2015. </w:t>
                    </w:r>
                  </w:p>
                </w:tc>
              </w:tr>
              <w:tr w:rsidR="00CD617E" w14:paraId="020FD7E9" w14:textId="77777777">
                <w:trPr>
                  <w:divId w:val="189690336"/>
                  <w:tblCellSpacing w:w="15" w:type="dxa"/>
                </w:trPr>
                <w:tc>
                  <w:tcPr>
                    <w:tcW w:w="50" w:type="pct"/>
                    <w:hideMark/>
                  </w:tcPr>
                  <w:p w14:paraId="4A3A776D" w14:textId="77777777" w:rsidR="00CD617E" w:rsidRDefault="00CD617E">
                    <w:pPr>
                      <w:pStyle w:val="Bibliography"/>
                      <w:rPr>
                        <w:noProof/>
                      </w:rPr>
                    </w:pPr>
                    <w:r>
                      <w:rPr>
                        <w:noProof/>
                      </w:rPr>
                      <w:t xml:space="preserve">[4] </w:t>
                    </w:r>
                  </w:p>
                </w:tc>
                <w:tc>
                  <w:tcPr>
                    <w:tcW w:w="0" w:type="auto"/>
                    <w:hideMark/>
                  </w:tcPr>
                  <w:p w14:paraId="40045A7A" w14:textId="77777777" w:rsidR="00CD617E" w:rsidRDefault="00CD617E">
                    <w:pPr>
                      <w:pStyle w:val="Bibliography"/>
                      <w:rPr>
                        <w:noProof/>
                      </w:rPr>
                    </w:pPr>
                    <w:r>
                      <w:rPr>
                        <w:noProof/>
                      </w:rPr>
                      <w:t>White, “gintool/gin,” Github, 2018. [Online]. Available: https://github.com/gintool/gin. [Accessed 07 October 2018].</w:t>
                    </w:r>
                  </w:p>
                </w:tc>
              </w:tr>
              <w:tr w:rsidR="00CD617E" w14:paraId="2CEF298B" w14:textId="77777777">
                <w:trPr>
                  <w:divId w:val="189690336"/>
                  <w:tblCellSpacing w:w="15" w:type="dxa"/>
                </w:trPr>
                <w:tc>
                  <w:tcPr>
                    <w:tcW w:w="50" w:type="pct"/>
                    <w:hideMark/>
                  </w:tcPr>
                  <w:p w14:paraId="34DAB41A" w14:textId="77777777" w:rsidR="00CD617E" w:rsidRDefault="00CD617E">
                    <w:pPr>
                      <w:pStyle w:val="Bibliography"/>
                      <w:rPr>
                        <w:noProof/>
                      </w:rPr>
                    </w:pPr>
                    <w:r>
                      <w:rPr>
                        <w:noProof/>
                      </w:rPr>
                      <w:t xml:space="preserve">[5] </w:t>
                    </w:r>
                  </w:p>
                </w:tc>
                <w:tc>
                  <w:tcPr>
                    <w:tcW w:w="0" w:type="auto"/>
                    <w:hideMark/>
                  </w:tcPr>
                  <w:p w14:paraId="453C149A" w14:textId="77777777" w:rsidR="00CD617E" w:rsidRDefault="00CD617E">
                    <w:pPr>
                      <w:pStyle w:val="Bibliography"/>
                      <w:rPr>
                        <w:noProof/>
                      </w:rPr>
                    </w:pPr>
                    <w:r>
                      <w:rPr>
                        <w:noProof/>
                      </w:rPr>
                      <w:t>S. Black, “Opacitor: Search-Based Energy Optimization of some ubiquitous algorithms,” DAASE Project Blog, 01 June 201. [Online]. Available: https://daaseblog.wordpress.com/2017/06/01/opacitor-search-based-energy-optimization-of-some-ubiquitous-algorithms-sbse/. . [Accessed 07 October 2018].</w:t>
                    </w:r>
                  </w:p>
                </w:tc>
              </w:tr>
              <w:tr w:rsidR="00CD617E" w14:paraId="1F9EC64D" w14:textId="77777777">
                <w:trPr>
                  <w:divId w:val="189690336"/>
                  <w:tblCellSpacing w:w="15" w:type="dxa"/>
                </w:trPr>
                <w:tc>
                  <w:tcPr>
                    <w:tcW w:w="50" w:type="pct"/>
                    <w:hideMark/>
                  </w:tcPr>
                  <w:p w14:paraId="6E198BEA" w14:textId="77777777" w:rsidR="00CD617E" w:rsidRDefault="00CD617E">
                    <w:pPr>
                      <w:pStyle w:val="Bibliography"/>
                      <w:rPr>
                        <w:noProof/>
                      </w:rPr>
                    </w:pPr>
                    <w:r>
                      <w:rPr>
                        <w:noProof/>
                      </w:rPr>
                      <w:t xml:space="preserve">[6] </w:t>
                    </w:r>
                  </w:p>
                </w:tc>
                <w:tc>
                  <w:tcPr>
                    <w:tcW w:w="0" w:type="auto"/>
                    <w:hideMark/>
                  </w:tcPr>
                  <w:p w14:paraId="651988B7" w14:textId="77777777" w:rsidR="00CD617E" w:rsidRDefault="00CD617E">
                    <w:pPr>
                      <w:pStyle w:val="Bibliography"/>
                      <w:rPr>
                        <w:noProof/>
                      </w:rPr>
                    </w:pPr>
                    <w:r>
                      <w:rPr>
                        <w:noProof/>
                      </w:rPr>
                      <w:t xml:space="preserve">A. Noureddine, “Towards a Better Understanding of the Energy,” </w:t>
                    </w:r>
                    <w:r>
                      <w:rPr>
                        <w:i/>
                        <w:iCs/>
                        <w:noProof/>
                      </w:rPr>
                      <w:t xml:space="preserve">Université des Sciences et Technologie de Lille, </w:t>
                    </w:r>
                    <w:r>
                      <w:rPr>
                        <w:noProof/>
                      </w:rPr>
                      <w:t xml:space="preserve">2014. </w:t>
                    </w:r>
                  </w:p>
                </w:tc>
              </w:tr>
              <w:tr w:rsidR="00CD617E" w14:paraId="1170F417" w14:textId="77777777">
                <w:trPr>
                  <w:divId w:val="189690336"/>
                  <w:tblCellSpacing w:w="15" w:type="dxa"/>
                </w:trPr>
                <w:tc>
                  <w:tcPr>
                    <w:tcW w:w="50" w:type="pct"/>
                    <w:hideMark/>
                  </w:tcPr>
                  <w:p w14:paraId="292A2814" w14:textId="77777777" w:rsidR="00CD617E" w:rsidRDefault="00CD617E">
                    <w:pPr>
                      <w:pStyle w:val="Bibliography"/>
                      <w:rPr>
                        <w:noProof/>
                      </w:rPr>
                    </w:pPr>
                    <w:r>
                      <w:rPr>
                        <w:noProof/>
                      </w:rPr>
                      <w:t xml:space="preserve">[7] </w:t>
                    </w:r>
                  </w:p>
                </w:tc>
                <w:tc>
                  <w:tcPr>
                    <w:tcW w:w="0" w:type="auto"/>
                    <w:hideMark/>
                  </w:tcPr>
                  <w:p w14:paraId="51505245" w14:textId="77777777" w:rsidR="00CD617E" w:rsidRDefault="00CD617E">
                    <w:pPr>
                      <w:pStyle w:val="Bibliography"/>
                      <w:rPr>
                        <w:noProof/>
                      </w:rPr>
                    </w:pPr>
                    <w:r>
                      <w:rPr>
                        <w:noProof/>
                      </w:rPr>
                      <w:t xml:space="preserve">J. Petke, S. O. Haraldsson, M. Harman, W. B. Langdon, D. R. White and J. R. Woodward, “Genetic Improvement of Software:,” </w:t>
                    </w:r>
                    <w:r>
                      <w:rPr>
                        <w:i/>
                        <w:iCs/>
                        <w:noProof/>
                      </w:rPr>
                      <w:t xml:space="preserve">IEEE Transactions on Evolutionary Computation, </w:t>
                    </w:r>
                    <w:r>
                      <w:rPr>
                        <w:noProof/>
                      </w:rPr>
                      <w:t xml:space="preserve">vol. 22, no. 3, pp. 415 - 432, 2018. </w:t>
                    </w:r>
                  </w:p>
                </w:tc>
              </w:tr>
              <w:tr w:rsidR="00CD617E" w14:paraId="727EDFAD" w14:textId="77777777">
                <w:trPr>
                  <w:divId w:val="189690336"/>
                  <w:tblCellSpacing w:w="15" w:type="dxa"/>
                </w:trPr>
                <w:tc>
                  <w:tcPr>
                    <w:tcW w:w="50" w:type="pct"/>
                    <w:hideMark/>
                  </w:tcPr>
                  <w:p w14:paraId="3550D3B9" w14:textId="77777777" w:rsidR="00CD617E" w:rsidRDefault="00CD617E">
                    <w:pPr>
                      <w:pStyle w:val="Bibliography"/>
                      <w:rPr>
                        <w:noProof/>
                      </w:rPr>
                    </w:pPr>
                    <w:r>
                      <w:rPr>
                        <w:noProof/>
                      </w:rPr>
                      <w:t xml:space="preserve">[8] </w:t>
                    </w:r>
                  </w:p>
                </w:tc>
                <w:tc>
                  <w:tcPr>
                    <w:tcW w:w="0" w:type="auto"/>
                    <w:hideMark/>
                  </w:tcPr>
                  <w:p w14:paraId="78D730FA" w14:textId="77777777" w:rsidR="00CD617E" w:rsidRDefault="00CD617E">
                    <w:pPr>
                      <w:pStyle w:val="Bibliography"/>
                      <w:rPr>
                        <w:noProof/>
                      </w:rPr>
                    </w:pPr>
                    <w:r>
                      <w:rPr>
                        <w:noProof/>
                      </w:rPr>
                      <w:t xml:space="preserve">M. H. W. B. L. a. W. W. J. Petke, Using Genetic Improvement and Code Transplants to Specialise a C++ Program to a Problem Class, Granada, Spainnnnnn: Springer, 2014. </w:t>
                    </w:r>
                  </w:p>
                </w:tc>
              </w:tr>
              <w:tr w:rsidR="00CD617E" w14:paraId="1429049C" w14:textId="77777777">
                <w:trPr>
                  <w:divId w:val="189690336"/>
                  <w:tblCellSpacing w:w="15" w:type="dxa"/>
                </w:trPr>
                <w:tc>
                  <w:tcPr>
                    <w:tcW w:w="50" w:type="pct"/>
                    <w:hideMark/>
                  </w:tcPr>
                  <w:p w14:paraId="0857EF9B" w14:textId="77777777" w:rsidR="00CD617E" w:rsidRDefault="00CD617E">
                    <w:pPr>
                      <w:pStyle w:val="Bibliography"/>
                      <w:rPr>
                        <w:noProof/>
                      </w:rPr>
                    </w:pPr>
                    <w:r>
                      <w:rPr>
                        <w:noProof/>
                      </w:rPr>
                      <w:t xml:space="preserve">[9] </w:t>
                    </w:r>
                  </w:p>
                </w:tc>
                <w:tc>
                  <w:tcPr>
                    <w:tcW w:w="0" w:type="auto"/>
                    <w:hideMark/>
                  </w:tcPr>
                  <w:p w14:paraId="308FB53F" w14:textId="77777777" w:rsidR="00CD617E" w:rsidRDefault="00CD617E">
                    <w:pPr>
                      <w:pStyle w:val="Bibliography"/>
                      <w:rPr>
                        <w:noProof/>
                      </w:rPr>
                    </w:pPr>
                    <w:r>
                      <w:rPr>
                        <w:noProof/>
                      </w:rPr>
                      <w:t xml:space="preserve">B. Y. L. J. P. a. M. H. W. B. Langdon, “Improving CUDA DNA analysis software with genetic programming,” in </w:t>
                    </w:r>
                    <w:r>
                      <w:rPr>
                        <w:i/>
                        <w:iCs/>
                        <w:noProof/>
                      </w:rPr>
                      <w:t>Proceedings of the Genetoc and Evolutionary Computation Conference, GECCO 2015</w:t>
                    </w:r>
                    <w:r>
                      <w:rPr>
                        <w:noProof/>
                      </w:rPr>
                      <w:t xml:space="preserve">, Madrid, Spain, Jully 11-15, 2015. </w:t>
                    </w:r>
                  </w:p>
                </w:tc>
              </w:tr>
              <w:tr w:rsidR="00CD617E" w14:paraId="752002F8" w14:textId="77777777">
                <w:trPr>
                  <w:divId w:val="189690336"/>
                  <w:tblCellSpacing w:w="15" w:type="dxa"/>
                </w:trPr>
                <w:tc>
                  <w:tcPr>
                    <w:tcW w:w="50" w:type="pct"/>
                    <w:hideMark/>
                  </w:tcPr>
                  <w:p w14:paraId="04A29C88" w14:textId="77777777" w:rsidR="00CD617E" w:rsidRDefault="00CD617E">
                    <w:pPr>
                      <w:pStyle w:val="Bibliography"/>
                      <w:rPr>
                        <w:noProof/>
                      </w:rPr>
                    </w:pPr>
                    <w:r>
                      <w:rPr>
                        <w:noProof/>
                      </w:rPr>
                      <w:t xml:space="preserve">[10] </w:t>
                    </w:r>
                  </w:p>
                </w:tc>
                <w:tc>
                  <w:tcPr>
                    <w:tcW w:w="0" w:type="auto"/>
                    <w:hideMark/>
                  </w:tcPr>
                  <w:p w14:paraId="6D5BC84C" w14:textId="77777777" w:rsidR="00CD617E" w:rsidRDefault="00CD617E">
                    <w:pPr>
                      <w:pStyle w:val="Bibliography"/>
                      <w:rPr>
                        <w:noProof/>
                      </w:rPr>
                    </w:pPr>
                    <w:r>
                      <w:rPr>
                        <w:noProof/>
                      </w:rPr>
                      <w:t xml:space="preserve">W. B. L. a. M. H. J. Petke, “Applying genetic improvement to minisat,” </w:t>
                    </w:r>
                    <w:r>
                      <w:rPr>
                        <w:i/>
                        <w:iCs/>
                        <w:noProof/>
                      </w:rPr>
                      <w:t xml:space="preserve">International Symposium on Seach Based Software Engineering, </w:t>
                    </w:r>
                    <w:r>
                      <w:rPr>
                        <w:noProof/>
                      </w:rPr>
                      <w:t xml:space="preserve">pp. 257-262, 2013. </w:t>
                    </w:r>
                  </w:p>
                </w:tc>
              </w:tr>
              <w:tr w:rsidR="00CD617E" w14:paraId="0E944880" w14:textId="77777777">
                <w:trPr>
                  <w:divId w:val="189690336"/>
                  <w:tblCellSpacing w:w="15" w:type="dxa"/>
                </w:trPr>
                <w:tc>
                  <w:tcPr>
                    <w:tcW w:w="50" w:type="pct"/>
                    <w:hideMark/>
                  </w:tcPr>
                  <w:p w14:paraId="681ECB91" w14:textId="77777777" w:rsidR="00CD617E" w:rsidRDefault="00CD617E">
                    <w:pPr>
                      <w:pStyle w:val="Bibliography"/>
                      <w:rPr>
                        <w:noProof/>
                      </w:rPr>
                    </w:pPr>
                    <w:r>
                      <w:rPr>
                        <w:noProof/>
                      </w:rPr>
                      <w:t xml:space="preserve">[11] </w:t>
                    </w:r>
                  </w:p>
                </w:tc>
                <w:tc>
                  <w:tcPr>
                    <w:tcW w:w="0" w:type="auto"/>
                    <w:hideMark/>
                  </w:tcPr>
                  <w:p w14:paraId="0074740A" w14:textId="77777777" w:rsidR="00CD617E" w:rsidRDefault="00CD617E">
                    <w:pPr>
                      <w:pStyle w:val="Bibliography"/>
                      <w:rPr>
                        <w:noProof/>
                      </w:rPr>
                    </w:pPr>
                    <w:r>
                      <w:rPr>
                        <w:noProof/>
                      </w:rPr>
                      <w:t xml:space="preserve">T. N. S. F. a. W. W. C. Le Goues, “Genprog: A generic method for automatic software repair,” </w:t>
                    </w:r>
                    <w:r>
                      <w:rPr>
                        <w:i/>
                        <w:iCs/>
                        <w:noProof/>
                      </w:rPr>
                      <w:t xml:space="preserve">IEEE Trans. Software Eng, </w:t>
                    </w:r>
                    <w:r>
                      <w:rPr>
                        <w:noProof/>
                      </w:rPr>
                      <w:t xml:space="preserve">vol. 38, no. 1, pp. 54-72, 2012. </w:t>
                    </w:r>
                  </w:p>
                </w:tc>
              </w:tr>
              <w:tr w:rsidR="00CD617E" w14:paraId="1DCCF3B9" w14:textId="77777777">
                <w:trPr>
                  <w:divId w:val="189690336"/>
                  <w:tblCellSpacing w:w="15" w:type="dxa"/>
                </w:trPr>
                <w:tc>
                  <w:tcPr>
                    <w:tcW w:w="50" w:type="pct"/>
                    <w:hideMark/>
                  </w:tcPr>
                  <w:p w14:paraId="69AE1810" w14:textId="77777777" w:rsidR="00CD617E" w:rsidRDefault="00CD617E">
                    <w:pPr>
                      <w:pStyle w:val="Bibliography"/>
                      <w:rPr>
                        <w:noProof/>
                      </w:rPr>
                    </w:pPr>
                    <w:r>
                      <w:rPr>
                        <w:noProof/>
                      </w:rPr>
                      <w:t xml:space="preserve">[12] </w:t>
                    </w:r>
                  </w:p>
                </w:tc>
                <w:tc>
                  <w:tcPr>
                    <w:tcW w:w="0" w:type="auto"/>
                    <w:hideMark/>
                  </w:tcPr>
                  <w:p w14:paraId="56DE00AE" w14:textId="77777777" w:rsidR="00CD617E" w:rsidRDefault="00CD617E">
                    <w:pPr>
                      <w:pStyle w:val="Bibliography"/>
                      <w:rPr>
                        <w:noProof/>
                      </w:rPr>
                    </w:pPr>
                    <w:r>
                      <w:rPr>
                        <w:noProof/>
                      </w:rPr>
                      <w:t>JCodec, “Jcodec.org,” [Online]. Available: http://jcodec.org/. [Accessed 02 January 2019].</w:t>
                    </w:r>
                  </w:p>
                </w:tc>
              </w:tr>
              <w:tr w:rsidR="00CD617E" w14:paraId="279EE6E7" w14:textId="77777777">
                <w:trPr>
                  <w:divId w:val="189690336"/>
                  <w:tblCellSpacing w:w="15" w:type="dxa"/>
                </w:trPr>
                <w:tc>
                  <w:tcPr>
                    <w:tcW w:w="50" w:type="pct"/>
                    <w:hideMark/>
                  </w:tcPr>
                  <w:p w14:paraId="5AAEB1E2" w14:textId="77777777" w:rsidR="00CD617E" w:rsidRDefault="00CD617E">
                    <w:pPr>
                      <w:pStyle w:val="Bibliography"/>
                      <w:rPr>
                        <w:noProof/>
                      </w:rPr>
                    </w:pPr>
                    <w:r>
                      <w:rPr>
                        <w:noProof/>
                      </w:rPr>
                      <w:t xml:space="preserve">[13] </w:t>
                    </w:r>
                  </w:p>
                </w:tc>
                <w:tc>
                  <w:tcPr>
                    <w:tcW w:w="0" w:type="auto"/>
                    <w:hideMark/>
                  </w:tcPr>
                  <w:p w14:paraId="7AEB1559" w14:textId="77777777" w:rsidR="00CD617E" w:rsidRDefault="00CD617E">
                    <w:pPr>
                      <w:pStyle w:val="Bibliography"/>
                      <w:rPr>
                        <w:noProof/>
                      </w:rPr>
                    </w:pPr>
                    <w:r>
                      <w:rPr>
                        <w:noProof/>
                      </w:rPr>
                      <w:t>Oracle, “Oracle Multimedia Documentation,” Oracle.com, 2019. [Online]. Available: https://www.oracle.com/technetwork/database/database-technologies/multimedia/documentation/index.html. [Accessed 02 January 2019].</w:t>
                    </w:r>
                  </w:p>
                </w:tc>
              </w:tr>
              <w:tr w:rsidR="00CD617E" w14:paraId="51AEF627" w14:textId="77777777">
                <w:trPr>
                  <w:divId w:val="189690336"/>
                  <w:tblCellSpacing w:w="15" w:type="dxa"/>
                </w:trPr>
                <w:tc>
                  <w:tcPr>
                    <w:tcW w:w="50" w:type="pct"/>
                    <w:hideMark/>
                  </w:tcPr>
                  <w:p w14:paraId="160CF13B" w14:textId="77777777" w:rsidR="00CD617E" w:rsidRDefault="00CD617E">
                    <w:pPr>
                      <w:pStyle w:val="Bibliography"/>
                      <w:rPr>
                        <w:noProof/>
                      </w:rPr>
                    </w:pPr>
                    <w:r>
                      <w:rPr>
                        <w:noProof/>
                      </w:rPr>
                      <w:t xml:space="preserve">[14] </w:t>
                    </w:r>
                  </w:p>
                </w:tc>
                <w:tc>
                  <w:tcPr>
                    <w:tcW w:w="0" w:type="auto"/>
                    <w:hideMark/>
                  </w:tcPr>
                  <w:p w14:paraId="098F1896" w14:textId="77777777" w:rsidR="00CD617E" w:rsidRDefault="00CD617E">
                    <w:pPr>
                      <w:pStyle w:val="Bibliography"/>
                      <w:rPr>
                        <w:noProof/>
                      </w:rPr>
                    </w:pPr>
                    <w:r>
                      <w:rPr>
                        <w:noProof/>
                      </w:rPr>
                      <w:t>S. Haraldsson, “Genetic Improvement of Software: From Program Landscapes to the Automatic Improvement of a Live System,” PhD, University of Stirling, 2019.</w:t>
                    </w:r>
                  </w:p>
                </w:tc>
              </w:tr>
              <w:tr w:rsidR="00CD617E" w14:paraId="060D253F" w14:textId="77777777">
                <w:trPr>
                  <w:divId w:val="189690336"/>
                  <w:tblCellSpacing w:w="15" w:type="dxa"/>
                </w:trPr>
                <w:tc>
                  <w:tcPr>
                    <w:tcW w:w="50" w:type="pct"/>
                    <w:hideMark/>
                  </w:tcPr>
                  <w:p w14:paraId="402610D5" w14:textId="77777777" w:rsidR="00CD617E" w:rsidRDefault="00CD617E">
                    <w:pPr>
                      <w:pStyle w:val="Bibliography"/>
                      <w:rPr>
                        <w:noProof/>
                      </w:rPr>
                    </w:pPr>
                    <w:r>
                      <w:rPr>
                        <w:noProof/>
                      </w:rPr>
                      <w:t xml:space="preserve">[15] </w:t>
                    </w:r>
                  </w:p>
                </w:tc>
                <w:tc>
                  <w:tcPr>
                    <w:tcW w:w="0" w:type="auto"/>
                    <w:hideMark/>
                  </w:tcPr>
                  <w:p w14:paraId="0F608CFB" w14:textId="77777777" w:rsidR="00CD617E" w:rsidRDefault="00CD617E">
                    <w:pPr>
                      <w:pStyle w:val="Bibliography"/>
                      <w:rPr>
                        <w:noProof/>
                      </w:rPr>
                    </w:pPr>
                    <w:r>
                      <w:rPr>
                        <w:noProof/>
                      </w:rPr>
                      <w:t>P. h. b. c. p. t. a. v. n. audience, “Python has brought computer programming to a vast new audience,” The Economist, 19 July 2018. [Online]. Available: https://www.economist.com/science-and-technology/2018/07/19/python-has-brought-computer-programming-to-a-vast-new-audience.. [Accessed 02 January 2019].</w:t>
                    </w:r>
                  </w:p>
                </w:tc>
              </w:tr>
              <w:tr w:rsidR="00CD617E" w14:paraId="341B1ED4" w14:textId="77777777">
                <w:trPr>
                  <w:divId w:val="189690336"/>
                  <w:tblCellSpacing w:w="15" w:type="dxa"/>
                </w:trPr>
                <w:tc>
                  <w:tcPr>
                    <w:tcW w:w="50" w:type="pct"/>
                    <w:hideMark/>
                  </w:tcPr>
                  <w:p w14:paraId="415A8DDF" w14:textId="77777777" w:rsidR="00CD617E" w:rsidRDefault="00CD617E">
                    <w:pPr>
                      <w:pStyle w:val="Bibliography"/>
                      <w:rPr>
                        <w:noProof/>
                      </w:rPr>
                    </w:pPr>
                    <w:r>
                      <w:rPr>
                        <w:noProof/>
                      </w:rPr>
                      <w:lastRenderedPageBreak/>
                      <w:t xml:space="preserve">[16] </w:t>
                    </w:r>
                  </w:p>
                </w:tc>
                <w:tc>
                  <w:tcPr>
                    <w:tcW w:w="0" w:type="auto"/>
                    <w:hideMark/>
                  </w:tcPr>
                  <w:p w14:paraId="4A016F64" w14:textId="77777777" w:rsidR="00CD617E" w:rsidRDefault="00CD617E">
                    <w:pPr>
                      <w:pStyle w:val="Bibliography"/>
                      <w:rPr>
                        <w:noProof/>
                      </w:rPr>
                    </w:pPr>
                    <w:r>
                      <w:rPr>
                        <w:noProof/>
                      </w:rPr>
                      <w:t>Spring, “Guides,” Spring, [Online]. Available: https://spring.io/guides. [Accessed 24 01 2019].</w:t>
                    </w:r>
                  </w:p>
                </w:tc>
              </w:tr>
              <w:tr w:rsidR="00CD617E" w14:paraId="3E2C6575" w14:textId="77777777">
                <w:trPr>
                  <w:divId w:val="189690336"/>
                  <w:tblCellSpacing w:w="15" w:type="dxa"/>
                </w:trPr>
                <w:tc>
                  <w:tcPr>
                    <w:tcW w:w="50" w:type="pct"/>
                    <w:hideMark/>
                  </w:tcPr>
                  <w:p w14:paraId="0F7A7A25" w14:textId="77777777" w:rsidR="00CD617E" w:rsidRDefault="00CD617E">
                    <w:pPr>
                      <w:pStyle w:val="Bibliography"/>
                      <w:rPr>
                        <w:noProof/>
                      </w:rPr>
                    </w:pPr>
                    <w:r>
                      <w:rPr>
                        <w:noProof/>
                      </w:rPr>
                      <w:t xml:space="preserve">[17] </w:t>
                    </w:r>
                  </w:p>
                </w:tc>
                <w:tc>
                  <w:tcPr>
                    <w:tcW w:w="0" w:type="auto"/>
                    <w:hideMark/>
                  </w:tcPr>
                  <w:p w14:paraId="68AC89B9" w14:textId="77777777" w:rsidR="00CD617E" w:rsidRDefault="00CD617E">
                    <w:pPr>
                      <w:pStyle w:val="Bibliography"/>
                      <w:rPr>
                        <w:noProof/>
                      </w:rPr>
                    </w:pPr>
                    <w:r>
                      <w:rPr>
                        <w:noProof/>
                      </w:rPr>
                      <w:t>X. L. a. J. Gallagher, “A source-Level Energy Optimization Framework for Mobile Applications,” 2019.</w:t>
                    </w:r>
                  </w:p>
                </w:tc>
              </w:tr>
              <w:tr w:rsidR="00CD617E" w14:paraId="22146822" w14:textId="77777777">
                <w:trPr>
                  <w:divId w:val="189690336"/>
                  <w:tblCellSpacing w:w="15" w:type="dxa"/>
                </w:trPr>
                <w:tc>
                  <w:tcPr>
                    <w:tcW w:w="50" w:type="pct"/>
                    <w:hideMark/>
                  </w:tcPr>
                  <w:p w14:paraId="483D1EE2" w14:textId="77777777" w:rsidR="00CD617E" w:rsidRDefault="00CD617E">
                    <w:pPr>
                      <w:pStyle w:val="Bibliography"/>
                      <w:rPr>
                        <w:noProof/>
                      </w:rPr>
                    </w:pPr>
                    <w:r>
                      <w:rPr>
                        <w:noProof/>
                      </w:rPr>
                      <w:t xml:space="preserve">[18] </w:t>
                    </w:r>
                  </w:p>
                </w:tc>
                <w:tc>
                  <w:tcPr>
                    <w:tcW w:w="0" w:type="auto"/>
                    <w:hideMark/>
                  </w:tcPr>
                  <w:p w14:paraId="6BD694B9" w14:textId="77777777" w:rsidR="00CD617E" w:rsidRDefault="00CD617E">
                    <w:pPr>
                      <w:pStyle w:val="Bibliography"/>
                      <w:rPr>
                        <w:noProof/>
                      </w:rPr>
                    </w:pPr>
                    <w:r>
                      <w:rPr>
                        <w:noProof/>
                      </w:rPr>
                      <w:t>L. P. a. J. C. C. Sahin, “How Do Code Refactoring Affect Energy Usage?,” 2019.</w:t>
                    </w:r>
                  </w:p>
                </w:tc>
              </w:tr>
              <w:tr w:rsidR="00CD617E" w14:paraId="11B626F6" w14:textId="77777777">
                <w:trPr>
                  <w:divId w:val="189690336"/>
                  <w:tblCellSpacing w:w="15" w:type="dxa"/>
                </w:trPr>
                <w:tc>
                  <w:tcPr>
                    <w:tcW w:w="50" w:type="pct"/>
                    <w:hideMark/>
                  </w:tcPr>
                  <w:p w14:paraId="03EB9BA0" w14:textId="77777777" w:rsidR="00CD617E" w:rsidRDefault="00CD617E">
                    <w:pPr>
                      <w:pStyle w:val="Bibliography"/>
                      <w:rPr>
                        <w:noProof/>
                      </w:rPr>
                    </w:pPr>
                    <w:r>
                      <w:rPr>
                        <w:noProof/>
                      </w:rPr>
                      <w:t xml:space="preserve">[19] </w:t>
                    </w:r>
                  </w:p>
                </w:tc>
                <w:tc>
                  <w:tcPr>
                    <w:tcW w:w="0" w:type="auto"/>
                    <w:hideMark/>
                  </w:tcPr>
                  <w:p w14:paraId="00BDF03E" w14:textId="77777777" w:rsidR="00CD617E" w:rsidRDefault="00CD617E">
                    <w:pPr>
                      <w:pStyle w:val="Bibliography"/>
                      <w:rPr>
                        <w:noProof/>
                      </w:rPr>
                    </w:pPr>
                    <w:r>
                      <w:rPr>
                        <w:noProof/>
                      </w:rPr>
                      <w:t>R. S. F. K. F. C. a. G. A. R. Morales, “Anti-patterns and the energy efficiency of Android applications,” 2019.</w:t>
                    </w:r>
                  </w:p>
                </w:tc>
              </w:tr>
              <w:tr w:rsidR="00CD617E" w14:paraId="385FEAB0" w14:textId="77777777">
                <w:trPr>
                  <w:divId w:val="189690336"/>
                  <w:tblCellSpacing w:w="15" w:type="dxa"/>
                </w:trPr>
                <w:tc>
                  <w:tcPr>
                    <w:tcW w:w="50" w:type="pct"/>
                    <w:hideMark/>
                  </w:tcPr>
                  <w:p w14:paraId="140153D5" w14:textId="77777777" w:rsidR="00CD617E" w:rsidRDefault="00CD617E">
                    <w:pPr>
                      <w:pStyle w:val="Bibliography"/>
                      <w:rPr>
                        <w:noProof/>
                      </w:rPr>
                    </w:pPr>
                    <w:r>
                      <w:rPr>
                        <w:noProof/>
                      </w:rPr>
                      <w:t xml:space="preserve">[20] </w:t>
                    </w:r>
                  </w:p>
                </w:tc>
                <w:tc>
                  <w:tcPr>
                    <w:tcW w:w="0" w:type="auto"/>
                    <w:hideMark/>
                  </w:tcPr>
                  <w:p w14:paraId="11F9D4A8" w14:textId="77777777" w:rsidR="00CD617E" w:rsidRDefault="00CD617E">
                    <w:pPr>
                      <w:pStyle w:val="Bibliography"/>
                      <w:rPr>
                        <w:noProof/>
                      </w:rPr>
                    </w:pPr>
                    <w:r>
                      <w:rPr>
                        <w:noProof/>
                      </w:rPr>
                      <w:t xml:space="preserve">A. Hindle, “Green mining: a methodology of relating software change and configuration to power consumption,” </w:t>
                    </w:r>
                    <w:r>
                      <w:rPr>
                        <w:i/>
                        <w:iCs/>
                        <w:noProof/>
                      </w:rPr>
                      <w:t xml:space="preserve">Empirical Software Engineering, </w:t>
                    </w:r>
                    <w:r>
                      <w:rPr>
                        <w:noProof/>
                      </w:rPr>
                      <w:t xml:space="preserve">vol. 20, no. 2, pp. 374-409, 2013. </w:t>
                    </w:r>
                  </w:p>
                </w:tc>
              </w:tr>
              <w:tr w:rsidR="00CD617E" w14:paraId="19D18ACE" w14:textId="77777777">
                <w:trPr>
                  <w:divId w:val="189690336"/>
                  <w:tblCellSpacing w:w="15" w:type="dxa"/>
                </w:trPr>
                <w:tc>
                  <w:tcPr>
                    <w:tcW w:w="50" w:type="pct"/>
                    <w:hideMark/>
                  </w:tcPr>
                  <w:p w14:paraId="52BB463A" w14:textId="77777777" w:rsidR="00CD617E" w:rsidRDefault="00CD617E">
                    <w:pPr>
                      <w:pStyle w:val="Bibliography"/>
                      <w:rPr>
                        <w:noProof/>
                      </w:rPr>
                    </w:pPr>
                    <w:r>
                      <w:rPr>
                        <w:noProof/>
                      </w:rPr>
                      <w:t xml:space="preserve">[21] </w:t>
                    </w:r>
                  </w:p>
                </w:tc>
                <w:tc>
                  <w:tcPr>
                    <w:tcW w:w="0" w:type="auto"/>
                    <w:hideMark/>
                  </w:tcPr>
                  <w:p w14:paraId="758210F5" w14:textId="77777777" w:rsidR="00CD617E" w:rsidRDefault="00CD617E">
                    <w:pPr>
                      <w:pStyle w:val="Bibliography"/>
                      <w:rPr>
                        <w:noProof/>
                      </w:rPr>
                    </w:pPr>
                    <w:r>
                      <w:rPr>
                        <w:noProof/>
                      </w:rPr>
                      <w:t>J. Watts, “We have 12 years to limit climate change catastrophe, warns UN,” The Guardian, 08 10 2018. [Online]. Available: https://www.theguardian.com/environment/2018/oct/08/global-warming-must-not-exceed-15c-warns-landmark-un-report. [Accessed 24 01 2019].</w:t>
                    </w:r>
                  </w:p>
                </w:tc>
              </w:tr>
              <w:tr w:rsidR="00CD617E" w14:paraId="022ABB43" w14:textId="77777777">
                <w:trPr>
                  <w:divId w:val="189690336"/>
                  <w:tblCellSpacing w:w="15" w:type="dxa"/>
                </w:trPr>
                <w:tc>
                  <w:tcPr>
                    <w:tcW w:w="50" w:type="pct"/>
                    <w:hideMark/>
                  </w:tcPr>
                  <w:p w14:paraId="16C6C7CC" w14:textId="77777777" w:rsidR="00CD617E" w:rsidRDefault="00CD617E">
                    <w:pPr>
                      <w:pStyle w:val="Bibliography"/>
                      <w:rPr>
                        <w:noProof/>
                      </w:rPr>
                    </w:pPr>
                    <w:r>
                      <w:rPr>
                        <w:noProof/>
                      </w:rPr>
                      <w:t xml:space="preserve">[22] </w:t>
                    </w:r>
                  </w:p>
                </w:tc>
                <w:tc>
                  <w:tcPr>
                    <w:tcW w:w="0" w:type="auto"/>
                    <w:hideMark/>
                  </w:tcPr>
                  <w:p w14:paraId="62EB911C" w14:textId="77777777" w:rsidR="00CD617E" w:rsidRDefault="00CD617E">
                    <w:pPr>
                      <w:pStyle w:val="Bibliography"/>
                      <w:rPr>
                        <w:noProof/>
                      </w:rPr>
                    </w:pPr>
                    <w:r>
                      <w:rPr>
                        <w:noProof/>
                      </w:rPr>
                      <w:t>Android, “Android 9 Pie,” Android, [Online]. Available: https://developer.android.com/about/versions/pie/. [Accessed 24 01 2019].</w:t>
                    </w:r>
                  </w:p>
                </w:tc>
              </w:tr>
              <w:tr w:rsidR="00CD617E" w14:paraId="45F7ADBF" w14:textId="77777777">
                <w:trPr>
                  <w:divId w:val="189690336"/>
                  <w:tblCellSpacing w:w="15" w:type="dxa"/>
                </w:trPr>
                <w:tc>
                  <w:tcPr>
                    <w:tcW w:w="50" w:type="pct"/>
                    <w:hideMark/>
                  </w:tcPr>
                  <w:p w14:paraId="3C5EB5E2" w14:textId="77777777" w:rsidR="00CD617E" w:rsidRDefault="00CD617E">
                    <w:pPr>
                      <w:pStyle w:val="Bibliography"/>
                      <w:rPr>
                        <w:noProof/>
                      </w:rPr>
                    </w:pPr>
                    <w:r>
                      <w:rPr>
                        <w:noProof/>
                      </w:rPr>
                      <w:t xml:space="preserve">[23] </w:t>
                    </w:r>
                  </w:p>
                </w:tc>
                <w:tc>
                  <w:tcPr>
                    <w:tcW w:w="0" w:type="auto"/>
                    <w:hideMark/>
                  </w:tcPr>
                  <w:p w14:paraId="18746FF4" w14:textId="77777777" w:rsidR="00CD617E" w:rsidRDefault="00CD617E">
                    <w:pPr>
                      <w:pStyle w:val="Bibliography"/>
                      <w:rPr>
                        <w:noProof/>
                      </w:rPr>
                    </w:pPr>
                    <w:r>
                      <w:rPr>
                        <w:noProof/>
                      </w:rPr>
                      <w:t>Android, “App Manifest Overview,” Android Developers, [Online]. Available: https://developer.android.com/guide/topics/manifest/manifest-intro. [Accessed 24 01 2019].</w:t>
                    </w:r>
                  </w:p>
                </w:tc>
              </w:tr>
              <w:tr w:rsidR="00CD617E" w14:paraId="7BD33C6B" w14:textId="77777777">
                <w:trPr>
                  <w:divId w:val="189690336"/>
                  <w:tblCellSpacing w:w="15" w:type="dxa"/>
                </w:trPr>
                <w:tc>
                  <w:tcPr>
                    <w:tcW w:w="50" w:type="pct"/>
                    <w:hideMark/>
                  </w:tcPr>
                  <w:p w14:paraId="49D14483" w14:textId="77777777" w:rsidR="00CD617E" w:rsidRDefault="00CD617E">
                    <w:pPr>
                      <w:pStyle w:val="Bibliography"/>
                      <w:rPr>
                        <w:noProof/>
                      </w:rPr>
                    </w:pPr>
                    <w:r>
                      <w:rPr>
                        <w:noProof/>
                      </w:rPr>
                      <w:t xml:space="preserve">[24] </w:t>
                    </w:r>
                  </w:p>
                </w:tc>
                <w:tc>
                  <w:tcPr>
                    <w:tcW w:w="0" w:type="auto"/>
                    <w:hideMark/>
                  </w:tcPr>
                  <w:p w14:paraId="7C3E4468" w14:textId="77777777" w:rsidR="00CD617E" w:rsidRDefault="00CD617E">
                    <w:pPr>
                      <w:pStyle w:val="Bibliography"/>
                      <w:rPr>
                        <w:noProof/>
                      </w:rPr>
                    </w:pPr>
                    <w:r>
                      <w:rPr>
                        <w:noProof/>
                      </w:rPr>
                      <w:t xml:space="preserve">J. G. a. C. B Evans, Optimizing Java, O'Reilly Media, 2018. </w:t>
                    </w:r>
                  </w:p>
                </w:tc>
              </w:tr>
              <w:tr w:rsidR="00CD617E" w14:paraId="25698C8D" w14:textId="77777777">
                <w:trPr>
                  <w:divId w:val="189690336"/>
                  <w:tblCellSpacing w:w="15" w:type="dxa"/>
                </w:trPr>
                <w:tc>
                  <w:tcPr>
                    <w:tcW w:w="50" w:type="pct"/>
                    <w:hideMark/>
                  </w:tcPr>
                  <w:p w14:paraId="71C1D1C6" w14:textId="77777777" w:rsidR="00CD617E" w:rsidRDefault="00CD617E">
                    <w:pPr>
                      <w:pStyle w:val="Bibliography"/>
                      <w:rPr>
                        <w:noProof/>
                      </w:rPr>
                    </w:pPr>
                    <w:r>
                      <w:rPr>
                        <w:noProof/>
                      </w:rPr>
                      <w:t xml:space="preserve">[25] </w:t>
                    </w:r>
                  </w:p>
                </w:tc>
                <w:tc>
                  <w:tcPr>
                    <w:tcW w:w="0" w:type="auto"/>
                    <w:hideMark/>
                  </w:tcPr>
                  <w:p w14:paraId="33999157" w14:textId="77777777" w:rsidR="00CD617E" w:rsidRDefault="00CD617E">
                    <w:pPr>
                      <w:pStyle w:val="Bibliography"/>
                      <w:rPr>
                        <w:noProof/>
                      </w:rPr>
                    </w:pPr>
                    <w:r>
                      <w:rPr>
                        <w:noProof/>
                      </w:rPr>
                      <w:t xml:space="preserve">M. Negnevitsky, Artificial Intelligence, Harlow: Addison-Wesley/Pearson, 2011. </w:t>
                    </w:r>
                  </w:p>
                </w:tc>
              </w:tr>
              <w:tr w:rsidR="00CD617E" w14:paraId="448BD348" w14:textId="77777777">
                <w:trPr>
                  <w:divId w:val="189690336"/>
                  <w:tblCellSpacing w:w="15" w:type="dxa"/>
                </w:trPr>
                <w:tc>
                  <w:tcPr>
                    <w:tcW w:w="50" w:type="pct"/>
                    <w:hideMark/>
                  </w:tcPr>
                  <w:p w14:paraId="5D41BDCF" w14:textId="77777777" w:rsidR="00CD617E" w:rsidRDefault="00CD617E">
                    <w:pPr>
                      <w:pStyle w:val="Bibliography"/>
                      <w:rPr>
                        <w:noProof/>
                      </w:rPr>
                    </w:pPr>
                    <w:r>
                      <w:rPr>
                        <w:noProof/>
                      </w:rPr>
                      <w:t xml:space="preserve">[26] </w:t>
                    </w:r>
                  </w:p>
                </w:tc>
                <w:tc>
                  <w:tcPr>
                    <w:tcW w:w="0" w:type="auto"/>
                    <w:hideMark/>
                  </w:tcPr>
                  <w:p w14:paraId="3E1B9E11" w14:textId="77777777" w:rsidR="00CD617E" w:rsidRDefault="00CD617E">
                    <w:pPr>
                      <w:pStyle w:val="Bibliography"/>
                      <w:rPr>
                        <w:noProof/>
                      </w:rPr>
                    </w:pPr>
                    <w:r>
                      <w:rPr>
                        <w:noProof/>
                      </w:rPr>
                      <w:t xml:space="preserve">M. Mitchell, An Introduction to Genetic Algorithms, Cambridge, Mass: MIT Press, 1996. </w:t>
                    </w:r>
                  </w:p>
                </w:tc>
              </w:tr>
              <w:tr w:rsidR="00CD617E" w14:paraId="7B81BB58" w14:textId="77777777">
                <w:trPr>
                  <w:divId w:val="189690336"/>
                  <w:tblCellSpacing w:w="15" w:type="dxa"/>
                </w:trPr>
                <w:tc>
                  <w:tcPr>
                    <w:tcW w:w="50" w:type="pct"/>
                    <w:hideMark/>
                  </w:tcPr>
                  <w:p w14:paraId="43355A95" w14:textId="77777777" w:rsidR="00CD617E" w:rsidRDefault="00CD617E">
                    <w:pPr>
                      <w:pStyle w:val="Bibliography"/>
                      <w:rPr>
                        <w:noProof/>
                      </w:rPr>
                    </w:pPr>
                    <w:r>
                      <w:rPr>
                        <w:noProof/>
                      </w:rPr>
                      <w:t xml:space="preserve">[27] </w:t>
                    </w:r>
                  </w:p>
                </w:tc>
                <w:tc>
                  <w:tcPr>
                    <w:tcW w:w="0" w:type="auto"/>
                    <w:hideMark/>
                  </w:tcPr>
                  <w:p w14:paraId="70E0CF68" w14:textId="77777777" w:rsidR="00CD617E" w:rsidRDefault="00CD617E">
                    <w:pPr>
                      <w:pStyle w:val="Bibliography"/>
                      <w:rPr>
                        <w:noProof/>
                      </w:rPr>
                    </w:pPr>
                    <w:r>
                      <w:rPr>
                        <w:noProof/>
                      </w:rPr>
                      <w:t xml:space="preserve">S. Luke, Essentials of Metaheuristics, Lulu, 2015. </w:t>
                    </w:r>
                  </w:p>
                </w:tc>
              </w:tr>
              <w:tr w:rsidR="00CD617E" w14:paraId="32774D62" w14:textId="77777777">
                <w:trPr>
                  <w:divId w:val="189690336"/>
                  <w:tblCellSpacing w:w="15" w:type="dxa"/>
                </w:trPr>
                <w:tc>
                  <w:tcPr>
                    <w:tcW w:w="50" w:type="pct"/>
                    <w:hideMark/>
                  </w:tcPr>
                  <w:p w14:paraId="3AFD14D5" w14:textId="77777777" w:rsidR="00CD617E" w:rsidRDefault="00CD617E">
                    <w:pPr>
                      <w:pStyle w:val="Bibliography"/>
                      <w:rPr>
                        <w:noProof/>
                      </w:rPr>
                    </w:pPr>
                    <w:r>
                      <w:rPr>
                        <w:noProof/>
                      </w:rPr>
                      <w:t xml:space="preserve">[28] </w:t>
                    </w:r>
                  </w:p>
                </w:tc>
                <w:tc>
                  <w:tcPr>
                    <w:tcW w:w="0" w:type="auto"/>
                    <w:hideMark/>
                  </w:tcPr>
                  <w:p w14:paraId="1A14FE95" w14:textId="77777777" w:rsidR="00CD617E" w:rsidRDefault="00CD617E">
                    <w:pPr>
                      <w:pStyle w:val="Bibliography"/>
                      <w:rPr>
                        <w:noProof/>
                      </w:rPr>
                    </w:pPr>
                    <w:r>
                      <w:rPr>
                        <w:noProof/>
                      </w:rPr>
                      <w:t>E. B. A. B. Z. K. J. S. a. N. V. N. Burles, “Object-Oriented Genetic Improvement for Improved Energy Consumption in Google Guava,” Search-Based Software Engineering , 2015.</w:t>
                    </w:r>
                  </w:p>
                </w:tc>
              </w:tr>
              <w:tr w:rsidR="00CD617E" w14:paraId="37FEE705" w14:textId="77777777">
                <w:trPr>
                  <w:divId w:val="189690336"/>
                  <w:tblCellSpacing w:w="15" w:type="dxa"/>
                </w:trPr>
                <w:tc>
                  <w:tcPr>
                    <w:tcW w:w="50" w:type="pct"/>
                    <w:hideMark/>
                  </w:tcPr>
                  <w:p w14:paraId="25E0655F" w14:textId="77777777" w:rsidR="00CD617E" w:rsidRDefault="00CD617E">
                    <w:pPr>
                      <w:pStyle w:val="Bibliography"/>
                      <w:rPr>
                        <w:noProof/>
                      </w:rPr>
                    </w:pPr>
                    <w:r>
                      <w:rPr>
                        <w:noProof/>
                      </w:rPr>
                      <w:t xml:space="preserve">[29] </w:t>
                    </w:r>
                  </w:p>
                </w:tc>
                <w:tc>
                  <w:tcPr>
                    <w:tcW w:w="0" w:type="auto"/>
                    <w:hideMark/>
                  </w:tcPr>
                  <w:p w14:paraId="2C9DACE7" w14:textId="77777777" w:rsidR="00CD617E" w:rsidRDefault="00CD617E">
                    <w:pPr>
                      <w:pStyle w:val="Bibliography"/>
                      <w:rPr>
                        <w:noProof/>
                      </w:rPr>
                    </w:pPr>
                    <w:r>
                      <w:rPr>
                        <w:noProof/>
                      </w:rPr>
                      <w:t>E. B. B. B. a. K. S. N. Burles, “Specialising Guava's Cache to Reduce Energy Consumption,” 2018.</w:t>
                    </w:r>
                  </w:p>
                </w:tc>
              </w:tr>
              <w:tr w:rsidR="00CD617E" w14:paraId="6CD04BEB" w14:textId="77777777">
                <w:trPr>
                  <w:divId w:val="189690336"/>
                  <w:tblCellSpacing w:w="15" w:type="dxa"/>
                </w:trPr>
                <w:tc>
                  <w:tcPr>
                    <w:tcW w:w="50" w:type="pct"/>
                    <w:hideMark/>
                  </w:tcPr>
                  <w:p w14:paraId="48F18122" w14:textId="77777777" w:rsidR="00CD617E" w:rsidRDefault="00CD617E">
                    <w:pPr>
                      <w:pStyle w:val="Bibliography"/>
                      <w:rPr>
                        <w:noProof/>
                      </w:rPr>
                    </w:pPr>
                    <w:r>
                      <w:rPr>
                        <w:noProof/>
                      </w:rPr>
                      <w:t xml:space="preserve">[30] </w:t>
                    </w:r>
                  </w:p>
                </w:tc>
                <w:tc>
                  <w:tcPr>
                    <w:tcW w:w="0" w:type="auto"/>
                    <w:hideMark/>
                  </w:tcPr>
                  <w:p w14:paraId="73F3D8C7" w14:textId="77777777" w:rsidR="00CD617E" w:rsidRDefault="00CD617E">
                    <w:pPr>
                      <w:pStyle w:val="Bibliography"/>
                      <w:rPr>
                        <w:noProof/>
                      </w:rPr>
                    </w:pPr>
                    <w:r>
                      <w:rPr>
                        <w:noProof/>
                      </w:rPr>
                      <w:t xml:space="preserve">W. B. L. a. J. P. Petke, “Software is not fragile,” </w:t>
                    </w:r>
                    <w:r>
                      <w:rPr>
                        <w:i/>
                        <w:iCs/>
                        <w:noProof/>
                      </w:rPr>
                      <w:t xml:space="preserve">First Complex Systems Digital Campus World E-Conference 2015, </w:t>
                    </w:r>
                    <w:r>
                      <w:rPr>
                        <w:noProof/>
                      </w:rPr>
                      <w:t xml:space="preserve">pp. 203-211, 2017. </w:t>
                    </w:r>
                  </w:p>
                </w:tc>
              </w:tr>
              <w:tr w:rsidR="00CD617E" w14:paraId="26588F96" w14:textId="77777777">
                <w:trPr>
                  <w:divId w:val="189690336"/>
                  <w:tblCellSpacing w:w="15" w:type="dxa"/>
                </w:trPr>
                <w:tc>
                  <w:tcPr>
                    <w:tcW w:w="50" w:type="pct"/>
                    <w:hideMark/>
                  </w:tcPr>
                  <w:p w14:paraId="0DFD5981" w14:textId="77777777" w:rsidR="00CD617E" w:rsidRDefault="00CD617E">
                    <w:pPr>
                      <w:pStyle w:val="Bibliography"/>
                      <w:rPr>
                        <w:noProof/>
                      </w:rPr>
                    </w:pPr>
                    <w:r>
                      <w:rPr>
                        <w:noProof/>
                      </w:rPr>
                      <w:t xml:space="preserve">[31] </w:t>
                    </w:r>
                  </w:p>
                </w:tc>
                <w:tc>
                  <w:tcPr>
                    <w:tcW w:w="0" w:type="auto"/>
                    <w:hideMark/>
                  </w:tcPr>
                  <w:p w14:paraId="4B5F6954" w14:textId="77777777" w:rsidR="00CD617E" w:rsidRDefault="00CD617E">
                    <w:pPr>
                      <w:pStyle w:val="Bibliography"/>
                      <w:rPr>
                        <w:noProof/>
                      </w:rPr>
                    </w:pPr>
                    <w:r>
                      <w:rPr>
                        <w:noProof/>
                      </w:rPr>
                      <w:t>Oracle, “The Java Tutorials,” Java Documentation, [Online]. Available: https://docs.oracle.com/javase/tutorial/java/javaOO/lambdaexpressions.html. [Accessed 24 01 2019].</w:t>
                    </w:r>
                  </w:p>
                </w:tc>
              </w:tr>
            </w:tbl>
            <w:p w14:paraId="2E893FB1" w14:textId="77777777" w:rsidR="00CD617E" w:rsidRDefault="00CD617E">
              <w:pPr>
                <w:divId w:val="189690336"/>
                <w:rPr>
                  <w:noProof/>
                </w:rPr>
              </w:pPr>
            </w:p>
            <w:p w14:paraId="20AA83F3" w14:textId="6E464A6D" w:rsidR="00A54259" w:rsidRDefault="00A54259" w:rsidP="003044B5">
              <w:r>
                <w:rPr>
                  <w:b/>
                  <w:bCs/>
                  <w:noProof/>
                </w:rPr>
                <w:fldChar w:fldCharType="end"/>
              </w:r>
            </w:p>
          </w:sdtContent>
        </w:sdt>
      </w:sdtContent>
    </w:sdt>
    <w:p w14:paraId="53130ED8" w14:textId="64B5A66E" w:rsidR="00A54259" w:rsidRPr="001765A6" w:rsidRDefault="00A54259" w:rsidP="00A54259">
      <w:pPr>
        <w:pStyle w:val="Reference"/>
        <w:numPr>
          <w:ilvl w:val="0"/>
          <w:numId w:val="0"/>
        </w:numPr>
      </w:pPr>
    </w:p>
    <w:p w14:paraId="20E1B129" w14:textId="77777777" w:rsidR="00CB76FF" w:rsidRPr="001765A6" w:rsidRDefault="00946A62">
      <w:pPr>
        <w:pStyle w:val="Unnumbered1"/>
      </w:pPr>
      <w:bookmarkStart w:id="2390" w:name="_Toc15893776"/>
      <w:bookmarkStart w:id="2391" w:name="_Toc536549471"/>
      <w:r w:rsidRPr="001765A6">
        <w:lastRenderedPageBreak/>
        <w:t>Appendix 1</w:t>
      </w:r>
      <w:bookmarkEnd w:id="2390"/>
      <w:bookmarkEnd w:id="2391"/>
    </w:p>
    <w:p w14:paraId="0D563D0D" w14:textId="77777777" w:rsidR="00CB76FF" w:rsidRPr="001765A6" w:rsidRDefault="00946A62">
      <w:pPr>
        <w:pStyle w:val="BodyFirst"/>
      </w:pPr>
      <w:r w:rsidRPr="001765A6">
        <w:t>You may have one or more appendices containing detail, bulky or reference material that is relevant though supplementary to the main text: perhaps additional specifications, tables or diagrams that would distract the reader is placed in the main part of the dissertation. Make sure that you place appropriate cross-references in the main text to direct the reader to the relevant appendices.</w:t>
      </w:r>
    </w:p>
    <w:p w14:paraId="4070D651" w14:textId="77777777" w:rsidR="00CB76FF" w:rsidRPr="001765A6" w:rsidRDefault="00946A62">
      <w:pPr>
        <w:pStyle w:val="BodyText"/>
      </w:pPr>
      <w:r w:rsidRPr="001765A6">
        <w:rPr>
          <w:i/>
        </w:rPr>
        <w:t xml:space="preserve">Note that you </w:t>
      </w:r>
      <w:r w:rsidR="008B6757">
        <w:rPr>
          <w:i/>
        </w:rPr>
        <w:t>must</w:t>
      </w:r>
      <w:r w:rsidRPr="001765A6">
        <w:rPr>
          <w:i/>
        </w:rPr>
        <w:t xml:space="preserve"> </w:t>
      </w:r>
      <w:r w:rsidRPr="001765A6">
        <w:rPr>
          <w:b/>
          <w:i/>
          <w:sz w:val="28"/>
        </w:rPr>
        <w:t>not</w:t>
      </w:r>
      <w:r w:rsidRPr="001765A6">
        <w:rPr>
          <w:i/>
        </w:rPr>
        <w:t xml:space="preserve"> include your program listings as an appendix or appendices</w:t>
      </w:r>
      <w:r w:rsidRPr="001765A6">
        <w:t xml:space="preserve">. You should submit </w:t>
      </w:r>
      <w:r w:rsidR="008B6757">
        <w:t xml:space="preserve">such material to the project </w:t>
      </w:r>
      <w:r w:rsidR="008B6757">
        <w:rPr>
          <w:i/>
        </w:rPr>
        <w:t>digital repository</w:t>
      </w:r>
      <w:r w:rsidRPr="001765A6">
        <w:t>.</w:t>
      </w:r>
    </w:p>
    <w:p w14:paraId="43DABCEA" w14:textId="77777777" w:rsidR="00087DB3" w:rsidRPr="001765A6" w:rsidRDefault="00946A62" w:rsidP="00087DB3">
      <w:pPr>
        <w:pStyle w:val="Unnumbered1"/>
      </w:pPr>
      <w:bookmarkStart w:id="2392" w:name="_Toc536549472"/>
      <w:r w:rsidRPr="001765A6">
        <w:lastRenderedPageBreak/>
        <w:t>Appendix 2 – User guide</w:t>
      </w:r>
      <w:bookmarkEnd w:id="2392"/>
    </w:p>
    <w:p w14:paraId="398E2E88" w14:textId="77777777" w:rsidR="00087DB3" w:rsidRPr="001765A6" w:rsidRDefault="00946A62" w:rsidP="00087DB3">
      <w:pPr>
        <w:pStyle w:val="BodyFirst"/>
      </w:pPr>
      <w:r w:rsidRPr="001765A6">
        <w:t xml:space="preserve">If you produced software that is intended for others to use, or that others may wish to extend/improve, then </w:t>
      </w:r>
      <w:r w:rsidR="008B6757">
        <w:t xml:space="preserve">it is advisable to include </w:t>
      </w:r>
      <w:r w:rsidRPr="001765A6">
        <w:t>user guide and installation guide appendices.</w:t>
      </w:r>
    </w:p>
    <w:p w14:paraId="1E9BE2DD" w14:textId="77777777" w:rsidR="00087DB3" w:rsidRPr="001765A6" w:rsidRDefault="00946A62" w:rsidP="00087DB3">
      <w:pPr>
        <w:pStyle w:val="Unnumbered1"/>
      </w:pPr>
      <w:bookmarkStart w:id="2393" w:name="_Toc536549473"/>
      <w:r w:rsidRPr="001765A6">
        <w:lastRenderedPageBreak/>
        <w:t xml:space="preserve">Appendix 3 </w:t>
      </w:r>
      <w:r w:rsidR="00195CA6" w:rsidRPr="001765A6">
        <w:t>–</w:t>
      </w:r>
      <w:r w:rsidRPr="001765A6">
        <w:t xml:space="preserve"> Installation guide</w:t>
      </w:r>
      <w:bookmarkEnd w:id="2393"/>
    </w:p>
    <w:p w14:paraId="5D5AE863" w14:textId="77777777" w:rsidR="00087DB3" w:rsidRPr="001765A6" w:rsidRDefault="00946A62" w:rsidP="00087DB3">
      <w:pPr>
        <w:pStyle w:val="BodyFirst"/>
      </w:pPr>
      <w:r w:rsidRPr="001765A6">
        <w:t>If you produced software that is intended for others to use, or that others may wish to ex</w:t>
      </w:r>
      <w:r w:rsidR="008B6757">
        <w:t>tend/improve</w:t>
      </w:r>
      <w:r w:rsidR="008B6757" w:rsidRPr="001765A6">
        <w:t xml:space="preserve">, then </w:t>
      </w:r>
      <w:r w:rsidR="008B6757">
        <w:t xml:space="preserve">it is advisable to include </w:t>
      </w:r>
      <w:r w:rsidR="008B6757" w:rsidRPr="001765A6">
        <w:t>user guide and installation guide appendices.</w:t>
      </w:r>
    </w:p>
    <w:p w14:paraId="03920F56" w14:textId="77777777" w:rsidR="00087DB3" w:rsidRPr="001765A6" w:rsidRDefault="00087DB3" w:rsidP="00087DB3">
      <w:pPr>
        <w:pStyle w:val="BodyFirst"/>
      </w:pPr>
    </w:p>
    <w:sectPr w:rsidR="00087DB3" w:rsidRPr="001765A6" w:rsidSect="009E2B48">
      <w:type w:val="continuous"/>
      <w:pgSz w:w="11906" w:h="16838" w:code="9"/>
      <w:pgMar w:top="1440" w:right="1841" w:bottom="1440"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18" w:author="Anna Rasburn" w:date="2019-01-06T19:12:00Z" w:initials="AR">
    <w:p w14:paraId="776F1292" w14:textId="1C7CFC3E" w:rsidR="00F534A4" w:rsidRDefault="00F534A4">
      <w:pPr>
        <w:pStyle w:val="CommentText"/>
      </w:pPr>
      <w:r>
        <w:rPr>
          <w:rStyle w:val="CommentReference"/>
        </w:rPr>
        <w:annotationRef/>
      </w:r>
      <w:r>
        <w:t>It doesn’t at the moment. Dad 6/1/2019. Need a table added showing the weights of the fitness measurements</w:t>
      </w:r>
    </w:p>
  </w:comment>
  <w:comment w:id="1001" w:author="Anna Rasburn" w:date="2019-01-07T20:12:00Z" w:initials="AR">
    <w:p w14:paraId="21C84365" w14:textId="3D0A4D17" w:rsidR="00F534A4" w:rsidRDefault="00F534A4">
      <w:pPr>
        <w:pStyle w:val="CommentText"/>
      </w:pPr>
      <w:r>
        <w:rPr>
          <w:rStyle w:val="CommentReference"/>
        </w:rPr>
        <w:annotationRef/>
      </w:r>
      <w:r>
        <w:t>Key information – such as what? What information might they have had which would have helped this (your) study</w:t>
      </w:r>
    </w:p>
  </w:comment>
  <w:comment w:id="1007" w:author="Anna Rasburn" w:date="2019-01-07T20:15:00Z" w:initials="AR">
    <w:p w14:paraId="4F3C4A37" w14:textId="32B4A19A" w:rsidR="00F534A4" w:rsidRDefault="00F534A4">
      <w:pPr>
        <w:pStyle w:val="CommentText"/>
      </w:pPr>
      <w:r>
        <w:rPr>
          <w:rStyle w:val="CommentReference"/>
        </w:rPr>
        <w:annotationRef/>
      </w:r>
      <w:r>
        <w:t>In the diagram, the original code is selected twice? Is it being included in the fitness stage to that it can be compared with the modified code at the fitness stage.</w:t>
      </w:r>
    </w:p>
  </w:comment>
  <w:comment w:id="1080" w:author="Anna Rasburn" w:date="2019-01-07T20:34:00Z" w:initials="AR">
    <w:p w14:paraId="0EDBEC2E" w14:textId="40ECCBAF" w:rsidR="00F534A4" w:rsidRDefault="00F534A4">
      <w:pPr>
        <w:pStyle w:val="CommentText"/>
      </w:pPr>
      <w:r>
        <w:rPr>
          <w:rStyle w:val="CommentReference"/>
        </w:rPr>
        <w:annotationRef/>
      </w:r>
      <w:r>
        <w:t>Good one</w:t>
      </w:r>
    </w:p>
  </w:comment>
  <w:comment w:id="1212" w:author="Anna Rasburn" w:date="2019-01-08T21:53:00Z" w:initials="AR">
    <w:p w14:paraId="0AFD926C" w14:textId="77777777" w:rsidR="00F534A4" w:rsidRDefault="00F534A4">
      <w:pPr>
        <w:pStyle w:val="CommentText"/>
      </w:pPr>
      <w:r>
        <w:rPr>
          <w:rStyle w:val="CommentReference"/>
        </w:rPr>
        <w:annotationRef/>
      </w:r>
      <w:r>
        <w:t>Whose knowledge? How is the new knowledge assimilated into the program ? The JVM and compiler?</w:t>
      </w:r>
    </w:p>
    <w:p w14:paraId="4D8DD350" w14:textId="4004960F" w:rsidR="00F534A4" w:rsidRDefault="00F534A4">
      <w:pPr>
        <w:pStyle w:val="CommentText"/>
      </w:pPr>
    </w:p>
  </w:comment>
  <w:comment w:id="1213" w:author="Anna Rasburn" w:date="2019-01-08T21:53:00Z" w:initials="AR">
    <w:p w14:paraId="4BEEA753" w14:textId="60865229" w:rsidR="00F534A4" w:rsidRDefault="00F534A4">
      <w:pPr>
        <w:pStyle w:val="CommentText"/>
      </w:pPr>
      <w:r>
        <w:rPr>
          <w:rStyle w:val="CommentReference"/>
        </w:rPr>
        <w:annotationRef/>
      </w:r>
      <w:r>
        <w:t>E program.</w:t>
      </w:r>
    </w:p>
  </w:comment>
  <w:comment w:id="1214" w:author="Anna Rasburn" w:date="2019-01-08T21:53:00Z" w:initials="AR">
    <w:p w14:paraId="20541E60" w14:textId="561E00D8" w:rsidR="00F534A4" w:rsidRDefault="00F534A4">
      <w:pPr>
        <w:pStyle w:val="CommentText"/>
      </w:pPr>
      <w:r>
        <w:rPr>
          <w:rStyle w:val="CommentReference"/>
        </w:rPr>
        <w:annotationRef/>
      </w:r>
    </w:p>
  </w:comment>
  <w:comment w:id="1251" w:author="Anna Rasburn" w:date="2019-01-09T22:19:00Z" w:initials="AR">
    <w:p w14:paraId="30B77FA8" w14:textId="3A487C56" w:rsidR="00F534A4" w:rsidRDefault="00F534A4">
      <w:pPr>
        <w:pStyle w:val="CommentText"/>
      </w:pPr>
      <w:r>
        <w:rPr>
          <w:rStyle w:val="CommentReference"/>
        </w:rPr>
        <w:annotationRef/>
      </w:r>
      <w:r>
        <w:t>What is Triangle? It was mentioned above also but not really explained. Will your assessors know what it is? Perhaps a glossary is needed.</w:t>
      </w:r>
    </w:p>
  </w:comment>
  <w:comment w:id="1269" w:author="Anna Rasburn" w:date="2019-01-09T22:44:00Z" w:initials="AR">
    <w:p w14:paraId="364E767C" w14:textId="1D6C98F1" w:rsidR="00F534A4" w:rsidRDefault="00F534A4">
      <w:pPr>
        <w:pStyle w:val="CommentText"/>
      </w:pPr>
      <w:r>
        <w:rPr>
          <w:rStyle w:val="CommentReference"/>
        </w:rPr>
        <w:annotationRef/>
      </w:r>
      <w:r>
        <w:t>“Local Search” doesn’t feature in Figure 3</w:t>
      </w:r>
    </w:p>
  </w:comment>
  <w:comment w:id="1286" w:author="Anna Rasburn" w:date="2019-01-09T22:59:00Z" w:initials="AR">
    <w:p w14:paraId="028F7B81" w14:textId="49CE08BC" w:rsidR="00F534A4" w:rsidRDefault="00F534A4">
      <w:pPr>
        <w:pStyle w:val="CommentText"/>
      </w:pPr>
      <w:r>
        <w:rPr>
          <w:rStyle w:val="CommentReference"/>
        </w:rPr>
        <w:annotationRef/>
      </w:r>
      <w:r>
        <w:t>Is it only the fittest function which passes the unit tests? Would other functions pass the tests which were fitter than the original code.</w:t>
      </w:r>
    </w:p>
  </w:comment>
  <w:comment w:id="1603" w:author="Anna Rasburn" w:date="2019-01-11T19:51:00Z" w:initials="AR">
    <w:p w14:paraId="5C8889D4" w14:textId="43E3750B" w:rsidR="00F534A4" w:rsidRDefault="00F534A4">
      <w:pPr>
        <w:pStyle w:val="CommentText"/>
      </w:pPr>
      <w:r>
        <w:rPr>
          <w:rStyle w:val="CommentReference"/>
        </w:rPr>
        <w:annotationRef/>
      </w:r>
      <w:r>
        <w:t>Which means ?</w:t>
      </w:r>
    </w:p>
  </w:comment>
  <w:comment w:id="1660" w:author="Anna Rasburn" w:date="2019-01-11T19:54:00Z" w:initials="AR">
    <w:p w14:paraId="1DDC82B4" w14:textId="2534AFEA" w:rsidR="00F534A4" w:rsidRDefault="00F534A4">
      <w:pPr>
        <w:pStyle w:val="CommentText"/>
      </w:pPr>
      <w:r>
        <w:rPr>
          <w:rStyle w:val="CommentReference"/>
        </w:rPr>
        <w:annotationRef/>
      </w:r>
      <w:r>
        <w:t>Whenever possible, avoid using “and so on”, “and the like”, “..etc” in formal writing..</w:t>
      </w:r>
    </w:p>
  </w:comment>
  <w:comment w:id="1666" w:author="Anna Rasburn" w:date="2019-01-11T19:57:00Z" w:initials="AR">
    <w:p w14:paraId="68F1FBEA" w14:textId="6EEB2E76" w:rsidR="00F534A4" w:rsidRDefault="00F534A4">
      <w:pPr>
        <w:pStyle w:val="CommentText"/>
      </w:pPr>
      <w:r>
        <w:rPr>
          <w:rStyle w:val="CommentReference"/>
        </w:rPr>
        <w:annotationRef/>
      </w:r>
      <w:r>
        <w:t>?</w:t>
      </w:r>
    </w:p>
  </w:comment>
  <w:comment w:id="1753" w:author="Anna Rasburn" w:date="2019-01-11T20:11:00Z" w:initials="AR">
    <w:p w14:paraId="72BFEF29" w14:textId="32E18F25" w:rsidR="00F534A4" w:rsidRDefault="00F534A4">
      <w:pPr>
        <w:pStyle w:val="CommentText"/>
      </w:pPr>
      <w:r>
        <w:rPr>
          <w:rStyle w:val="CommentReference"/>
        </w:rPr>
        <w:annotationRef/>
      </w:r>
      <w:r>
        <w:t>Good paragraph this – I can understand it straight away.</w:t>
      </w:r>
    </w:p>
  </w:comment>
  <w:comment w:id="1787" w:author="Anna Rasburn" w:date="2019-01-11T20:21:00Z" w:initials="AR">
    <w:p w14:paraId="247D48D6" w14:textId="2812A4E0" w:rsidR="00F534A4" w:rsidRDefault="00F534A4">
      <w:pPr>
        <w:pStyle w:val="CommentText"/>
      </w:pPr>
      <w:r>
        <w:rPr>
          <w:rStyle w:val="CommentReference"/>
        </w:rPr>
        <w:annotationRef/>
      </w:r>
      <w:r>
        <w:t>I don’t understand this very well. Are you saying that this framework does not automatically implement improvements and therefore it is up to the developer to use the information appropriately.</w:t>
      </w:r>
    </w:p>
  </w:comment>
  <w:comment w:id="1788" w:author="Anna Rasburn" w:date="2019-01-11T20:22:00Z" w:initials="AR">
    <w:p w14:paraId="1FE01272" w14:textId="1A4E3EE8" w:rsidR="00F534A4" w:rsidRDefault="00F534A4">
      <w:pPr>
        <w:pStyle w:val="CommentText"/>
      </w:pPr>
      <w:r>
        <w:rPr>
          <w:rStyle w:val="CommentReference"/>
        </w:rPr>
        <w:annotationRef/>
      </w:r>
      <w:r>
        <w:t xml:space="preserve"> Developer to use th</w:t>
      </w:r>
    </w:p>
  </w:comment>
  <w:comment w:id="1789" w:author="Anna Rasburn" w:date="2019-01-11T20:22:00Z" w:initials="AR">
    <w:p w14:paraId="46D002ED" w14:textId="402BBF40" w:rsidR="00F534A4" w:rsidRDefault="00F534A4">
      <w:pPr>
        <w:pStyle w:val="CommentText"/>
      </w:pPr>
      <w:r>
        <w:rPr>
          <w:rStyle w:val="CommentReference"/>
        </w:rPr>
        <w:annotationRef/>
      </w:r>
      <w:r>
        <w:t>E information</w:t>
      </w:r>
    </w:p>
  </w:comment>
  <w:comment w:id="1856" w:author="Anna Rasburn" w:date="2019-01-11T20:31:00Z" w:initials="AR">
    <w:p w14:paraId="0E0940EC" w14:textId="2F33C469" w:rsidR="00F534A4" w:rsidRDefault="00F534A4">
      <w:pPr>
        <w:pStyle w:val="CommentText"/>
      </w:pPr>
      <w:r>
        <w:rPr>
          <w:rStyle w:val="CommentReference"/>
        </w:rPr>
        <w:annotationRef/>
      </w:r>
      <w:r>
        <w:t>Try and avoid going, “..which…which…which..”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6F1292" w15:done="0"/>
  <w15:commentEx w15:paraId="21C84365" w15:done="0"/>
  <w15:commentEx w15:paraId="4F3C4A37" w15:done="0"/>
  <w15:commentEx w15:paraId="0EDBEC2E" w15:done="0"/>
  <w15:commentEx w15:paraId="4D8DD350" w15:done="0"/>
  <w15:commentEx w15:paraId="4BEEA753" w15:paraIdParent="4D8DD350" w15:done="0"/>
  <w15:commentEx w15:paraId="20541E60" w15:paraIdParent="4D8DD350" w15:done="0"/>
  <w15:commentEx w15:paraId="30B77FA8" w15:done="0"/>
  <w15:commentEx w15:paraId="364E767C" w15:done="0"/>
  <w15:commentEx w15:paraId="028F7B81" w15:done="0"/>
  <w15:commentEx w15:paraId="5C8889D4" w15:done="0"/>
  <w15:commentEx w15:paraId="1DDC82B4" w15:done="0"/>
  <w15:commentEx w15:paraId="68F1FBEA" w15:done="0"/>
  <w15:commentEx w15:paraId="72BFEF29" w15:done="0"/>
  <w15:commentEx w15:paraId="247D48D6" w15:done="0"/>
  <w15:commentEx w15:paraId="1FE01272" w15:paraIdParent="247D48D6" w15:done="0"/>
  <w15:commentEx w15:paraId="46D002ED" w15:paraIdParent="247D48D6" w15:done="0"/>
  <w15:commentEx w15:paraId="0E0940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6F1292" w16cid:durableId="1FDCD1AA"/>
  <w16cid:commentId w16cid:paraId="21C84365" w16cid:durableId="1FDE3143"/>
  <w16cid:commentId w16cid:paraId="4F3C4A37" w16cid:durableId="1FDE31F4"/>
  <w16cid:commentId w16cid:paraId="0EDBEC2E" w16cid:durableId="1FDE3667"/>
  <w16cid:commentId w16cid:paraId="4D8DD350" w16cid:durableId="1FDF9A4C"/>
  <w16cid:commentId w16cid:paraId="4BEEA753" w16cid:durableId="1FDF9A6E"/>
  <w16cid:commentId w16cid:paraId="20541E60" w16cid:durableId="1FDF9A73"/>
  <w16cid:commentId w16cid:paraId="30B77FA8" w16cid:durableId="1FFA0FF9"/>
  <w16cid:commentId w16cid:paraId="364E767C" w16cid:durableId="1FE0F7CD"/>
  <w16cid:commentId w16cid:paraId="028F7B81" w16cid:durableId="1FE0FB48"/>
  <w16cid:commentId w16cid:paraId="5C8889D4" w16cid:durableId="1FE37244"/>
  <w16cid:commentId w16cid:paraId="1DDC82B4" w16cid:durableId="1FE37307"/>
  <w16cid:commentId w16cid:paraId="68F1FBEA" w16cid:durableId="1FE373C5"/>
  <w16cid:commentId w16cid:paraId="72BFEF29" w16cid:durableId="1FE376F7"/>
  <w16cid:commentId w16cid:paraId="247D48D6" w16cid:durableId="1FE37941"/>
  <w16cid:commentId w16cid:paraId="1FE01272" w16cid:durableId="1FE3799E"/>
  <w16cid:commentId w16cid:paraId="46D002ED" w16cid:durableId="1FE379A2"/>
  <w16cid:commentId w16cid:paraId="0E0940EC" w16cid:durableId="1FE37B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F93928" w14:textId="77777777" w:rsidR="007A4D10" w:rsidRDefault="007A4D10">
      <w:r>
        <w:separator/>
      </w:r>
    </w:p>
  </w:endnote>
  <w:endnote w:type="continuationSeparator" w:id="0">
    <w:p w14:paraId="1ED78669" w14:textId="77777777" w:rsidR="007A4D10" w:rsidRDefault="007A4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BA1A7" w14:textId="77777777" w:rsidR="00F534A4" w:rsidRPr="001765A6" w:rsidRDefault="00F534A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E411" w14:textId="77777777" w:rsidR="00F534A4" w:rsidRPr="001765A6" w:rsidRDefault="00F534A4">
    <w:pPr>
      <w:pStyle w:val="Footer"/>
      <w:jc w:val="center"/>
    </w:pPr>
    <w:r w:rsidRPr="001765A6">
      <w:rPr>
        <w:snapToGrid w:val="0"/>
        <w:lang w:eastAsia="en-US"/>
      </w:rPr>
      <w:t xml:space="preserve">- </w:t>
    </w:r>
    <w:r w:rsidRPr="001765A6">
      <w:rPr>
        <w:snapToGrid w:val="0"/>
        <w:lang w:eastAsia="en-US"/>
      </w:rPr>
      <w:fldChar w:fldCharType="begin"/>
    </w:r>
    <w:r w:rsidRPr="001765A6">
      <w:rPr>
        <w:snapToGrid w:val="0"/>
        <w:lang w:eastAsia="en-US"/>
      </w:rPr>
      <w:instrText xml:space="preserve"> PAGE </w:instrText>
    </w:r>
    <w:r w:rsidRPr="001765A6">
      <w:rPr>
        <w:snapToGrid w:val="0"/>
        <w:lang w:eastAsia="en-US"/>
      </w:rPr>
      <w:fldChar w:fldCharType="separate"/>
    </w:r>
    <w:r>
      <w:rPr>
        <w:noProof/>
        <w:snapToGrid w:val="0"/>
        <w:lang w:eastAsia="en-US"/>
      </w:rPr>
      <w:t>9</w:t>
    </w:r>
    <w:r w:rsidRPr="001765A6">
      <w:rPr>
        <w:snapToGrid w:val="0"/>
        <w:lang w:eastAsia="en-US"/>
      </w:rPr>
      <w:fldChar w:fldCharType="end"/>
    </w:r>
    <w:bookmarkStart w:id="471" w:name="_Toc536543202"/>
    <w:bookmarkStart w:id="472" w:name="_Toc536543431"/>
    <w:bookmarkStart w:id="473" w:name="_Toc15893757"/>
    <w:r w:rsidRPr="001765A6">
      <w:rPr>
        <w:snapToGrid w:val="0"/>
        <w:lang w:eastAsia="en-US"/>
      </w:rPr>
      <w:t xml:space="preserve"> -</w:t>
    </w:r>
    <w:bookmarkEnd w:id="471"/>
    <w:bookmarkEnd w:id="472"/>
    <w:bookmarkEnd w:id="47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FA22F" w14:textId="77777777" w:rsidR="007A4D10" w:rsidRDefault="007A4D10">
      <w:r>
        <w:separator/>
      </w:r>
    </w:p>
  </w:footnote>
  <w:footnote w:type="continuationSeparator" w:id="0">
    <w:p w14:paraId="1913C565" w14:textId="77777777" w:rsidR="007A4D10" w:rsidRDefault="007A4D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1"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35577E94"/>
    <w:multiLevelType w:val="hybridMultilevel"/>
    <w:tmpl w:val="A76EB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6645BD"/>
    <w:multiLevelType w:val="hybridMultilevel"/>
    <w:tmpl w:val="4DEE2C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6" w15:restartNumberingAfterBreak="0">
    <w:nsid w:val="3CA264B1"/>
    <w:multiLevelType w:val="hybridMultilevel"/>
    <w:tmpl w:val="3924A966"/>
    <w:lvl w:ilvl="0" w:tplc="09EAD740">
      <w:start w:val="1"/>
      <w:numFmt w:val="decimal"/>
      <w:lvlText w:val="%1."/>
      <w:lvlJc w:val="left"/>
      <w:pPr>
        <w:ind w:left="720" w:hanging="360"/>
      </w:pPr>
    </w:lvl>
    <w:lvl w:ilvl="1" w:tplc="4F18E5D2" w:tentative="1">
      <w:start w:val="1"/>
      <w:numFmt w:val="lowerLetter"/>
      <w:lvlText w:val="%2."/>
      <w:lvlJc w:val="left"/>
      <w:pPr>
        <w:ind w:left="1440" w:hanging="360"/>
      </w:pPr>
    </w:lvl>
    <w:lvl w:ilvl="2" w:tplc="563C945E" w:tentative="1">
      <w:start w:val="1"/>
      <w:numFmt w:val="lowerRoman"/>
      <w:lvlText w:val="%3."/>
      <w:lvlJc w:val="right"/>
      <w:pPr>
        <w:ind w:left="2160" w:hanging="180"/>
      </w:pPr>
    </w:lvl>
    <w:lvl w:ilvl="3" w:tplc="531E2A0A" w:tentative="1">
      <w:start w:val="1"/>
      <w:numFmt w:val="decimal"/>
      <w:lvlText w:val="%4."/>
      <w:lvlJc w:val="left"/>
      <w:pPr>
        <w:ind w:left="2880" w:hanging="360"/>
      </w:pPr>
    </w:lvl>
    <w:lvl w:ilvl="4" w:tplc="2C8C3CE2" w:tentative="1">
      <w:start w:val="1"/>
      <w:numFmt w:val="lowerLetter"/>
      <w:lvlText w:val="%5."/>
      <w:lvlJc w:val="left"/>
      <w:pPr>
        <w:ind w:left="3600" w:hanging="360"/>
      </w:pPr>
    </w:lvl>
    <w:lvl w:ilvl="5" w:tplc="2558222C" w:tentative="1">
      <w:start w:val="1"/>
      <w:numFmt w:val="lowerRoman"/>
      <w:lvlText w:val="%6."/>
      <w:lvlJc w:val="right"/>
      <w:pPr>
        <w:ind w:left="4320" w:hanging="180"/>
      </w:pPr>
    </w:lvl>
    <w:lvl w:ilvl="6" w:tplc="74044CAE" w:tentative="1">
      <w:start w:val="1"/>
      <w:numFmt w:val="decimal"/>
      <w:lvlText w:val="%7."/>
      <w:lvlJc w:val="left"/>
      <w:pPr>
        <w:ind w:left="5040" w:hanging="360"/>
      </w:pPr>
    </w:lvl>
    <w:lvl w:ilvl="7" w:tplc="0E507246" w:tentative="1">
      <w:start w:val="1"/>
      <w:numFmt w:val="lowerLetter"/>
      <w:lvlText w:val="%8."/>
      <w:lvlJc w:val="left"/>
      <w:pPr>
        <w:ind w:left="5760" w:hanging="360"/>
      </w:pPr>
    </w:lvl>
    <w:lvl w:ilvl="8" w:tplc="8076ADD8" w:tentative="1">
      <w:start w:val="1"/>
      <w:numFmt w:val="lowerRoman"/>
      <w:lvlText w:val="%9."/>
      <w:lvlJc w:val="right"/>
      <w:pPr>
        <w:ind w:left="6480" w:hanging="180"/>
      </w:pPr>
    </w:lvl>
  </w:abstractNum>
  <w:abstractNum w:abstractNumId="7" w15:restartNumberingAfterBreak="0">
    <w:nsid w:val="40816316"/>
    <w:multiLevelType w:val="hybridMultilevel"/>
    <w:tmpl w:val="1760FF24"/>
    <w:lvl w:ilvl="0" w:tplc="027CC874">
      <w:start w:val="1"/>
      <w:numFmt w:val="bullet"/>
      <w:lvlText w:val=""/>
      <w:lvlJc w:val="left"/>
      <w:pPr>
        <w:tabs>
          <w:tab w:val="num" w:pos="720"/>
        </w:tabs>
        <w:ind w:left="720" w:hanging="360"/>
      </w:pPr>
      <w:rPr>
        <w:rFonts w:ascii="Symbol" w:hAnsi="Symbol" w:hint="default"/>
      </w:rPr>
    </w:lvl>
    <w:lvl w:ilvl="1" w:tplc="B66AAA0C" w:tentative="1">
      <w:start w:val="1"/>
      <w:numFmt w:val="bullet"/>
      <w:lvlText w:val="o"/>
      <w:lvlJc w:val="left"/>
      <w:pPr>
        <w:tabs>
          <w:tab w:val="num" w:pos="1440"/>
        </w:tabs>
        <w:ind w:left="1440" w:hanging="360"/>
      </w:pPr>
      <w:rPr>
        <w:rFonts w:ascii="Courier New" w:hAnsi="Courier New" w:cs="Courier New" w:hint="default"/>
      </w:rPr>
    </w:lvl>
    <w:lvl w:ilvl="2" w:tplc="26B434CE" w:tentative="1">
      <w:start w:val="1"/>
      <w:numFmt w:val="bullet"/>
      <w:lvlText w:val=""/>
      <w:lvlJc w:val="left"/>
      <w:pPr>
        <w:tabs>
          <w:tab w:val="num" w:pos="2160"/>
        </w:tabs>
        <w:ind w:left="2160" w:hanging="360"/>
      </w:pPr>
      <w:rPr>
        <w:rFonts w:ascii="Wingdings" w:hAnsi="Wingdings" w:hint="default"/>
      </w:rPr>
    </w:lvl>
    <w:lvl w:ilvl="3" w:tplc="30BE53B8" w:tentative="1">
      <w:start w:val="1"/>
      <w:numFmt w:val="bullet"/>
      <w:lvlText w:val=""/>
      <w:lvlJc w:val="left"/>
      <w:pPr>
        <w:tabs>
          <w:tab w:val="num" w:pos="2880"/>
        </w:tabs>
        <w:ind w:left="2880" w:hanging="360"/>
      </w:pPr>
      <w:rPr>
        <w:rFonts w:ascii="Symbol" w:hAnsi="Symbol" w:hint="default"/>
      </w:rPr>
    </w:lvl>
    <w:lvl w:ilvl="4" w:tplc="47CCAEE8" w:tentative="1">
      <w:start w:val="1"/>
      <w:numFmt w:val="bullet"/>
      <w:lvlText w:val="o"/>
      <w:lvlJc w:val="left"/>
      <w:pPr>
        <w:tabs>
          <w:tab w:val="num" w:pos="3600"/>
        </w:tabs>
        <w:ind w:left="3600" w:hanging="360"/>
      </w:pPr>
      <w:rPr>
        <w:rFonts w:ascii="Courier New" w:hAnsi="Courier New" w:cs="Courier New" w:hint="default"/>
      </w:rPr>
    </w:lvl>
    <w:lvl w:ilvl="5" w:tplc="9D80D772" w:tentative="1">
      <w:start w:val="1"/>
      <w:numFmt w:val="bullet"/>
      <w:lvlText w:val=""/>
      <w:lvlJc w:val="left"/>
      <w:pPr>
        <w:tabs>
          <w:tab w:val="num" w:pos="4320"/>
        </w:tabs>
        <w:ind w:left="4320" w:hanging="360"/>
      </w:pPr>
      <w:rPr>
        <w:rFonts w:ascii="Wingdings" w:hAnsi="Wingdings" w:hint="default"/>
      </w:rPr>
    </w:lvl>
    <w:lvl w:ilvl="6" w:tplc="C6CE65AE" w:tentative="1">
      <w:start w:val="1"/>
      <w:numFmt w:val="bullet"/>
      <w:lvlText w:val=""/>
      <w:lvlJc w:val="left"/>
      <w:pPr>
        <w:tabs>
          <w:tab w:val="num" w:pos="5040"/>
        </w:tabs>
        <w:ind w:left="5040" w:hanging="360"/>
      </w:pPr>
      <w:rPr>
        <w:rFonts w:ascii="Symbol" w:hAnsi="Symbol" w:hint="default"/>
      </w:rPr>
    </w:lvl>
    <w:lvl w:ilvl="7" w:tplc="5A2CC16A" w:tentative="1">
      <w:start w:val="1"/>
      <w:numFmt w:val="bullet"/>
      <w:lvlText w:val="o"/>
      <w:lvlJc w:val="left"/>
      <w:pPr>
        <w:tabs>
          <w:tab w:val="num" w:pos="5760"/>
        </w:tabs>
        <w:ind w:left="5760" w:hanging="360"/>
      </w:pPr>
      <w:rPr>
        <w:rFonts w:ascii="Courier New" w:hAnsi="Courier New" w:cs="Courier New" w:hint="default"/>
      </w:rPr>
    </w:lvl>
    <w:lvl w:ilvl="8" w:tplc="8698F96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784C59"/>
    <w:multiLevelType w:val="multilevel"/>
    <w:tmpl w:val="67F8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F9715E"/>
    <w:multiLevelType w:val="hybridMultilevel"/>
    <w:tmpl w:val="CE72678C"/>
    <w:lvl w:ilvl="0" w:tplc="65F619C2">
      <w:start w:val="1"/>
      <w:numFmt w:val="decimal"/>
      <w:lvlText w:val="%1."/>
      <w:lvlJc w:val="left"/>
      <w:pPr>
        <w:ind w:left="720" w:hanging="360"/>
      </w:pPr>
    </w:lvl>
    <w:lvl w:ilvl="1" w:tplc="77FEE73A" w:tentative="1">
      <w:start w:val="1"/>
      <w:numFmt w:val="lowerLetter"/>
      <w:lvlText w:val="%2."/>
      <w:lvlJc w:val="left"/>
      <w:pPr>
        <w:ind w:left="1440" w:hanging="360"/>
      </w:pPr>
    </w:lvl>
    <w:lvl w:ilvl="2" w:tplc="3A3A56DA" w:tentative="1">
      <w:start w:val="1"/>
      <w:numFmt w:val="lowerRoman"/>
      <w:lvlText w:val="%3."/>
      <w:lvlJc w:val="right"/>
      <w:pPr>
        <w:ind w:left="2160" w:hanging="180"/>
      </w:pPr>
    </w:lvl>
    <w:lvl w:ilvl="3" w:tplc="3A0EB5A6" w:tentative="1">
      <w:start w:val="1"/>
      <w:numFmt w:val="decimal"/>
      <w:lvlText w:val="%4."/>
      <w:lvlJc w:val="left"/>
      <w:pPr>
        <w:ind w:left="2880" w:hanging="360"/>
      </w:pPr>
    </w:lvl>
    <w:lvl w:ilvl="4" w:tplc="3B6E645E" w:tentative="1">
      <w:start w:val="1"/>
      <w:numFmt w:val="lowerLetter"/>
      <w:lvlText w:val="%5."/>
      <w:lvlJc w:val="left"/>
      <w:pPr>
        <w:ind w:left="3600" w:hanging="360"/>
      </w:pPr>
    </w:lvl>
    <w:lvl w:ilvl="5" w:tplc="F13C27CE" w:tentative="1">
      <w:start w:val="1"/>
      <w:numFmt w:val="lowerRoman"/>
      <w:lvlText w:val="%6."/>
      <w:lvlJc w:val="right"/>
      <w:pPr>
        <w:ind w:left="4320" w:hanging="180"/>
      </w:pPr>
    </w:lvl>
    <w:lvl w:ilvl="6" w:tplc="538813D2" w:tentative="1">
      <w:start w:val="1"/>
      <w:numFmt w:val="decimal"/>
      <w:lvlText w:val="%7."/>
      <w:lvlJc w:val="left"/>
      <w:pPr>
        <w:ind w:left="5040" w:hanging="360"/>
      </w:pPr>
    </w:lvl>
    <w:lvl w:ilvl="7" w:tplc="A0B26B74" w:tentative="1">
      <w:start w:val="1"/>
      <w:numFmt w:val="lowerLetter"/>
      <w:lvlText w:val="%8."/>
      <w:lvlJc w:val="left"/>
      <w:pPr>
        <w:ind w:left="5760" w:hanging="360"/>
      </w:pPr>
    </w:lvl>
    <w:lvl w:ilvl="8" w:tplc="B0346D34"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2"/>
  </w:num>
  <w:num w:numId="5">
    <w:abstractNumId w:val="7"/>
  </w:num>
  <w:num w:numId="6">
    <w:abstractNumId w:val="6"/>
  </w:num>
  <w:num w:numId="7">
    <w:abstractNumId w:val="8"/>
  </w:num>
  <w:num w:numId="8">
    <w:abstractNumId w:val="9"/>
  </w:num>
  <w:num w:numId="9">
    <w:abstractNumId w:val="4"/>
  </w:num>
  <w:num w:numId="10">
    <w:abstractNumId w:val="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Rasburn">
    <w15:presenceInfo w15:providerId="AD" w15:userId="S::arasburn@csumb.edu::1699a61a-db2a-4a06-a864-efa6645f62f7"/>
  </w15:person>
  <w15:person w15:author="Anna Rasburn [2]">
    <w15:presenceInfo w15:providerId="Windows Live" w15:userId="241afc47da6fe1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29"/>
    <w:rsid w:val="00024130"/>
    <w:rsid w:val="000424C0"/>
    <w:rsid w:val="00042740"/>
    <w:rsid w:val="000468ED"/>
    <w:rsid w:val="00087DB3"/>
    <w:rsid w:val="00095224"/>
    <w:rsid w:val="000A0340"/>
    <w:rsid w:val="000A1B66"/>
    <w:rsid w:val="000A3BFF"/>
    <w:rsid w:val="000A57A9"/>
    <w:rsid w:val="000B35F8"/>
    <w:rsid w:val="000B4183"/>
    <w:rsid w:val="000C333D"/>
    <w:rsid w:val="000E3A9D"/>
    <w:rsid w:val="000F28AF"/>
    <w:rsid w:val="00125D9C"/>
    <w:rsid w:val="001308B0"/>
    <w:rsid w:val="00147FF3"/>
    <w:rsid w:val="001765A6"/>
    <w:rsid w:val="00190CFB"/>
    <w:rsid w:val="00194116"/>
    <w:rsid w:val="00195CA6"/>
    <w:rsid w:val="001B551F"/>
    <w:rsid w:val="001D551B"/>
    <w:rsid w:val="001E19F8"/>
    <w:rsid w:val="001F5944"/>
    <w:rsid w:val="0020285E"/>
    <w:rsid w:val="00202EEC"/>
    <w:rsid w:val="00204821"/>
    <w:rsid w:val="0021114B"/>
    <w:rsid w:val="00232F10"/>
    <w:rsid w:val="00240B34"/>
    <w:rsid w:val="00255EBD"/>
    <w:rsid w:val="0025696F"/>
    <w:rsid w:val="0028023E"/>
    <w:rsid w:val="00280CC4"/>
    <w:rsid w:val="0029042A"/>
    <w:rsid w:val="00295DAB"/>
    <w:rsid w:val="002B5F69"/>
    <w:rsid w:val="002C6DDF"/>
    <w:rsid w:val="002D2A38"/>
    <w:rsid w:val="002E7779"/>
    <w:rsid w:val="003044B5"/>
    <w:rsid w:val="00304C5F"/>
    <w:rsid w:val="00304E7A"/>
    <w:rsid w:val="00313FEF"/>
    <w:rsid w:val="00322831"/>
    <w:rsid w:val="003331E3"/>
    <w:rsid w:val="0033511D"/>
    <w:rsid w:val="0033544F"/>
    <w:rsid w:val="00335E1F"/>
    <w:rsid w:val="00337824"/>
    <w:rsid w:val="00355182"/>
    <w:rsid w:val="00356EF6"/>
    <w:rsid w:val="00361902"/>
    <w:rsid w:val="00362B43"/>
    <w:rsid w:val="003658EF"/>
    <w:rsid w:val="00382556"/>
    <w:rsid w:val="00393083"/>
    <w:rsid w:val="003A0614"/>
    <w:rsid w:val="003B212D"/>
    <w:rsid w:val="003B37DE"/>
    <w:rsid w:val="003C532E"/>
    <w:rsid w:val="003C5B92"/>
    <w:rsid w:val="003C7BE5"/>
    <w:rsid w:val="003D2B04"/>
    <w:rsid w:val="003D315F"/>
    <w:rsid w:val="003E5179"/>
    <w:rsid w:val="003E6A86"/>
    <w:rsid w:val="003F3294"/>
    <w:rsid w:val="003F4725"/>
    <w:rsid w:val="003F78B0"/>
    <w:rsid w:val="004228F3"/>
    <w:rsid w:val="0042400A"/>
    <w:rsid w:val="00424334"/>
    <w:rsid w:val="00425538"/>
    <w:rsid w:val="00436D03"/>
    <w:rsid w:val="0044340D"/>
    <w:rsid w:val="00481D07"/>
    <w:rsid w:val="00484C29"/>
    <w:rsid w:val="004C6479"/>
    <w:rsid w:val="004D0B41"/>
    <w:rsid w:val="005024AB"/>
    <w:rsid w:val="005070D7"/>
    <w:rsid w:val="0051315B"/>
    <w:rsid w:val="00513273"/>
    <w:rsid w:val="00514D61"/>
    <w:rsid w:val="0051547B"/>
    <w:rsid w:val="00516E97"/>
    <w:rsid w:val="00542576"/>
    <w:rsid w:val="0054602C"/>
    <w:rsid w:val="0054707E"/>
    <w:rsid w:val="00554B20"/>
    <w:rsid w:val="00555C9E"/>
    <w:rsid w:val="0055603C"/>
    <w:rsid w:val="005769F8"/>
    <w:rsid w:val="00582BF9"/>
    <w:rsid w:val="005877A7"/>
    <w:rsid w:val="005C0C16"/>
    <w:rsid w:val="005D1CAA"/>
    <w:rsid w:val="005D7620"/>
    <w:rsid w:val="005F33F8"/>
    <w:rsid w:val="00600DD5"/>
    <w:rsid w:val="00607219"/>
    <w:rsid w:val="00610EEE"/>
    <w:rsid w:val="0061419C"/>
    <w:rsid w:val="0062315E"/>
    <w:rsid w:val="006251B0"/>
    <w:rsid w:val="00626849"/>
    <w:rsid w:val="0063520A"/>
    <w:rsid w:val="00641C9B"/>
    <w:rsid w:val="006569A9"/>
    <w:rsid w:val="00673C12"/>
    <w:rsid w:val="006835DD"/>
    <w:rsid w:val="0069211E"/>
    <w:rsid w:val="0069684C"/>
    <w:rsid w:val="0069692E"/>
    <w:rsid w:val="006C400C"/>
    <w:rsid w:val="006C6BBD"/>
    <w:rsid w:val="006E03E6"/>
    <w:rsid w:val="006E15B2"/>
    <w:rsid w:val="006E1A48"/>
    <w:rsid w:val="006F0517"/>
    <w:rsid w:val="006F1AE4"/>
    <w:rsid w:val="006F6C0A"/>
    <w:rsid w:val="00704295"/>
    <w:rsid w:val="007055FA"/>
    <w:rsid w:val="007066B6"/>
    <w:rsid w:val="00736FB7"/>
    <w:rsid w:val="00747AEC"/>
    <w:rsid w:val="00764DB0"/>
    <w:rsid w:val="00774DCE"/>
    <w:rsid w:val="00775CF2"/>
    <w:rsid w:val="00793856"/>
    <w:rsid w:val="007A391A"/>
    <w:rsid w:val="007A4D10"/>
    <w:rsid w:val="007B052B"/>
    <w:rsid w:val="007B099E"/>
    <w:rsid w:val="007C32F5"/>
    <w:rsid w:val="007C4D37"/>
    <w:rsid w:val="007D0361"/>
    <w:rsid w:val="007D04E9"/>
    <w:rsid w:val="007D46CB"/>
    <w:rsid w:val="007E2442"/>
    <w:rsid w:val="007E5B4D"/>
    <w:rsid w:val="007E6617"/>
    <w:rsid w:val="007F4516"/>
    <w:rsid w:val="00800A49"/>
    <w:rsid w:val="0081091B"/>
    <w:rsid w:val="008125E3"/>
    <w:rsid w:val="0081384F"/>
    <w:rsid w:val="00816381"/>
    <w:rsid w:val="00816DDB"/>
    <w:rsid w:val="00820B55"/>
    <w:rsid w:val="00825AE9"/>
    <w:rsid w:val="008510CA"/>
    <w:rsid w:val="00857985"/>
    <w:rsid w:val="00875FD8"/>
    <w:rsid w:val="008834EE"/>
    <w:rsid w:val="00895D45"/>
    <w:rsid w:val="008A2AF6"/>
    <w:rsid w:val="008A3ABE"/>
    <w:rsid w:val="008B36CA"/>
    <w:rsid w:val="008B3C38"/>
    <w:rsid w:val="008B3CC4"/>
    <w:rsid w:val="008B6757"/>
    <w:rsid w:val="008C0595"/>
    <w:rsid w:val="008C3927"/>
    <w:rsid w:val="008C5B5F"/>
    <w:rsid w:val="008C713A"/>
    <w:rsid w:val="008D6BCE"/>
    <w:rsid w:val="008F4BFE"/>
    <w:rsid w:val="00905B36"/>
    <w:rsid w:val="00905B7F"/>
    <w:rsid w:val="009072D8"/>
    <w:rsid w:val="00925204"/>
    <w:rsid w:val="00933A4F"/>
    <w:rsid w:val="009360BF"/>
    <w:rsid w:val="00946A62"/>
    <w:rsid w:val="00956B3F"/>
    <w:rsid w:val="009612B7"/>
    <w:rsid w:val="00965340"/>
    <w:rsid w:val="009749DC"/>
    <w:rsid w:val="00985935"/>
    <w:rsid w:val="009859D2"/>
    <w:rsid w:val="009978E1"/>
    <w:rsid w:val="009B2ED3"/>
    <w:rsid w:val="009B38D6"/>
    <w:rsid w:val="009B66C6"/>
    <w:rsid w:val="009C3F90"/>
    <w:rsid w:val="009C786B"/>
    <w:rsid w:val="009D292B"/>
    <w:rsid w:val="009D34D0"/>
    <w:rsid w:val="009D3ADE"/>
    <w:rsid w:val="009E2B48"/>
    <w:rsid w:val="009E2E90"/>
    <w:rsid w:val="00A02C90"/>
    <w:rsid w:val="00A07984"/>
    <w:rsid w:val="00A13A0F"/>
    <w:rsid w:val="00A26ACB"/>
    <w:rsid w:val="00A52AB9"/>
    <w:rsid w:val="00A54259"/>
    <w:rsid w:val="00A622ED"/>
    <w:rsid w:val="00A63162"/>
    <w:rsid w:val="00A66E0B"/>
    <w:rsid w:val="00A728E0"/>
    <w:rsid w:val="00A8586D"/>
    <w:rsid w:val="00A9635F"/>
    <w:rsid w:val="00AA3D42"/>
    <w:rsid w:val="00AB5F55"/>
    <w:rsid w:val="00AD4BB5"/>
    <w:rsid w:val="00AD60CD"/>
    <w:rsid w:val="00B10362"/>
    <w:rsid w:val="00B163CE"/>
    <w:rsid w:val="00B338E9"/>
    <w:rsid w:val="00B403A9"/>
    <w:rsid w:val="00B419ED"/>
    <w:rsid w:val="00B42F59"/>
    <w:rsid w:val="00B473D7"/>
    <w:rsid w:val="00B52BD2"/>
    <w:rsid w:val="00B53E94"/>
    <w:rsid w:val="00B64332"/>
    <w:rsid w:val="00B8474E"/>
    <w:rsid w:val="00B86793"/>
    <w:rsid w:val="00B90467"/>
    <w:rsid w:val="00BA3DEE"/>
    <w:rsid w:val="00BB3674"/>
    <w:rsid w:val="00BB439E"/>
    <w:rsid w:val="00BD5935"/>
    <w:rsid w:val="00BF2371"/>
    <w:rsid w:val="00C0061A"/>
    <w:rsid w:val="00C234C2"/>
    <w:rsid w:val="00C35F4C"/>
    <w:rsid w:val="00C43069"/>
    <w:rsid w:val="00C457E2"/>
    <w:rsid w:val="00C476A9"/>
    <w:rsid w:val="00C632CA"/>
    <w:rsid w:val="00C85CAB"/>
    <w:rsid w:val="00C93155"/>
    <w:rsid w:val="00C94414"/>
    <w:rsid w:val="00C969B0"/>
    <w:rsid w:val="00C97684"/>
    <w:rsid w:val="00CB76FF"/>
    <w:rsid w:val="00CD511E"/>
    <w:rsid w:val="00CD617E"/>
    <w:rsid w:val="00CE6DFA"/>
    <w:rsid w:val="00D03914"/>
    <w:rsid w:val="00D07980"/>
    <w:rsid w:val="00D24CDC"/>
    <w:rsid w:val="00D32507"/>
    <w:rsid w:val="00D32E8D"/>
    <w:rsid w:val="00D40B54"/>
    <w:rsid w:val="00D45EA4"/>
    <w:rsid w:val="00D55758"/>
    <w:rsid w:val="00D60852"/>
    <w:rsid w:val="00D64547"/>
    <w:rsid w:val="00D67CB4"/>
    <w:rsid w:val="00D72451"/>
    <w:rsid w:val="00D808C0"/>
    <w:rsid w:val="00D812DB"/>
    <w:rsid w:val="00D857E3"/>
    <w:rsid w:val="00D90AA4"/>
    <w:rsid w:val="00DA24A0"/>
    <w:rsid w:val="00DB6B57"/>
    <w:rsid w:val="00DE38FC"/>
    <w:rsid w:val="00E1097C"/>
    <w:rsid w:val="00E11246"/>
    <w:rsid w:val="00E11A5C"/>
    <w:rsid w:val="00E22337"/>
    <w:rsid w:val="00E42567"/>
    <w:rsid w:val="00E514E9"/>
    <w:rsid w:val="00E579EF"/>
    <w:rsid w:val="00E61B1D"/>
    <w:rsid w:val="00E64DD9"/>
    <w:rsid w:val="00EA7189"/>
    <w:rsid w:val="00EB255F"/>
    <w:rsid w:val="00EB4EAF"/>
    <w:rsid w:val="00EB5DDC"/>
    <w:rsid w:val="00EB5E8C"/>
    <w:rsid w:val="00EF651C"/>
    <w:rsid w:val="00F01097"/>
    <w:rsid w:val="00F01184"/>
    <w:rsid w:val="00F26668"/>
    <w:rsid w:val="00F30306"/>
    <w:rsid w:val="00F50BFB"/>
    <w:rsid w:val="00F534A4"/>
    <w:rsid w:val="00F6237F"/>
    <w:rsid w:val="00F65546"/>
    <w:rsid w:val="00F9306F"/>
    <w:rsid w:val="00FA1DCE"/>
    <w:rsid w:val="00FB6291"/>
    <w:rsid w:val="00FD17D2"/>
    <w:rsid w:val="00FE7FC8"/>
    <w:rsid w:val="00FF3D19"/>
    <w:rsid w:val="00FF44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0FBC42"/>
  <w15:docId w15:val="{40F190F7-0766-C54D-BDAC-5A308B4F1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821"/>
    <w:rPr>
      <w:sz w:val="24"/>
      <w:szCs w:val="24"/>
      <w:lang w:eastAsia="en-US"/>
    </w:rPr>
  </w:style>
  <w:style w:type="paragraph" w:styleId="Heading1">
    <w:name w:val="heading 1"/>
    <w:basedOn w:val="Normal"/>
    <w:next w:val="BodyFirst"/>
    <w:link w:val="Heading1Char"/>
    <w:uiPriority w:val="9"/>
    <w:qFormat/>
    <w:pPr>
      <w:keepNext/>
      <w:pageBreakBefore/>
      <w:numPr>
        <w:numId w:val="4"/>
      </w:numPr>
      <w:suppressAutoHyphens/>
      <w:spacing w:before="240" w:after="180" w:line="360" w:lineRule="auto"/>
      <w:outlineLvl w:val="0"/>
    </w:pPr>
    <w:rPr>
      <w:b/>
      <w:kern w:val="28"/>
      <w:sz w:val="32"/>
      <w:szCs w:val="20"/>
      <w:lang w:eastAsia="en-GB"/>
    </w:rPr>
  </w:style>
  <w:style w:type="paragraph" w:styleId="Heading2">
    <w:name w:val="heading 2"/>
    <w:basedOn w:val="Normal"/>
    <w:next w:val="BodyFirst"/>
    <w:qFormat/>
    <w:pPr>
      <w:keepNext/>
      <w:numPr>
        <w:ilvl w:val="1"/>
        <w:numId w:val="4"/>
      </w:numPr>
      <w:suppressAutoHyphens/>
      <w:spacing w:before="180" w:after="120" w:line="360" w:lineRule="auto"/>
      <w:outlineLvl w:val="1"/>
    </w:pPr>
    <w:rPr>
      <w:b/>
      <w:kern w:val="22"/>
      <w:sz w:val="26"/>
      <w:szCs w:val="20"/>
      <w:lang w:eastAsia="en-GB"/>
    </w:rPr>
  </w:style>
  <w:style w:type="paragraph" w:styleId="Heading3">
    <w:name w:val="heading 3"/>
    <w:basedOn w:val="Normal"/>
    <w:next w:val="BodyFirst"/>
    <w:qFormat/>
    <w:pPr>
      <w:keepNext/>
      <w:numPr>
        <w:ilvl w:val="2"/>
        <w:numId w:val="4"/>
      </w:numPr>
      <w:suppressAutoHyphens/>
      <w:spacing w:before="240" w:after="120" w:line="360" w:lineRule="auto"/>
      <w:outlineLvl w:val="2"/>
    </w:pPr>
    <w:rPr>
      <w:b/>
      <w:kern w:val="22"/>
      <w:sz w:val="22"/>
      <w:szCs w:val="20"/>
      <w:lang w:eastAsia="en-GB"/>
    </w:rPr>
  </w:style>
  <w:style w:type="paragraph" w:styleId="Heading4">
    <w:name w:val="heading 4"/>
    <w:basedOn w:val="Normal"/>
    <w:next w:val="BodyFirst"/>
    <w:qFormat/>
    <w:pPr>
      <w:keepNext/>
      <w:numPr>
        <w:ilvl w:val="3"/>
        <w:numId w:val="4"/>
      </w:numPr>
      <w:tabs>
        <w:tab w:val="clear" w:pos="1080"/>
        <w:tab w:val="left" w:pos="879"/>
      </w:tabs>
      <w:suppressAutoHyphens/>
      <w:spacing w:before="240" w:after="60" w:line="360" w:lineRule="auto"/>
      <w:outlineLvl w:val="3"/>
    </w:pPr>
    <w:rPr>
      <w:kern w:val="22"/>
      <w:sz w:val="22"/>
      <w:szCs w:val="20"/>
      <w:lang w:eastAsia="en-GB"/>
    </w:rPr>
  </w:style>
  <w:style w:type="paragraph" w:styleId="Heading5">
    <w:name w:val="heading 5"/>
    <w:basedOn w:val="Normal"/>
    <w:next w:val="BodyFirst"/>
    <w:qFormat/>
    <w:pPr>
      <w:numPr>
        <w:ilvl w:val="4"/>
        <w:numId w:val="4"/>
      </w:numPr>
      <w:suppressAutoHyphens/>
      <w:spacing w:before="240" w:after="60" w:line="360" w:lineRule="auto"/>
      <w:outlineLvl w:val="4"/>
    </w:pPr>
    <w:rPr>
      <w:b/>
      <w:bCs/>
      <w:i/>
      <w:iCs/>
      <w:kern w:val="22"/>
      <w:sz w:val="26"/>
      <w:szCs w:val="26"/>
      <w:lang w:eastAsia="en-GB"/>
    </w:rPr>
  </w:style>
  <w:style w:type="paragraph" w:styleId="Heading6">
    <w:name w:val="heading 6"/>
    <w:basedOn w:val="Normal"/>
    <w:next w:val="BodyFirst"/>
    <w:qFormat/>
    <w:pPr>
      <w:numPr>
        <w:ilvl w:val="5"/>
        <w:numId w:val="4"/>
      </w:numPr>
      <w:suppressAutoHyphens/>
      <w:spacing w:before="240" w:after="60" w:line="360" w:lineRule="auto"/>
      <w:outlineLvl w:val="5"/>
    </w:pPr>
    <w:rPr>
      <w:b/>
      <w:bCs/>
      <w:kern w:val="22"/>
      <w:sz w:val="22"/>
      <w:szCs w:val="22"/>
      <w:lang w:eastAsia="en-GB"/>
    </w:rPr>
  </w:style>
  <w:style w:type="paragraph" w:styleId="Heading7">
    <w:name w:val="heading 7"/>
    <w:basedOn w:val="Normal"/>
    <w:next w:val="BodyFirst"/>
    <w:qFormat/>
    <w:pPr>
      <w:numPr>
        <w:ilvl w:val="6"/>
        <w:numId w:val="4"/>
      </w:numPr>
      <w:suppressAutoHyphens/>
      <w:spacing w:before="240" w:after="60" w:line="360" w:lineRule="auto"/>
      <w:outlineLvl w:val="6"/>
    </w:pPr>
    <w:rPr>
      <w:kern w:val="22"/>
      <w:lang w:eastAsia="en-GB"/>
    </w:rPr>
  </w:style>
  <w:style w:type="paragraph" w:styleId="Heading8">
    <w:name w:val="heading 8"/>
    <w:basedOn w:val="Normal"/>
    <w:next w:val="Normal"/>
    <w:qFormat/>
    <w:pPr>
      <w:numPr>
        <w:ilvl w:val="7"/>
        <w:numId w:val="4"/>
      </w:numPr>
      <w:suppressAutoHyphens/>
      <w:spacing w:before="240" w:after="60" w:line="360" w:lineRule="auto"/>
      <w:outlineLvl w:val="7"/>
    </w:pPr>
    <w:rPr>
      <w:i/>
      <w:iCs/>
      <w:kern w:val="22"/>
      <w:lang w:eastAsia="en-GB"/>
    </w:rPr>
  </w:style>
  <w:style w:type="paragraph" w:styleId="Heading9">
    <w:name w:val="heading 9"/>
    <w:basedOn w:val="Normal"/>
    <w:next w:val="Normal"/>
    <w:qFormat/>
    <w:pPr>
      <w:numPr>
        <w:ilvl w:val="8"/>
        <w:numId w:val="4"/>
      </w:numPr>
      <w:suppressAutoHyphens/>
      <w:spacing w:before="240" w:after="60" w:line="360" w:lineRule="auto"/>
      <w:outlineLvl w:val="8"/>
    </w:pPr>
    <w:rPr>
      <w:rFonts w:ascii="Arial" w:hAnsi="Arial" w:cs="Arial"/>
      <w:kern w:val="22"/>
      <w:sz w:val="22"/>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Bullet">
    <w:name w:val="List Bullet"/>
    <w:basedOn w:val="Normal"/>
    <w:autoRedefine/>
    <w:pPr>
      <w:numPr>
        <w:numId w:val="2"/>
      </w:numPr>
      <w:suppressAutoHyphens/>
      <w:spacing w:line="360" w:lineRule="auto"/>
    </w:pPr>
    <w:rPr>
      <w:kern w:val="22"/>
      <w:sz w:val="22"/>
      <w:szCs w:val="20"/>
      <w:lang w:eastAsia="en-GB"/>
    </w:rPr>
  </w:style>
  <w:style w:type="paragraph" w:styleId="Title">
    <w:name w:val="Title"/>
    <w:basedOn w:val="Normal"/>
    <w:qFormat/>
    <w:pPr>
      <w:tabs>
        <w:tab w:val="center" w:pos="4153"/>
        <w:tab w:val="left" w:pos="6324"/>
      </w:tabs>
      <w:suppressAutoHyphens/>
      <w:spacing w:before="480" w:after="480" w:line="360" w:lineRule="auto"/>
      <w:jc w:val="center"/>
      <w:outlineLvl w:val="0"/>
    </w:pPr>
    <w:rPr>
      <w:b/>
      <w:kern w:val="28"/>
      <w:sz w:val="36"/>
      <w:szCs w:val="20"/>
      <w:lang w:eastAsia="en-GB"/>
    </w:rPr>
  </w:style>
  <w:style w:type="paragraph" w:customStyle="1" w:styleId="Author">
    <w:name w:val="Author"/>
    <w:basedOn w:val="Title"/>
    <w:rPr>
      <w:bCs/>
      <w:sz w:val="32"/>
    </w:rPr>
  </w:style>
  <w:style w:type="character" w:styleId="FollowedHyperlink">
    <w:name w:val="FollowedHyperlink"/>
    <w:basedOn w:val="DefaultParagraphFont"/>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suppressAutoHyphens/>
      <w:spacing w:line="360" w:lineRule="auto"/>
      <w:ind w:left="426" w:hanging="425"/>
    </w:pPr>
    <w:rPr>
      <w:kern w:val="22"/>
      <w:sz w:val="22"/>
      <w:szCs w:val="20"/>
      <w:lang w:eastAsia="en-GB"/>
    </w:rPr>
  </w:style>
  <w:style w:type="paragraph" w:styleId="Date">
    <w:name w:val="Date"/>
    <w:basedOn w:val="Normal"/>
    <w:next w:val="Normal"/>
    <w:pPr>
      <w:suppressAutoHyphens/>
      <w:spacing w:line="360" w:lineRule="auto"/>
      <w:jc w:val="center"/>
    </w:pPr>
    <w:rPr>
      <w:kern w:val="22"/>
      <w:szCs w:val="20"/>
      <w:lang w:eastAsia="en-GB"/>
    </w:rPr>
  </w:style>
  <w:style w:type="paragraph" w:customStyle="1" w:styleId="Figure">
    <w:name w:val="Figure"/>
    <w:basedOn w:val="Normal"/>
    <w:next w:val="BodyText"/>
    <w:pPr>
      <w:numPr>
        <w:numId w:val="3"/>
      </w:numPr>
      <w:tabs>
        <w:tab w:val="left" w:pos="900"/>
      </w:tabs>
      <w:suppressAutoHyphens/>
      <w:spacing w:line="360" w:lineRule="auto"/>
      <w:jc w:val="center"/>
    </w:pPr>
    <w:rPr>
      <w:b/>
      <w:kern w:val="22"/>
      <w:sz w:val="22"/>
      <w:szCs w:val="20"/>
      <w:lang w:eastAsia="en-GB"/>
    </w:rPr>
  </w:style>
  <w:style w:type="paragraph" w:styleId="TOC1">
    <w:name w:val="toc 1"/>
    <w:basedOn w:val="Normal"/>
    <w:next w:val="Normal"/>
    <w:autoRedefine/>
    <w:uiPriority w:val="39"/>
    <w:pPr>
      <w:tabs>
        <w:tab w:val="left" w:pos="567"/>
        <w:tab w:val="right" w:leader="dot" w:pos="8302"/>
      </w:tabs>
      <w:suppressAutoHyphens/>
      <w:spacing w:line="360" w:lineRule="auto"/>
      <w:ind w:firstLine="284"/>
    </w:pPr>
    <w:rPr>
      <w:noProof/>
      <w:kern w:val="22"/>
      <w:sz w:val="22"/>
      <w:szCs w:val="20"/>
      <w:lang w:eastAsia="en-GB"/>
    </w:rPr>
  </w:style>
  <w:style w:type="paragraph" w:styleId="TOC2">
    <w:name w:val="toc 2"/>
    <w:basedOn w:val="Normal"/>
    <w:next w:val="Normal"/>
    <w:autoRedefine/>
    <w:uiPriority w:val="39"/>
    <w:pPr>
      <w:tabs>
        <w:tab w:val="left" w:pos="993"/>
        <w:tab w:val="right" w:leader="dot" w:pos="8302"/>
      </w:tabs>
      <w:suppressAutoHyphens/>
      <w:spacing w:line="360" w:lineRule="auto"/>
      <w:ind w:left="220" w:firstLine="284"/>
    </w:pPr>
    <w:rPr>
      <w:noProof/>
      <w:kern w:val="22"/>
      <w:sz w:val="22"/>
      <w:szCs w:val="20"/>
      <w:lang w:eastAsia="en-GB"/>
    </w:rPr>
  </w:style>
  <w:style w:type="paragraph" w:styleId="TOC3">
    <w:name w:val="toc 3"/>
    <w:basedOn w:val="Normal"/>
    <w:next w:val="Normal"/>
    <w:autoRedefine/>
    <w:uiPriority w:val="39"/>
    <w:pPr>
      <w:tabs>
        <w:tab w:val="left" w:pos="1276"/>
        <w:tab w:val="right" w:leader="dot" w:pos="8302"/>
      </w:tabs>
      <w:suppressAutoHyphens/>
      <w:spacing w:line="360" w:lineRule="auto"/>
      <w:ind w:left="440" w:firstLine="284"/>
    </w:pPr>
    <w:rPr>
      <w:noProof/>
      <w:kern w:val="22"/>
      <w:sz w:val="22"/>
      <w:szCs w:val="20"/>
      <w:lang w:eastAsia="en-GB"/>
    </w:rPr>
  </w:style>
  <w:style w:type="paragraph" w:styleId="BodyTextIndent">
    <w:name w:val="Body Text Indent"/>
    <w:basedOn w:val="Normal"/>
    <w:pPr>
      <w:suppressAutoHyphens/>
      <w:spacing w:line="360" w:lineRule="auto"/>
      <w:ind w:firstLine="284"/>
    </w:pPr>
    <w:rPr>
      <w:kern w:val="22"/>
      <w:sz w:val="22"/>
      <w:szCs w:val="20"/>
      <w:lang w:eastAsia="en-GB"/>
    </w:rPr>
  </w:style>
  <w:style w:type="paragraph" w:styleId="Header">
    <w:name w:val="header"/>
    <w:basedOn w:val="Normal"/>
    <w:pPr>
      <w:tabs>
        <w:tab w:val="center" w:pos="4153"/>
        <w:tab w:val="right" w:pos="8306"/>
      </w:tabs>
      <w:suppressAutoHyphens/>
      <w:spacing w:line="360" w:lineRule="auto"/>
      <w:ind w:firstLine="284"/>
    </w:pPr>
    <w:rPr>
      <w:kern w:val="22"/>
      <w:sz w:val="22"/>
      <w:szCs w:val="20"/>
      <w:lang w:eastAsia="en-GB"/>
    </w:rPr>
  </w:style>
  <w:style w:type="paragraph" w:styleId="Footer">
    <w:name w:val="footer"/>
    <w:basedOn w:val="Normal"/>
    <w:pPr>
      <w:tabs>
        <w:tab w:val="center" w:pos="4153"/>
        <w:tab w:val="right" w:pos="8306"/>
      </w:tabs>
      <w:suppressAutoHyphens/>
      <w:spacing w:line="360" w:lineRule="auto"/>
      <w:ind w:firstLine="284"/>
    </w:pPr>
    <w:rPr>
      <w:kern w:val="22"/>
      <w:sz w:val="22"/>
      <w:szCs w:val="20"/>
      <w:lang w:eastAsia="en-GB"/>
    </w:rPr>
  </w:style>
  <w:style w:type="character" w:styleId="PageNumber">
    <w:name w:val="page number"/>
    <w:basedOn w:val="DefaultParagraphFont"/>
  </w:style>
  <w:style w:type="paragraph" w:styleId="TableofFigures">
    <w:name w:val="table of figures"/>
    <w:basedOn w:val="Normal"/>
    <w:next w:val="Normal"/>
    <w:uiPriority w:val="99"/>
    <w:pPr>
      <w:suppressAutoHyphens/>
      <w:spacing w:line="360" w:lineRule="auto"/>
      <w:ind w:left="440" w:hanging="440"/>
    </w:pPr>
    <w:rPr>
      <w:kern w:val="22"/>
      <w:sz w:val="22"/>
      <w:szCs w:val="20"/>
      <w:lang w:eastAsia="en-GB"/>
    </w:rPr>
  </w:style>
  <w:style w:type="paragraph" w:customStyle="1" w:styleId="BodyFirst">
    <w:name w:val="Body First"/>
    <w:basedOn w:val="Normal"/>
    <w:next w:val="BodyText"/>
    <w:link w:val="BodyFirstChar"/>
    <w:qFormat/>
    <w:pPr>
      <w:suppressAutoHyphens/>
      <w:spacing w:after="120" w:line="360" w:lineRule="auto"/>
    </w:pPr>
    <w:rPr>
      <w:kern w:val="22"/>
      <w:sz w:val="22"/>
      <w:szCs w:val="20"/>
      <w:lang w:eastAsia="en-GB"/>
    </w:rPr>
  </w:style>
  <w:style w:type="paragraph" w:styleId="BodyText">
    <w:name w:val="Body Text"/>
    <w:basedOn w:val="Normal"/>
    <w:link w:val="BodyTextChar"/>
    <w:pPr>
      <w:suppressAutoHyphens/>
      <w:spacing w:after="120" w:line="360" w:lineRule="auto"/>
      <w:ind w:firstLine="284"/>
    </w:pPr>
    <w:rPr>
      <w:kern w:val="22"/>
      <w:sz w:val="22"/>
      <w:szCs w:val="20"/>
      <w:lang w:eastAsia="en-GB"/>
    </w:rPr>
  </w:style>
  <w:style w:type="paragraph" w:styleId="TOC4">
    <w:name w:val="toc 4"/>
    <w:basedOn w:val="Normal"/>
    <w:next w:val="Normal"/>
    <w:autoRedefine/>
    <w:uiPriority w:val="39"/>
    <w:pPr>
      <w:tabs>
        <w:tab w:val="left" w:pos="1701"/>
        <w:tab w:val="right" w:leader="dot" w:pos="8302"/>
      </w:tabs>
      <w:suppressAutoHyphens/>
      <w:spacing w:line="360" w:lineRule="auto"/>
      <w:ind w:left="660" w:firstLine="284"/>
    </w:pPr>
    <w:rPr>
      <w:noProof/>
      <w:kern w:val="22"/>
      <w:sz w:val="22"/>
      <w:szCs w:val="20"/>
      <w:lang w:eastAsia="en-GB"/>
    </w:rPr>
  </w:style>
  <w:style w:type="paragraph" w:styleId="TOC5">
    <w:name w:val="toc 5"/>
    <w:basedOn w:val="Normal"/>
    <w:next w:val="Normal"/>
    <w:autoRedefine/>
    <w:semiHidden/>
    <w:pPr>
      <w:suppressAutoHyphens/>
      <w:spacing w:line="360" w:lineRule="auto"/>
      <w:ind w:left="880" w:firstLine="284"/>
    </w:pPr>
    <w:rPr>
      <w:kern w:val="22"/>
      <w:sz w:val="22"/>
      <w:szCs w:val="20"/>
      <w:lang w:eastAsia="en-GB"/>
    </w:rPr>
  </w:style>
  <w:style w:type="paragraph" w:styleId="TOC6">
    <w:name w:val="toc 6"/>
    <w:basedOn w:val="Normal"/>
    <w:next w:val="Normal"/>
    <w:autoRedefine/>
    <w:semiHidden/>
    <w:pPr>
      <w:suppressAutoHyphens/>
      <w:spacing w:line="360" w:lineRule="auto"/>
      <w:ind w:left="1100" w:firstLine="284"/>
    </w:pPr>
    <w:rPr>
      <w:kern w:val="22"/>
      <w:sz w:val="22"/>
      <w:szCs w:val="20"/>
      <w:lang w:eastAsia="en-GB"/>
    </w:rPr>
  </w:style>
  <w:style w:type="paragraph" w:styleId="TOC7">
    <w:name w:val="toc 7"/>
    <w:basedOn w:val="Normal"/>
    <w:next w:val="Normal"/>
    <w:autoRedefine/>
    <w:semiHidden/>
    <w:pPr>
      <w:suppressAutoHyphens/>
      <w:spacing w:line="360" w:lineRule="auto"/>
      <w:ind w:left="1320" w:firstLine="284"/>
    </w:pPr>
    <w:rPr>
      <w:kern w:val="22"/>
      <w:sz w:val="22"/>
      <w:szCs w:val="20"/>
      <w:lang w:eastAsia="en-GB"/>
    </w:rPr>
  </w:style>
  <w:style w:type="paragraph" w:styleId="TOC8">
    <w:name w:val="toc 8"/>
    <w:basedOn w:val="Normal"/>
    <w:next w:val="Normal"/>
    <w:autoRedefine/>
    <w:semiHidden/>
    <w:pPr>
      <w:suppressAutoHyphens/>
      <w:spacing w:line="360" w:lineRule="auto"/>
      <w:ind w:left="1540" w:firstLine="284"/>
    </w:pPr>
    <w:rPr>
      <w:kern w:val="22"/>
      <w:sz w:val="22"/>
      <w:szCs w:val="20"/>
      <w:lang w:eastAsia="en-GB"/>
    </w:rPr>
  </w:style>
  <w:style w:type="paragraph" w:styleId="TOC9">
    <w:name w:val="toc 9"/>
    <w:basedOn w:val="Normal"/>
    <w:next w:val="Normal"/>
    <w:autoRedefine/>
    <w:semiHidden/>
    <w:pPr>
      <w:suppressAutoHyphens/>
      <w:spacing w:line="360" w:lineRule="auto"/>
      <w:ind w:left="1760" w:firstLine="284"/>
    </w:pPr>
    <w:rPr>
      <w:kern w:val="22"/>
      <w:sz w:val="22"/>
      <w:szCs w:val="20"/>
      <w:lang w:eastAsia="en-GB"/>
    </w:rPr>
  </w:style>
  <w:style w:type="character" w:customStyle="1" w:styleId="BodyTextChar">
    <w:name w:val="Body Text Char"/>
    <w:basedOn w:val="DefaultParagraphFont"/>
    <w:link w:val="BodyText"/>
    <w:rsid w:val="00C43069"/>
    <w:rPr>
      <w:rFonts w:ascii="Times New Roman" w:hAnsi="Times New Roman"/>
      <w:kern w:val="22"/>
      <w:sz w:val="22"/>
      <w:lang w:val="en-GB" w:eastAsia="en-GB" w:bidi="ar-SA"/>
    </w:rPr>
  </w:style>
  <w:style w:type="paragraph" w:customStyle="1" w:styleId="BodyCentre">
    <w:name w:val="Body Centre"/>
    <w:basedOn w:val="Normal"/>
    <w:next w:val="Figure"/>
    <w:pPr>
      <w:keepNext/>
      <w:suppressAutoHyphens/>
      <w:spacing w:after="120" w:line="360" w:lineRule="auto"/>
      <w:jc w:val="center"/>
    </w:pPr>
    <w:rPr>
      <w:kern w:val="22"/>
      <w:sz w:val="22"/>
      <w:szCs w:val="20"/>
      <w:lang w:eastAsia="en-GB"/>
    </w:rPr>
  </w:style>
  <w:style w:type="character" w:customStyle="1" w:styleId="BodyFirstChar">
    <w:name w:val="Body First Char"/>
    <w:basedOn w:val="DefaultParagraphFont"/>
    <w:link w:val="BodyFirst"/>
    <w:rsid w:val="00C43069"/>
    <w:rPr>
      <w:rFonts w:ascii="Times New Roman" w:hAnsi="Times New Roman"/>
      <w:kern w:val="22"/>
      <w:sz w:val="22"/>
      <w:lang w:val="en-GB" w:eastAsia="en-GB" w:bidi="ar-SA"/>
    </w:rPr>
  </w:style>
  <w:style w:type="paragraph" w:styleId="DocumentMap">
    <w:name w:val="Document Map"/>
    <w:basedOn w:val="Normal"/>
    <w:link w:val="DocumentMapChar"/>
    <w:rsid w:val="00D67CB4"/>
    <w:pPr>
      <w:suppressAutoHyphens/>
      <w:spacing w:line="360" w:lineRule="auto"/>
      <w:ind w:firstLine="284"/>
    </w:pPr>
    <w:rPr>
      <w:rFonts w:ascii="Tahoma" w:hAnsi="Tahoma" w:cs="Tahoma"/>
      <w:kern w:val="22"/>
      <w:sz w:val="16"/>
      <w:szCs w:val="16"/>
      <w:lang w:eastAsia="en-GB"/>
    </w:rPr>
  </w:style>
  <w:style w:type="character" w:customStyle="1" w:styleId="DocumentMapChar">
    <w:name w:val="Document Map Char"/>
    <w:basedOn w:val="DefaultParagraphFont"/>
    <w:link w:val="DocumentMap"/>
    <w:rsid w:val="00D67CB4"/>
    <w:rPr>
      <w:rFonts w:ascii="Tahoma" w:hAnsi="Tahoma" w:cs="Tahoma"/>
      <w:kern w:val="22"/>
      <w:sz w:val="16"/>
      <w:szCs w:val="16"/>
    </w:rPr>
  </w:style>
  <w:style w:type="paragraph" w:styleId="BalloonText">
    <w:name w:val="Balloon Text"/>
    <w:basedOn w:val="Normal"/>
    <w:link w:val="BalloonTextChar"/>
    <w:rsid w:val="00D857E3"/>
    <w:pPr>
      <w:suppressAutoHyphens/>
      <w:ind w:firstLine="284"/>
    </w:pPr>
    <w:rPr>
      <w:rFonts w:ascii="Tahoma" w:hAnsi="Tahoma" w:cs="Tahoma"/>
      <w:kern w:val="22"/>
      <w:sz w:val="16"/>
      <w:szCs w:val="16"/>
      <w:lang w:eastAsia="en-GB"/>
    </w:rPr>
  </w:style>
  <w:style w:type="character" w:customStyle="1" w:styleId="BalloonTextChar">
    <w:name w:val="Balloon Text Char"/>
    <w:basedOn w:val="DefaultParagraphFont"/>
    <w:link w:val="BalloonText"/>
    <w:rsid w:val="00D857E3"/>
    <w:rPr>
      <w:rFonts w:ascii="Tahoma" w:hAnsi="Tahoma" w:cs="Tahoma"/>
      <w:kern w:val="22"/>
      <w:sz w:val="16"/>
      <w:szCs w:val="16"/>
    </w:rPr>
  </w:style>
  <w:style w:type="paragraph" w:styleId="NormalWeb">
    <w:name w:val="Normal (Web)"/>
    <w:basedOn w:val="Normal"/>
    <w:uiPriority w:val="99"/>
    <w:unhideWhenUsed/>
    <w:qFormat/>
    <w:rsid w:val="00AA3D42"/>
    <w:pPr>
      <w:spacing w:before="100" w:beforeAutospacing="1" w:after="100" w:afterAutospacing="1"/>
    </w:pPr>
  </w:style>
  <w:style w:type="table" w:styleId="TableGrid">
    <w:name w:val="Table Grid"/>
    <w:basedOn w:val="TableNormal"/>
    <w:rsid w:val="000A0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4183"/>
    <w:pPr>
      <w:suppressAutoHyphens/>
      <w:spacing w:after="200"/>
      <w:ind w:firstLine="284"/>
    </w:pPr>
    <w:rPr>
      <w:i/>
      <w:iCs/>
      <w:color w:val="1F497D" w:themeColor="text2"/>
      <w:kern w:val="22"/>
      <w:sz w:val="18"/>
      <w:szCs w:val="18"/>
      <w:lang w:eastAsia="en-GB"/>
    </w:rPr>
  </w:style>
  <w:style w:type="character" w:customStyle="1" w:styleId="1-sd0q">
    <w:name w:val="_1-s_d0q"/>
    <w:basedOn w:val="DefaultParagraphFont"/>
    <w:rsid w:val="0020285E"/>
  </w:style>
  <w:style w:type="character" w:styleId="CommentReference">
    <w:name w:val="annotation reference"/>
    <w:basedOn w:val="DefaultParagraphFont"/>
    <w:semiHidden/>
    <w:unhideWhenUsed/>
    <w:rsid w:val="00E64DD9"/>
    <w:rPr>
      <w:sz w:val="16"/>
      <w:szCs w:val="16"/>
    </w:rPr>
  </w:style>
  <w:style w:type="paragraph" w:styleId="CommentText">
    <w:name w:val="annotation text"/>
    <w:basedOn w:val="Normal"/>
    <w:link w:val="CommentTextChar"/>
    <w:semiHidden/>
    <w:unhideWhenUsed/>
    <w:rsid w:val="00E64DD9"/>
    <w:pPr>
      <w:suppressAutoHyphens/>
      <w:ind w:firstLine="284"/>
    </w:pPr>
    <w:rPr>
      <w:kern w:val="22"/>
      <w:sz w:val="20"/>
      <w:szCs w:val="20"/>
      <w:lang w:eastAsia="en-GB"/>
    </w:rPr>
  </w:style>
  <w:style w:type="character" w:customStyle="1" w:styleId="CommentTextChar">
    <w:name w:val="Comment Text Char"/>
    <w:basedOn w:val="DefaultParagraphFont"/>
    <w:link w:val="CommentText"/>
    <w:semiHidden/>
    <w:rsid w:val="00E64DD9"/>
    <w:rPr>
      <w:kern w:val="22"/>
    </w:rPr>
  </w:style>
  <w:style w:type="paragraph" w:styleId="CommentSubject">
    <w:name w:val="annotation subject"/>
    <w:basedOn w:val="CommentText"/>
    <w:next w:val="CommentText"/>
    <w:link w:val="CommentSubjectChar"/>
    <w:semiHidden/>
    <w:unhideWhenUsed/>
    <w:rsid w:val="00E64DD9"/>
    <w:rPr>
      <w:b/>
      <w:bCs/>
    </w:rPr>
  </w:style>
  <w:style w:type="character" w:customStyle="1" w:styleId="CommentSubjectChar">
    <w:name w:val="Comment Subject Char"/>
    <w:basedOn w:val="CommentTextChar"/>
    <w:link w:val="CommentSubject"/>
    <w:semiHidden/>
    <w:rsid w:val="00E64DD9"/>
    <w:rPr>
      <w:b/>
      <w:bCs/>
      <w:kern w:val="22"/>
    </w:rPr>
  </w:style>
  <w:style w:type="character" w:customStyle="1" w:styleId="UnresolvedMention1">
    <w:name w:val="Unresolved Mention1"/>
    <w:basedOn w:val="DefaultParagraphFont"/>
    <w:uiPriority w:val="99"/>
    <w:semiHidden/>
    <w:unhideWhenUsed/>
    <w:rsid w:val="004C6479"/>
    <w:rPr>
      <w:color w:val="605E5C"/>
      <w:shd w:val="clear" w:color="auto" w:fill="E1DFDD"/>
    </w:rPr>
  </w:style>
  <w:style w:type="paragraph" w:styleId="Revision">
    <w:name w:val="Revision"/>
    <w:hidden/>
    <w:uiPriority w:val="99"/>
    <w:semiHidden/>
    <w:rsid w:val="00E11A5C"/>
    <w:rPr>
      <w:sz w:val="24"/>
      <w:szCs w:val="24"/>
      <w:lang w:eastAsia="en-US"/>
    </w:rPr>
  </w:style>
  <w:style w:type="character" w:customStyle="1" w:styleId="Heading1Char">
    <w:name w:val="Heading 1 Char"/>
    <w:basedOn w:val="DefaultParagraphFont"/>
    <w:link w:val="Heading1"/>
    <w:uiPriority w:val="9"/>
    <w:rsid w:val="00A54259"/>
    <w:rPr>
      <w:b/>
      <w:kern w:val="28"/>
      <w:sz w:val="32"/>
    </w:rPr>
  </w:style>
  <w:style w:type="paragraph" w:styleId="Bibliography">
    <w:name w:val="Bibliography"/>
    <w:basedOn w:val="Normal"/>
    <w:next w:val="Normal"/>
    <w:uiPriority w:val="37"/>
    <w:unhideWhenUsed/>
    <w:rsid w:val="00A54259"/>
  </w:style>
  <w:style w:type="paragraph" w:styleId="ListParagraph">
    <w:name w:val="List Paragraph"/>
    <w:basedOn w:val="Normal"/>
    <w:uiPriority w:val="34"/>
    <w:qFormat/>
    <w:rsid w:val="00810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4051">
      <w:bodyDiv w:val="1"/>
      <w:marLeft w:val="0"/>
      <w:marRight w:val="0"/>
      <w:marTop w:val="0"/>
      <w:marBottom w:val="0"/>
      <w:divBdr>
        <w:top w:val="none" w:sz="0" w:space="0" w:color="auto"/>
        <w:left w:val="none" w:sz="0" w:space="0" w:color="auto"/>
        <w:bottom w:val="none" w:sz="0" w:space="0" w:color="auto"/>
        <w:right w:val="none" w:sz="0" w:space="0" w:color="auto"/>
      </w:divBdr>
    </w:div>
    <w:div w:id="10306313">
      <w:bodyDiv w:val="1"/>
      <w:marLeft w:val="0"/>
      <w:marRight w:val="0"/>
      <w:marTop w:val="0"/>
      <w:marBottom w:val="0"/>
      <w:divBdr>
        <w:top w:val="none" w:sz="0" w:space="0" w:color="auto"/>
        <w:left w:val="none" w:sz="0" w:space="0" w:color="auto"/>
        <w:bottom w:val="none" w:sz="0" w:space="0" w:color="auto"/>
        <w:right w:val="none" w:sz="0" w:space="0" w:color="auto"/>
      </w:divBdr>
    </w:div>
    <w:div w:id="16935226">
      <w:bodyDiv w:val="1"/>
      <w:marLeft w:val="0"/>
      <w:marRight w:val="0"/>
      <w:marTop w:val="0"/>
      <w:marBottom w:val="0"/>
      <w:divBdr>
        <w:top w:val="none" w:sz="0" w:space="0" w:color="auto"/>
        <w:left w:val="none" w:sz="0" w:space="0" w:color="auto"/>
        <w:bottom w:val="none" w:sz="0" w:space="0" w:color="auto"/>
        <w:right w:val="none" w:sz="0" w:space="0" w:color="auto"/>
      </w:divBdr>
    </w:div>
    <w:div w:id="22026797">
      <w:bodyDiv w:val="1"/>
      <w:marLeft w:val="0"/>
      <w:marRight w:val="0"/>
      <w:marTop w:val="0"/>
      <w:marBottom w:val="0"/>
      <w:divBdr>
        <w:top w:val="none" w:sz="0" w:space="0" w:color="auto"/>
        <w:left w:val="none" w:sz="0" w:space="0" w:color="auto"/>
        <w:bottom w:val="none" w:sz="0" w:space="0" w:color="auto"/>
        <w:right w:val="none" w:sz="0" w:space="0" w:color="auto"/>
      </w:divBdr>
    </w:div>
    <w:div w:id="26804973">
      <w:bodyDiv w:val="1"/>
      <w:marLeft w:val="0"/>
      <w:marRight w:val="0"/>
      <w:marTop w:val="0"/>
      <w:marBottom w:val="0"/>
      <w:divBdr>
        <w:top w:val="none" w:sz="0" w:space="0" w:color="auto"/>
        <w:left w:val="none" w:sz="0" w:space="0" w:color="auto"/>
        <w:bottom w:val="none" w:sz="0" w:space="0" w:color="auto"/>
        <w:right w:val="none" w:sz="0" w:space="0" w:color="auto"/>
      </w:divBdr>
    </w:div>
    <w:div w:id="28839869">
      <w:bodyDiv w:val="1"/>
      <w:marLeft w:val="0"/>
      <w:marRight w:val="0"/>
      <w:marTop w:val="0"/>
      <w:marBottom w:val="0"/>
      <w:divBdr>
        <w:top w:val="none" w:sz="0" w:space="0" w:color="auto"/>
        <w:left w:val="none" w:sz="0" w:space="0" w:color="auto"/>
        <w:bottom w:val="none" w:sz="0" w:space="0" w:color="auto"/>
        <w:right w:val="none" w:sz="0" w:space="0" w:color="auto"/>
      </w:divBdr>
    </w:div>
    <w:div w:id="38818676">
      <w:bodyDiv w:val="1"/>
      <w:marLeft w:val="0"/>
      <w:marRight w:val="0"/>
      <w:marTop w:val="0"/>
      <w:marBottom w:val="0"/>
      <w:divBdr>
        <w:top w:val="none" w:sz="0" w:space="0" w:color="auto"/>
        <w:left w:val="none" w:sz="0" w:space="0" w:color="auto"/>
        <w:bottom w:val="none" w:sz="0" w:space="0" w:color="auto"/>
        <w:right w:val="none" w:sz="0" w:space="0" w:color="auto"/>
      </w:divBdr>
    </w:div>
    <w:div w:id="42604913">
      <w:bodyDiv w:val="1"/>
      <w:marLeft w:val="0"/>
      <w:marRight w:val="0"/>
      <w:marTop w:val="0"/>
      <w:marBottom w:val="0"/>
      <w:divBdr>
        <w:top w:val="none" w:sz="0" w:space="0" w:color="auto"/>
        <w:left w:val="none" w:sz="0" w:space="0" w:color="auto"/>
        <w:bottom w:val="none" w:sz="0" w:space="0" w:color="auto"/>
        <w:right w:val="none" w:sz="0" w:space="0" w:color="auto"/>
      </w:divBdr>
    </w:div>
    <w:div w:id="45877687">
      <w:bodyDiv w:val="1"/>
      <w:marLeft w:val="0"/>
      <w:marRight w:val="0"/>
      <w:marTop w:val="0"/>
      <w:marBottom w:val="0"/>
      <w:divBdr>
        <w:top w:val="none" w:sz="0" w:space="0" w:color="auto"/>
        <w:left w:val="none" w:sz="0" w:space="0" w:color="auto"/>
        <w:bottom w:val="none" w:sz="0" w:space="0" w:color="auto"/>
        <w:right w:val="none" w:sz="0" w:space="0" w:color="auto"/>
      </w:divBdr>
    </w:div>
    <w:div w:id="45878772">
      <w:bodyDiv w:val="1"/>
      <w:marLeft w:val="0"/>
      <w:marRight w:val="0"/>
      <w:marTop w:val="0"/>
      <w:marBottom w:val="0"/>
      <w:divBdr>
        <w:top w:val="none" w:sz="0" w:space="0" w:color="auto"/>
        <w:left w:val="none" w:sz="0" w:space="0" w:color="auto"/>
        <w:bottom w:val="none" w:sz="0" w:space="0" w:color="auto"/>
        <w:right w:val="none" w:sz="0" w:space="0" w:color="auto"/>
      </w:divBdr>
    </w:div>
    <w:div w:id="54280389">
      <w:bodyDiv w:val="1"/>
      <w:marLeft w:val="0"/>
      <w:marRight w:val="0"/>
      <w:marTop w:val="0"/>
      <w:marBottom w:val="0"/>
      <w:divBdr>
        <w:top w:val="none" w:sz="0" w:space="0" w:color="auto"/>
        <w:left w:val="none" w:sz="0" w:space="0" w:color="auto"/>
        <w:bottom w:val="none" w:sz="0" w:space="0" w:color="auto"/>
        <w:right w:val="none" w:sz="0" w:space="0" w:color="auto"/>
      </w:divBdr>
    </w:div>
    <w:div w:id="55902395">
      <w:bodyDiv w:val="1"/>
      <w:marLeft w:val="0"/>
      <w:marRight w:val="0"/>
      <w:marTop w:val="0"/>
      <w:marBottom w:val="0"/>
      <w:divBdr>
        <w:top w:val="none" w:sz="0" w:space="0" w:color="auto"/>
        <w:left w:val="none" w:sz="0" w:space="0" w:color="auto"/>
        <w:bottom w:val="none" w:sz="0" w:space="0" w:color="auto"/>
        <w:right w:val="none" w:sz="0" w:space="0" w:color="auto"/>
      </w:divBdr>
    </w:div>
    <w:div w:id="57679646">
      <w:bodyDiv w:val="1"/>
      <w:marLeft w:val="0"/>
      <w:marRight w:val="0"/>
      <w:marTop w:val="0"/>
      <w:marBottom w:val="0"/>
      <w:divBdr>
        <w:top w:val="none" w:sz="0" w:space="0" w:color="auto"/>
        <w:left w:val="none" w:sz="0" w:space="0" w:color="auto"/>
        <w:bottom w:val="none" w:sz="0" w:space="0" w:color="auto"/>
        <w:right w:val="none" w:sz="0" w:space="0" w:color="auto"/>
      </w:divBdr>
    </w:div>
    <w:div w:id="59138303">
      <w:bodyDiv w:val="1"/>
      <w:marLeft w:val="0"/>
      <w:marRight w:val="0"/>
      <w:marTop w:val="0"/>
      <w:marBottom w:val="0"/>
      <w:divBdr>
        <w:top w:val="none" w:sz="0" w:space="0" w:color="auto"/>
        <w:left w:val="none" w:sz="0" w:space="0" w:color="auto"/>
        <w:bottom w:val="none" w:sz="0" w:space="0" w:color="auto"/>
        <w:right w:val="none" w:sz="0" w:space="0" w:color="auto"/>
      </w:divBdr>
    </w:div>
    <w:div w:id="60979930">
      <w:bodyDiv w:val="1"/>
      <w:marLeft w:val="0"/>
      <w:marRight w:val="0"/>
      <w:marTop w:val="0"/>
      <w:marBottom w:val="0"/>
      <w:divBdr>
        <w:top w:val="none" w:sz="0" w:space="0" w:color="auto"/>
        <w:left w:val="none" w:sz="0" w:space="0" w:color="auto"/>
        <w:bottom w:val="none" w:sz="0" w:space="0" w:color="auto"/>
        <w:right w:val="none" w:sz="0" w:space="0" w:color="auto"/>
      </w:divBdr>
    </w:div>
    <w:div w:id="65499132">
      <w:bodyDiv w:val="1"/>
      <w:marLeft w:val="0"/>
      <w:marRight w:val="0"/>
      <w:marTop w:val="0"/>
      <w:marBottom w:val="0"/>
      <w:divBdr>
        <w:top w:val="none" w:sz="0" w:space="0" w:color="auto"/>
        <w:left w:val="none" w:sz="0" w:space="0" w:color="auto"/>
        <w:bottom w:val="none" w:sz="0" w:space="0" w:color="auto"/>
        <w:right w:val="none" w:sz="0" w:space="0" w:color="auto"/>
      </w:divBdr>
    </w:div>
    <w:div w:id="86004784">
      <w:bodyDiv w:val="1"/>
      <w:marLeft w:val="0"/>
      <w:marRight w:val="0"/>
      <w:marTop w:val="0"/>
      <w:marBottom w:val="0"/>
      <w:divBdr>
        <w:top w:val="none" w:sz="0" w:space="0" w:color="auto"/>
        <w:left w:val="none" w:sz="0" w:space="0" w:color="auto"/>
        <w:bottom w:val="none" w:sz="0" w:space="0" w:color="auto"/>
        <w:right w:val="none" w:sz="0" w:space="0" w:color="auto"/>
      </w:divBdr>
    </w:div>
    <w:div w:id="89085521">
      <w:bodyDiv w:val="1"/>
      <w:marLeft w:val="0"/>
      <w:marRight w:val="0"/>
      <w:marTop w:val="0"/>
      <w:marBottom w:val="0"/>
      <w:divBdr>
        <w:top w:val="none" w:sz="0" w:space="0" w:color="auto"/>
        <w:left w:val="none" w:sz="0" w:space="0" w:color="auto"/>
        <w:bottom w:val="none" w:sz="0" w:space="0" w:color="auto"/>
        <w:right w:val="none" w:sz="0" w:space="0" w:color="auto"/>
      </w:divBdr>
    </w:div>
    <w:div w:id="95949754">
      <w:bodyDiv w:val="1"/>
      <w:marLeft w:val="0"/>
      <w:marRight w:val="0"/>
      <w:marTop w:val="0"/>
      <w:marBottom w:val="0"/>
      <w:divBdr>
        <w:top w:val="none" w:sz="0" w:space="0" w:color="auto"/>
        <w:left w:val="none" w:sz="0" w:space="0" w:color="auto"/>
        <w:bottom w:val="none" w:sz="0" w:space="0" w:color="auto"/>
        <w:right w:val="none" w:sz="0" w:space="0" w:color="auto"/>
      </w:divBdr>
    </w:div>
    <w:div w:id="103500565">
      <w:bodyDiv w:val="1"/>
      <w:marLeft w:val="0"/>
      <w:marRight w:val="0"/>
      <w:marTop w:val="0"/>
      <w:marBottom w:val="0"/>
      <w:divBdr>
        <w:top w:val="none" w:sz="0" w:space="0" w:color="auto"/>
        <w:left w:val="none" w:sz="0" w:space="0" w:color="auto"/>
        <w:bottom w:val="none" w:sz="0" w:space="0" w:color="auto"/>
        <w:right w:val="none" w:sz="0" w:space="0" w:color="auto"/>
      </w:divBdr>
    </w:div>
    <w:div w:id="111438631">
      <w:bodyDiv w:val="1"/>
      <w:marLeft w:val="0"/>
      <w:marRight w:val="0"/>
      <w:marTop w:val="0"/>
      <w:marBottom w:val="0"/>
      <w:divBdr>
        <w:top w:val="none" w:sz="0" w:space="0" w:color="auto"/>
        <w:left w:val="none" w:sz="0" w:space="0" w:color="auto"/>
        <w:bottom w:val="none" w:sz="0" w:space="0" w:color="auto"/>
        <w:right w:val="none" w:sz="0" w:space="0" w:color="auto"/>
      </w:divBdr>
    </w:div>
    <w:div w:id="121073926">
      <w:bodyDiv w:val="1"/>
      <w:marLeft w:val="0"/>
      <w:marRight w:val="0"/>
      <w:marTop w:val="0"/>
      <w:marBottom w:val="0"/>
      <w:divBdr>
        <w:top w:val="none" w:sz="0" w:space="0" w:color="auto"/>
        <w:left w:val="none" w:sz="0" w:space="0" w:color="auto"/>
        <w:bottom w:val="none" w:sz="0" w:space="0" w:color="auto"/>
        <w:right w:val="none" w:sz="0" w:space="0" w:color="auto"/>
      </w:divBdr>
    </w:div>
    <w:div w:id="137041239">
      <w:bodyDiv w:val="1"/>
      <w:marLeft w:val="0"/>
      <w:marRight w:val="0"/>
      <w:marTop w:val="0"/>
      <w:marBottom w:val="0"/>
      <w:divBdr>
        <w:top w:val="none" w:sz="0" w:space="0" w:color="auto"/>
        <w:left w:val="none" w:sz="0" w:space="0" w:color="auto"/>
        <w:bottom w:val="none" w:sz="0" w:space="0" w:color="auto"/>
        <w:right w:val="none" w:sz="0" w:space="0" w:color="auto"/>
      </w:divBdr>
    </w:div>
    <w:div w:id="145517036">
      <w:bodyDiv w:val="1"/>
      <w:marLeft w:val="0"/>
      <w:marRight w:val="0"/>
      <w:marTop w:val="0"/>
      <w:marBottom w:val="0"/>
      <w:divBdr>
        <w:top w:val="none" w:sz="0" w:space="0" w:color="auto"/>
        <w:left w:val="none" w:sz="0" w:space="0" w:color="auto"/>
        <w:bottom w:val="none" w:sz="0" w:space="0" w:color="auto"/>
        <w:right w:val="none" w:sz="0" w:space="0" w:color="auto"/>
      </w:divBdr>
    </w:div>
    <w:div w:id="147988143">
      <w:bodyDiv w:val="1"/>
      <w:marLeft w:val="0"/>
      <w:marRight w:val="0"/>
      <w:marTop w:val="0"/>
      <w:marBottom w:val="0"/>
      <w:divBdr>
        <w:top w:val="none" w:sz="0" w:space="0" w:color="auto"/>
        <w:left w:val="none" w:sz="0" w:space="0" w:color="auto"/>
        <w:bottom w:val="none" w:sz="0" w:space="0" w:color="auto"/>
        <w:right w:val="none" w:sz="0" w:space="0" w:color="auto"/>
      </w:divBdr>
    </w:div>
    <w:div w:id="148130923">
      <w:bodyDiv w:val="1"/>
      <w:marLeft w:val="0"/>
      <w:marRight w:val="0"/>
      <w:marTop w:val="0"/>
      <w:marBottom w:val="0"/>
      <w:divBdr>
        <w:top w:val="none" w:sz="0" w:space="0" w:color="auto"/>
        <w:left w:val="none" w:sz="0" w:space="0" w:color="auto"/>
        <w:bottom w:val="none" w:sz="0" w:space="0" w:color="auto"/>
        <w:right w:val="none" w:sz="0" w:space="0" w:color="auto"/>
      </w:divBdr>
    </w:div>
    <w:div w:id="154762581">
      <w:bodyDiv w:val="1"/>
      <w:marLeft w:val="0"/>
      <w:marRight w:val="0"/>
      <w:marTop w:val="0"/>
      <w:marBottom w:val="0"/>
      <w:divBdr>
        <w:top w:val="none" w:sz="0" w:space="0" w:color="auto"/>
        <w:left w:val="none" w:sz="0" w:space="0" w:color="auto"/>
        <w:bottom w:val="none" w:sz="0" w:space="0" w:color="auto"/>
        <w:right w:val="none" w:sz="0" w:space="0" w:color="auto"/>
      </w:divBdr>
    </w:div>
    <w:div w:id="155417857">
      <w:bodyDiv w:val="1"/>
      <w:marLeft w:val="0"/>
      <w:marRight w:val="0"/>
      <w:marTop w:val="0"/>
      <w:marBottom w:val="0"/>
      <w:divBdr>
        <w:top w:val="none" w:sz="0" w:space="0" w:color="auto"/>
        <w:left w:val="none" w:sz="0" w:space="0" w:color="auto"/>
        <w:bottom w:val="none" w:sz="0" w:space="0" w:color="auto"/>
        <w:right w:val="none" w:sz="0" w:space="0" w:color="auto"/>
      </w:divBdr>
    </w:div>
    <w:div w:id="155806281">
      <w:bodyDiv w:val="1"/>
      <w:marLeft w:val="0"/>
      <w:marRight w:val="0"/>
      <w:marTop w:val="0"/>
      <w:marBottom w:val="0"/>
      <w:divBdr>
        <w:top w:val="none" w:sz="0" w:space="0" w:color="auto"/>
        <w:left w:val="none" w:sz="0" w:space="0" w:color="auto"/>
        <w:bottom w:val="none" w:sz="0" w:space="0" w:color="auto"/>
        <w:right w:val="none" w:sz="0" w:space="0" w:color="auto"/>
      </w:divBdr>
    </w:div>
    <w:div w:id="165554098">
      <w:bodyDiv w:val="1"/>
      <w:marLeft w:val="0"/>
      <w:marRight w:val="0"/>
      <w:marTop w:val="0"/>
      <w:marBottom w:val="0"/>
      <w:divBdr>
        <w:top w:val="none" w:sz="0" w:space="0" w:color="auto"/>
        <w:left w:val="none" w:sz="0" w:space="0" w:color="auto"/>
        <w:bottom w:val="none" w:sz="0" w:space="0" w:color="auto"/>
        <w:right w:val="none" w:sz="0" w:space="0" w:color="auto"/>
      </w:divBdr>
    </w:div>
    <w:div w:id="189690336">
      <w:bodyDiv w:val="1"/>
      <w:marLeft w:val="0"/>
      <w:marRight w:val="0"/>
      <w:marTop w:val="0"/>
      <w:marBottom w:val="0"/>
      <w:divBdr>
        <w:top w:val="none" w:sz="0" w:space="0" w:color="auto"/>
        <w:left w:val="none" w:sz="0" w:space="0" w:color="auto"/>
        <w:bottom w:val="none" w:sz="0" w:space="0" w:color="auto"/>
        <w:right w:val="none" w:sz="0" w:space="0" w:color="auto"/>
      </w:divBdr>
    </w:div>
    <w:div w:id="194773675">
      <w:bodyDiv w:val="1"/>
      <w:marLeft w:val="0"/>
      <w:marRight w:val="0"/>
      <w:marTop w:val="0"/>
      <w:marBottom w:val="0"/>
      <w:divBdr>
        <w:top w:val="none" w:sz="0" w:space="0" w:color="auto"/>
        <w:left w:val="none" w:sz="0" w:space="0" w:color="auto"/>
        <w:bottom w:val="none" w:sz="0" w:space="0" w:color="auto"/>
        <w:right w:val="none" w:sz="0" w:space="0" w:color="auto"/>
      </w:divBdr>
    </w:div>
    <w:div w:id="197285421">
      <w:bodyDiv w:val="1"/>
      <w:marLeft w:val="0"/>
      <w:marRight w:val="0"/>
      <w:marTop w:val="0"/>
      <w:marBottom w:val="0"/>
      <w:divBdr>
        <w:top w:val="none" w:sz="0" w:space="0" w:color="auto"/>
        <w:left w:val="none" w:sz="0" w:space="0" w:color="auto"/>
        <w:bottom w:val="none" w:sz="0" w:space="0" w:color="auto"/>
        <w:right w:val="none" w:sz="0" w:space="0" w:color="auto"/>
      </w:divBdr>
    </w:div>
    <w:div w:id="197595492">
      <w:bodyDiv w:val="1"/>
      <w:marLeft w:val="0"/>
      <w:marRight w:val="0"/>
      <w:marTop w:val="0"/>
      <w:marBottom w:val="0"/>
      <w:divBdr>
        <w:top w:val="none" w:sz="0" w:space="0" w:color="auto"/>
        <w:left w:val="none" w:sz="0" w:space="0" w:color="auto"/>
        <w:bottom w:val="none" w:sz="0" w:space="0" w:color="auto"/>
        <w:right w:val="none" w:sz="0" w:space="0" w:color="auto"/>
      </w:divBdr>
    </w:div>
    <w:div w:id="222377062">
      <w:bodyDiv w:val="1"/>
      <w:marLeft w:val="0"/>
      <w:marRight w:val="0"/>
      <w:marTop w:val="0"/>
      <w:marBottom w:val="0"/>
      <w:divBdr>
        <w:top w:val="none" w:sz="0" w:space="0" w:color="auto"/>
        <w:left w:val="none" w:sz="0" w:space="0" w:color="auto"/>
        <w:bottom w:val="none" w:sz="0" w:space="0" w:color="auto"/>
        <w:right w:val="none" w:sz="0" w:space="0" w:color="auto"/>
      </w:divBdr>
    </w:div>
    <w:div w:id="227225654">
      <w:bodyDiv w:val="1"/>
      <w:marLeft w:val="0"/>
      <w:marRight w:val="0"/>
      <w:marTop w:val="0"/>
      <w:marBottom w:val="0"/>
      <w:divBdr>
        <w:top w:val="none" w:sz="0" w:space="0" w:color="auto"/>
        <w:left w:val="none" w:sz="0" w:space="0" w:color="auto"/>
        <w:bottom w:val="none" w:sz="0" w:space="0" w:color="auto"/>
        <w:right w:val="none" w:sz="0" w:space="0" w:color="auto"/>
      </w:divBdr>
    </w:div>
    <w:div w:id="230626089">
      <w:bodyDiv w:val="1"/>
      <w:marLeft w:val="0"/>
      <w:marRight w:val="0"/>
      <w:marTop w:val="0"/>
      <w:marBottom w:val="0"/>
      <w:divBdr>
        <w:top w:val="none" w:sz="0" w:space="0" w:color="auto"/>
        <w:left w:val="none" w:sz="0" w:space="0" w:color="auto"/>
        <w:bottom w:val="none" w:sz="0" w:space="0" w:color="auto"/>
        <w:right w:val="none" w:sz="0" w:space="0" w:color="auto"/>
      </w:divBdr>
    </w:div>
    <w:div w:id="237449639">
      <w:bodyDiv w:val="1"/>
      <w:marLeft w:val="0"/>
      <w:marRight w:val="0"/>
      <w:marTop w:val="0"/>
      <w:marBottom w:val="0"/>
      <w:divBdr>
        <w:top w:val="none" w:sz="0" w:space="0" w:color="auto"/>
        <w:left w:val="none" w:sz="0" w:space="0" w:color="auto"/>
        <w:bottom w:val="none" w:sz="0" w:space="0" w:color="auto"/>
        <w:right w:val="none" w:sz="0" w:space="0" w:color="auto"/>
      </w:divBdr>
    </w:div>
    <w:div w:id="238953943">
      <w:bodyDiv w:val="1"/>
      <w:marLeft w:val="0"/>
      <w:marRight w:val="0"/>
      <w:marTop w:val="0"/>
      <w:marBottom w:val="0"/>
      <w:divBdr>
        <w:top w:val="none" w:sz="0" w:space="0" w:color="auto"/>
        <w:left w:val="none" w:sz="0" w:space="0" w:color="auto"/>
        <w:bottom w:val="none" w:sz="0" w:space="0" w:color="auto"/>
        <w:right w:val="none" w:sz="0" w:space="0" w:color="auto"/>
      </w:divBdr>
    </w:div>
    <w:div w:id="264848200">
      <w:bodyDiv w:val="1"/>
      <w:marLeft w:val="0"/>
      <w:marRight w:val="0"/>
      <w:marTop w:val="0"/>
      <w:marBottom w:val="0"/>
      <w:divBdr>
        <w:top w:val="none" w:sz="0" w:space="0" w:color="auto"/>
        <w:left w:val="none" w:sz="0" w:space="0" w:color="auto"/>
        <w:bottom w:val="none" w:sz="0" w:space="0" w:color="auto"/>
        <w:right w:val="none" w:sz="0" w:space="0" w:color="auto"/>
      </w:divBdr>
    </w:div>
    <w:div w:id="279843157">
      <w:bodyDiv w:val="1"/>
      <w:marLeft w:val="0"/>
      <w:marRight w:val="0"/>
      <w:marTop w:val="0"/>
      <w:marBottom w:val="0"/>
      <w:divBdr>
        <w:top w:val="none" w:sz="0" w:space="0" w:color="auto"/>
        <w:left w:val="none" w:sz="0" w:space="0" w:color="auto"/>
        <w:bottom w:val="none" w:sz="0" w:space="0" w:color="auto"/>
        <w:right w:val="none" w:sz="0" w:space="0" w:color="auto"/>
      </w:divBdr>
    </w:div>
    <w:div w:id="287399070">
      <w:bodyDiv w:val="1"/>
      <w:marLeft w:val="0"/>
      <w:marRight w:val="0"/>
      <w:marTop w:val="0"/>
      <w:marBottom w:val="0"/>
      <w:divBdr>
        <w:top w:val="none" w:sz="0" w:space="0" w:color="auto"/>
        <w:left w:val="none" w:sz="0" w:space="0" w:color="auto"/>
        <w:bottom w:val="none" w:sz="0" w:space="0" w:color="auto"/>
        <w:right w:val="none" w:sz="0" w:space="0" w:color="auto"/>
      </w:divBdr>
    </w:div>
    <w:div w:id="292102039">
      <w:bodyDiv w:val="1"/>
      <w:marLeft w:val="0"/>
      <w:marRight w:val="0"/>
      <w:marTop w:val="0"/>
      <w:marBottom w:val="0"/>
      <w:divBdr>
        <w:top w:val="none" w:sz="0" w:space="0" w:color="auto"/>
        <w:left w:val="none" w:sz="0" w:space="0" w:color="auto"/>
        <w:bottom w:val="none" w:sz="0" w:space="0" w:color="auto"/>
        <w:right w:val="none" w:sz="0" w:space="0" w:color="auto"/>
      </w:divBdr>
    </w:div>
    <w:div w:id="296112383">
      <w:bodyDiv w:val="1"/>
      <w:marLeft w:val="0"/>
      <w:marRight w:val="0"/>
      <w:marTop w:val="0"/>
      <w:marBottom w:val="0"/>
      <w:divBdr>
        <w:top w:val="none" w:sz="0" w:space="0" w:color="auto"/>
        <w:left w:val="none" w:sz="0" w:space="0" w:color="auto"/>
        <w:bottom w:val="none" w:sz="0" w:space="0" w:color="auto"/>
        <w:right w:val="none" w:sz="0" w:space="0" w:color="auto"/>
      </w:divBdr>
    </w:div>
    <w:div w:id="302777327">
      <w:bodyDiv w:val="1"/>
      <w:marLeft w:val="0"/>
      <w:marRight w:val="0"/>
      <w:marTop w:val="0"/>
      <w:marBottom w:val="0"/>
      <w:divBdr>
        <w:top w:val="none" w:sz="0" w:space="0" w:color="auto"/>
        <w:left w:val="none" w:sz="0" w:space="0" w:color="auto"/>
        <w:bottom w:val="none" w:sz="0" w:space="0" w:color="auto"/>
        <w:right w:val="none" w:sz="0" w:space="0" w:color="auto"/>
      </w:divBdr>
    </w:div>
    <w:div w:id="303046248">
      <w:bodyDiv w:val="1"/>
      <w:marLeft w:val="0"/>
      <w:marRight w:val="0"/>
      <w:marTop w:val="0"/>
      <w:marBottom w:val="0"/>
      <w:divBdr>
        <w:top w:val="none" w:sz="0" w:space="0" w:color="auto"/>
        <w:left w:val="none" w:sz="0" w:space="0" w:color="auto"/>
        <w:bottom w:val="none" w:sz="0" w:space="0" w:color="auto"/>
        <w:right w:val="none" w:sz="0" w:space="0" w:color="auto"/>
      </w:divBdr>
    </w:div>
    <w:div w:id="305937610">
      <w:bodyDiv w:val="1"/>
      <w:marLeft w:val="0"/>
      <w:marRight w:val="0"/>
      <w:marTop w:val="0"/>
      <w:marBottom w:val="0"/>
      <w:divBdr>
        <w:top w:val="none" w:sz="0" w:space="0" w:color="auto"/>
        <w:left w:val="none" w:sz="0" w:space="0" w:color="auto"/>
        <w:bottom w:val="none" w:sz="0" w:space="0" w:color="auto"/>
        <w:right w:val="none" w:sz="0" w:space="0" w:color="auto"/>
      </w:divBdr>
    </w:div>
    <w:div w:id="311563032">
      <w:bodyDiv w:val="1"/>
      <w:marLeft w:val="0"/>
      <w:marRight w:val="0"/>
      <w:marTop w:val="0"/>
      <w:marBottom w:val="0"/>
      <w:divBdr>
        <w:top w:val="none" w:sz="0" w:space="0" w:color="auto"/>
        <w:left w:val="none" w:sz="0" w:space="0" w:color="auto"/>
        <w:bottom w:val="none" w:sz="0" w:space="0" w:color="auto"/>
        <w:right w:val="none" w:sz="0" w:space="0" w:color="auto"/>
      </w:divBdr>
    </w:div>
    <w:div w:id="330376825">
      <w:bodyDiv w:val="1"/>
      <w:marLeft w:val="0"/>
      <w:marRight w:val="0"/>
      <w:marTop w:val="0"/>
      <w:marBottom w:val="0"/>
      <w:divBdr>
        <w:top w:val="none" w:sz="0" w:space="0" w:color="auto"/>
        <w:left w:val="none" w:sz="0" w:space="0" w:color="auto"/>
        <w:bottom w:val="none" w:sz="0" w:space="0" w:color="auto"/>
        <w:right w:val="none" w:sz="0" w:space="0" w:color="auto"/>
      </w:divBdr>
    </w:div>
    <w:div w:id="335310248">
      <w:bodyDiv w:val="1"/>
      <w:marLeft w:val="0"/>
      <w:marRight w:val="0"/>
      <w:marTop w:val="0"/>
      <w:marBottom w:val="0"/>
      <w:divBdr>
        <w:top w:val="none" w:sz="0" w:space="0" w:color="auto"/>
        <w:left w:val="none" w:sz="0" w:space="0" w:color="auto"/>
        <w:bottom w:val="none" w:sz="0" w:space="0" w:color="auto"/>
        <w:right w:val="none" w:sz="0" w:space="0" w:color="auto"/>
      </w:divBdr>
    </w:div>
    <w:div w:id="337392364">
      <w:bodyDiv w:val="1"/>
      <w:marLeft w:val="0"/>
      <w:marRight w:val="0"/>
      <w:marTop w:val="0"/>
      <w:marBottom w:val="0"/>
      <w:divBdr>
        <w:top w:val="none" w:sz="0" w:space="0" w:color="auto"/>
        <w:left w:val="none" w:sz="0" w:space="0" w:color="auto"/>
        <w:bottom w:val="none" w:sz="0" w:space="0" w:color="auto"/>
        <w:right w:val="none" w:sz="0" w:space="0" w:color="auto"/>
      </w:divBdr>
    </w:div>
    <w:div w:id="352878533">
      <w:bodyDiv w:val="1"/>
      <w:marLeft w:val="0"/>
      <w:marRight w:val="0"/>
      <w:marTop w:val="0"/>
      <w:marBottom w:val="0"/>
      <w:divBdr>
        <w:top w:val="none" w:sz="0" w:space="0" w:color="auto"/>
        <w:left w:val="none" w:sz="0" w:space="0" w:color="auto"/>
        <w:bottom w:val="none" w:sz="0" w:space="0" w:color="auto"/>
        <w:right w:val="none" w:sz="0" w:space="0" w:color="auto"/>
      </w:divBdr>
    </w:div>
    <w:div w:id="367099300">
      <w:bodyDiv w:val="1"/>
      <w:marLeft w:val="0"/>
      <w:marRight w:val="0"/>
      <w:marTop w:val="0"/>
      <w:marBottom w:val="0"/>
      <w:divBdr>
        <w:top w:val="none" w:sz="0" w:space="0" w:color="auto"/>
        <w:left w:val="none" w:sz="0" w:space="0" w:color="auto"/>
        <w:bottom w:val="none" w:sz="0" w:space="0" w:color="auto"/>
        <w:right w:val="none" w:sz="0" w:space="0" w:color="auto"/>
      </w:divBdr>
    </w:div>
    <w:div w:id="367683449">
      <w:bodyDiv w:val="1"/>
      <w:marLeft w:val="0"/>
      <w:marRight w:val="0"/>
      <w:marTop w:val="0"/>
      <w:marBottom w:val="0"/>
      <w:divBdr>
        <w:top w:val="none" w:sz="0" w:space="0" w:color="auto"/>
        <w:left w:val="none" w:sz="0" w:space="0" w:color="auto"/>
        <w:bottom w:val="none" w:sz="0" w:space="0" w:color="auto"/>
        <w:right w:val="none" w:sz="0" w:space="0" w:color="auto"/>
      </w:divBdr>
    </w:div>
    <w:div w:id="368646887">
      <w:bodyDiv w:val="1"/>
      <w:marLeft w:val="0"/>
      <w:marRight w:val="0"/>
      <w:marTop w:val="0"/>
      <w:marBottom w:val="0"/>
      <w:divBdr>
        <w:top w:val="none" w:sz="0" w:space="0" w:color="auto"/>
        <w:left w:val="none" w:sz="0" w:space="0" w:color="auto"/>
        <w:bottom w:val="none" w:sz="0" w:space="0" w:color="auto"/>
        <w:right w:val="none" w:sz="0" w:space="0" w:color="auto"/>
      </w:divBdr>
    </w:div>
    <w:div w:id="371662330">
      <w:bodyDiv w:val="1"/>
      <w:marLeft w:val="0"/>
      <w:marRight w:val="0"/>
      <w:marTop w:val="0"/>
      <w:marBottom w:val="0"/>
      <w:divBdr>
        <w:top w:val="none" w:sz="0" w:space="0" w:color="auto"/>
        <w:left w:val="none" w:sz="0" w:space="0" w:color="auto"/>
        <w:bottom w:val="none" w:sz="0" w:space="0" w:color="auto"/>
        <w:right w:val="none" w:sz="0" w:space="0" w:color="auto"/>
      </w:divBdr>
    </w:div>
    <w:div w:id="403650738">
      <w:bodyDiv w:val="1"/>
      <w:marLeft w:val="0"/>
      <w:marRight w:val="0"/>
      <w:marTop w:val="0"/>
      <w:marBottom w:val="0"/>
      <w:divBdr>
        <w:top w:val="none" w:sz="0" w:space="0" w:color="auto"/>
        <w:left w:val="none" w:sz="0" w:space="0" w:color="auto"/>
        <w:bottom w:val="none" w:sz="0" w:space="0" w:color="auto"/>
        <w:right w:val="none" w:sz="0" w:space="0" w:color="auto"/>
      </w:divBdr>
    </w:div>
    <w:div w:id="408385638">
      <w:bodyDiv w:val="1"/>
      <w:marLeft w:val="0"/>
      <w:marRight w:val="0"/>
      <w:marTop w:val="0"/>
      <w:marBottom w:val="0"/>
      <w:divBdr>
        <w:top w:val="none" w:sz="0" w:space="0" w:color="auto"/>
        <w:left w:val="none" w:sz="0" w:space="0" w:color="auto"/>
        <w:bottom w:val="none" w:sz="0" w:space="0" w:color="auto"/>
        <w:right w:val="none" w:sz="0" w:space="0" w:color="auto"/>
      </w:divBdr>
    </w:div>
    <w:div w:id="418405100">
      <w:bodyDiv w:val="1"/>
      <w:marLeft w:val="0"/>
      <w:marRight w:val="0"/>
      <w:marTop w:val="0"/>
      <w:marBottom w:val="0"/>
      <w:divBdr>
        <w:top w:val="none" w:sz="0" w:space="0" w:color="auto"/>
        <w:left w:val="none" w:sz="0" w:space="0" w:color="auto"/>
        <w:bottom w:val="none" w:sz="0" w:space="0" w:color="auto"/>
        <w:right w:val="none" w:sz="0" w:space="0" w:color="auto"/>
      </w:divBdr>
    </w:div>
    <w:div w:id="433287452">
      <w:bodyDiv w:val="1"/>
      <w:marLeft w:val="0"/>
      <w:marRight w:val="0"/>
      <w:marTop w:val="0"/>
      <w:marBottom w:val="0"/>
      <w:divBdr>
        <w:top w:val="none" w:sz="0" w:space="0" w:color="auto"/>
        <w:left w:val="none" w:sz="0" w:space="0" w:color="auto"/>
        <w:bottom w:val="none" w:sz="0" w:space="0" w:color="auto"/>
        <w:right w:val="none" w:sz="0" w:space="0" w:color="auto"/>
      </w:divBdr>
    </w:div>
    <w:div w:id="435059523">
      <w:bodyDiv w:val="1"/>
      <w:marLeft w:val="0"/>
      <w:marRight w:val="0"/>
      <w:marTop w:val="0"/>
      <w:marBottom w:val="0"/>
      <w:divBdr>
        <w:top w:val="none" w:sz="0" w:space="0" w:color="auto"/>
        <w:left w:val="none" w:sz="0" w:space="0" w:color="auto"/>
        <w:bottom w:val="none" w:sz="0" w:space="0" w:color="auto"/>
        <w:right w:val="none" w:sz="0" w:space="0" w:color="auto"/>
      </w:divBdr>
    </w:div>
    <w:div w:id="452406452">
      <w:bodyDiv w:val="1"/>
      <w:marLeft w:val="0"/>
      <w:marRight w:val="0"/>
      <w:marTop w:val="0"/>
      <w:marBottom w:val="0"/>
      <w:divBdr>
        <w:top w:val="none" w:sz="0" w:space="0" w:color="auto"/>
        <w:left w:val="none" w:sz="0" w:space="0" w:color="auto"/>
        <w:bottom w:val="none" w:sz="0" w:space="0" w:color="auto"/>
        <w:right w:val="none" w:sz="0" w:space="0" w:color="auto"/>
      </w:divBdr>
    </w:div>
    <w:div w:id="454755780">
      <w:bodyDiv w:val="1"/>
      <w:marLeft w:val="0"/>
      <w:marRight w:val="0"/>
      <w:marTop w:val="0"/>
      <w:marBottom w:val="0"/>
      <w:divBdr>
        <w:top w:val="none" w:sz="0" w:space="0" w:color="auto"/>
        <w:left w:val="none" w:sz="0" w:space="0" w:color="auto"/>
        <w:bottom w:val="none" w:sz="0" w:space="0" w:color="auto"/>
        <w:right w:val="none" w:sz="0" w:space="0" w:color="auto"/>
      </w:divBdr>
    </w:div>
    <w:div w:id="467282669">
      <w:bodyDiv w:val="1"/>
      <w:marLeft w:val="0"/>
      <w:marRight w:val="0"/>
      <w:marTop w:val="0"/>
      <w:marBottom w:val="0"/>
      <w:divBdr>
        <w:top w:val="none" w:sz="0" w:space="0" w:color="auto"/>
        <w:left w:val="none" w:sz="0" w:space="0" w:color="auto"/>
        <w:bottom w:val="none" w:sz="0" w:space="0" w:color="auto"/>
        <w:right w:val="none" w:sz="0" w:space="0" w:color="auto"/>
      </w:divBdr>
    </w:div>
    <w:div w:id="467406798">
      <w:bodyDiv w:val="1"/>
      <w:marLeft w:val="0"/>
      <w:marRight w:val="0"/>
      <w:marTop w:val="0"/>
      <w:marBottom w:val="0"/>
      <w:divBdr>
        <w:top w:val="none" w:sz="0" w:space="0" w:color="auto"/>
        <w:left w:val="none" w:sz="0" w:space="0" w:color="auto"/>
        <w:bottom w:val="none" w:sz="0" w:space="0" w:color="auto"/>
        <w:right w:val="none" w:sz="0" w:space="0" w:color="auto"/>
      </w:divBdr>
    </w:div>
    <w:div w:id="478573699">
      <w:bodyDiv w:val="1"/>
      <w:marLeft w:val="0"/>
      <w:marRight w:val="0"/>
      <w:marTop w:val="0"/>
      <w:marBottom w:val="0"/>
      <w:divBdr>
        <w:top w:val="none" w:sz="0" w:space="0" w:color="auto"/>
        <w:left w:val="none" w:sz="0" w:space="0" w:color="auto"/>
        <w:bottom w:val="none" w:sz="0" w:space="0" w:color="auto"/>
        <w:right w:val="none" w:sz="0" w:space="0" w:color="auto"/>
      </w:divBdr>
    </w:div>
    <w:div w:id="490024871">
      <w:bodyDiv w:val="1"/>
      <w:marLeft w:val="0"/>
      <w:marRight w:val="0"/>
      <w:marTop w:val="0"/>
      <w:marBottom w:val="0"/>
      <w:divBdr>
        <w:top w:val="none" w:sz="0" w:space="0" w:color="auto"/>
        <w:left w:val="none" w:sz="0" w:space="0" w:color="auto"/>
        <w:bottom w:val="none" w:sz="0" w:space="0" w:color="auto"/>
        <w:right w:val="none" w:sz="0" w:space="0" w:color="auto"/>
      </w:divBdr>
    </w:div>
    <w:div w:id="497622040">
      <w:bodyDiv w:val="1"/>
      <w:marLeft w:val="0"/>
      <w:marRight w:val="0"/>
      <w:marTop w:val="0"/>
      <w:marBottom w:val="0"/>
      <w:divBdr>
        <w:top w:val="none" w:sz="0" w:space="0" w:color="auto"/>
        <w:left w:val="none" w:sz="0" w:space="0" w:color="auto"/>
        <w:bottom w:val="none" w:sz="0" w:space="0" w:color="auto"/>
        <w:right w:val="none" w:sz="0" w:space="0" w:color="auto"/>
      </w:divBdr>
    </w:div>
    <w:div w:id="504903472">
      <w:bodyDiv w:val="1"/>
      <w:marLeft w:val="0"/>
      <w:marRight w:val="0"/>
      <w:marTop w:val="0"/>
      <w:marBottom w:val="0"/>
      <w:divBdr>
        <w:top w:val="none" w:sz="0" w:space="0" w:color="auto"/>
        <w:left w:val="none" w:sz="0" w:space="0" w:color="auto"/>
        <w:bottom w:val="none" w:sz="0" w:space="0" w:color="auto"/>
        <w:right w:val="none" w:sz="0" w:space="0" w:color="auto"/>
      </w:divBdr>
    </w:div>
    <w:div w:id="537737660">
      <w:bodyDiv w:val="1"/>
      <w:marLeft w:val="0"/>
      <w:marRight w:val="0"/>
      <w:marTop w:val="0"/>
      <w:marBottom w:val="0"/>
      <w:divBdr>
        <w:top w:val="none" w:sz="0" w:space="0" w:color="auto"/>
        <w:left w:val="none" w:sz="0" w:space="0" w:color="auto"/>
        <w:bottom w:val="none" w:sz="0" w:space="0" w:color="auto"/>
        <w:right w:val="none" w:sz="0" w:space="0" w:color="auto"/>
      </w:divBdr>
    </w:div>
    <w:div w:id="543257621">
      <w:bodyDiv w:val="1"/>
      <w:marLeft w:val="0"/>
      <w:marRight w:val="0"/>
      <w:marTop w:val="0"/>
      <w:marBottom w:val="0"/>
      <w:divBdr>
        <w:top w:val="none" w:sz="0" w:space="0" w:color="auto"/>
        <w:left w:val="none" w:sz="0" w:space="0" w:color="auto"/>
        <w:bottom w:val="none" w:sz="0" w:space="0" w:color="auto"/>
        <w:right w:val="none" w:sz="0" w:space="0" w:color="auto"/>
      </w:divBdr>
    </w:div>
    <w:div w:id="548031027">
      <w:bodyDiv w:val="1"/>
      <w:marLeft w:val="0"/>
      <w:marRight w:val="0"/>
      <w:marTop w:val="0"/>
      <w:marBottom w:val="0"/>
      <w:divBdr>
        <w:top w:val="none" w:sz="0" w:space="0" w:color="auto"/>
        <w:left w:val="none" w:sz="0" w:space="0" w:color="auto"/>
        <w:bottom w:val="none" w:sz="0" w:space="0" w:color="auto"/>
        <w:right w:val="none" w:sz="0" w:space="0" w:color="auto"/>
      </w:divBdr>
    </w:div>
    <w:div w:id="576482988">
      <w:bodyDiv w:val="1"/>
      <w:marLeft w:val="0"/>
      <w:marRight w:val="0"/>
      <w:marTop w:val="0"/>
      <w:marBottom w:val="0"/>
      <w:divBdr>
        <w:top w:val="none" w:sz="0" w:space="0" w:color="auto"/>
        <w:left w:val="none" w:sz="0" w:space="0" w:color="auto"/>
        <w:bottom w:val="none" w:sz="0" w:space="0" w:color="auto"/>
        <w:right w:val="none" w:sz="0" w:space="0" w:color="auto"/>
      </w:divBdr>
    </w:div>
    <w:div w:id="587082809">
      <w:bodyDiv w:val="1"/>
      <w:marLeft w:val="0"/>
      <w:marRight w:val="0"/>
      <w:marTop w:val="0"/>
      <w:marBottom w:val="0"/>
      <w:divBdr>
        <w:top w:val="none" w:sz="0" w:space="0" w:color="auto"/>
        <w:left w:val="none" w:sz="0" w:space="0" w:color="auto"/>
        <w:bottom w:val="none" w:sz="0" w:space="0" w:color="auto"/>
        <w:right w:val="none" w:sz="0" w:space="0" w:color="auto"/>
      </w:divBdr>
    </w:div>
    <w:div w:id="599336690">
      <w:bodyDiv w:val="1"/>
      <w:marLeft w:val="0"/>
      <w:marRight w:val="0"/>
      <w:marTop w:val="0"/>
      <w:marBottom w:val="0"/>
      <w:divBdr>
        <w:top w:val="none" w:sz="0" w:space="0" w:color="auto"/>
        <w:left w:val="none" w:sz="0" w:space="0" w:color="auto"/>
        <w:bottom w:val="none" w:sz="0" w:space="0" w:color="auto"/>
        <w:right w:val="none" w:sz="0" w:space="0" w:color="auto"/>
      </w:divBdr>
    </w:div>
    <w:div w:id="600643641">
      <w:bodyDiv w:val="1"/>
      <w:marLeft w:val="0"/>
      <w:marRight w:val="0"/>
      <w:marTop w:val="0"/>
      <w:marBottom w:val="0"/>
      <w:divBdr>
        <w:top w:val="none" w:sz="0" w:space="0" w:color="auto"/>
        <w:left w:val="none" w:sz="0" w:space="0" w:color="auto"/>
        <w:bottom w:val="none" w:sz="0" w:space="0" w:color="auto"/>
        <w:right w:val="none" w:sz="0" w:space="0" w:color="auto"/>
      </w:divBdr>
    </w:div>
    <w:div w:id="612398690">
      <w:bodyDiv w:val="1"/>
      <w:marLeft w:val="0"/>
      <w:marRight w:val="0"/>
      <w:marTop w:val="0"/>
      <w:marBottom w:val="0"/>
      <w:divBdr>
        <w:top w:val="none" w:sz="0" w:space="0" w:color="auto"/>
        <w:left w:val="none" w:sz="0" w:space="0" w:color="auto"/>
        <w:bottom w:val="none" w:sz="0" w:space="0" w:color="auto"/>
        <w:right w:val="none" w:sz="0" w:space="0" w:color="auto"/>
      </w:divBdr>
    </w:div>
    <w:div w:id="622805596">
      <w:bodyDiv w:val="1"/>
      <w:marLeft w:val="0"/>
      <w:marRight w:val="0"/>
      <w:marTop w:val="0"/>
      <w:marBottom w:val="0"/>
      <w:divBdr>
        <w:top w:val="none" w:sz="0" w:space="0" w:color="auto"/>
        <w:left w:val="none" w:sz="0" w:space="0" w:color="auto"/>
        <w:bottom w:val="none" w:sz="0" w:space="0" w:color="auto"/>
        <w:right w:val="none" w:sz="0" w:space="0" w:color="auto"/>
      </w:divBdr>
    </w:div>
    <w:div w:id="656223614">
      <w:bodyDiv w:val="1"/>
      <w:marLeft w:val="0"/>
      <w:marRight w:val="0"/>
      <w:marTop w:val="0"/>
      <w:marBottom w:val="0"/>
      <w:divBdr>
        <w:top w:val="none" w:sz="0" w:space="0" w:color="auto"/>
        <w:left w:val="none" w:sz="0" w:space="0" w:color="auto"/>
        <w:bottom w:val="none" w:sz="0" w:space="0" w:color="auto"/>
        <w:right w:val="none" w:sz="0" w:space="0" w:color="auto"/>
      </w:divBdr>
    </w:div>
    <w:div w:id="682897549">
      <w:bodyDiv w:val="1"/>
      <w:marLeft w:val="0"/>
      <w:marRight w:val="0"/>
      <w:marTop w:val="0"/>
      <w:marBottom w:val="0"/>
      <w:divBdr>
        <w:top w:val="none" w:sz="0" w:space="0" w:color="auto"/>
        <w:left w:val="none" w:sz="0" w:space="0" w:color="auto"/>
        <w:bottom w:val="none" w:sz="0" w:space="0" w:color="auto"/>
        <w:right w:val="none" w:sz="0" w:space="0" w:color="auto"/>
      </w:divBdr>
    </w:div>
    <w:div w:id="683822916">
      <w:bodyDiv w:val="1"/>
      <w:marLeft w:val="0"/>
      <w:marRight w:val="0"/>
      <w:marTop w:val="0"/>
      <w:marBottom w:val="0"/>
      <w:divBdr>
        <w:top w:val="none" w:sz="0" w:space="0" w:color="auto"/>
        <w:left w:val="none" w:sz="0" w:space="0" w:color="auto"/>
        <w:bottom w:val="none" w:sz="0" w:space="0" w:color="auto"/>
        <w:right w:val="none" w:sz="0" w:space="0" w:color="auto"/>
      </w:divBdr>
    </w:div>
    <w:div w:id="686057467">
      <w:bodyDiv w:val="1"/>
      <w:marLeft w:val="0"/>
      <w:marRight w:val="0"/>
      <w:marTop w:val="0"/>
      <w:marBottom w:val="0"/>
      <w:divBdr>
        <w:top w:val="none" w:sz="0" w:space="0" w:color="auto"/>
        <w:left w:val="none" w:sz="0" w:space="0" w:color="auto"/>
        <w:bottom w:val="none" w:sz="0" w:space="0" w:color="auto"/>
        <w:right w:val="none" w:sz="0" w:space="0" w:color="auto"/>
      </w:divBdr>
    </w:div>
    <w:div w:id="695812701">
      <w:bodyDiv w:val="1"/>
      <w:marLeft w:val="0"/>
      <w:marRight w:val="0"/>
      <w:marTop w:val="0"/>
      <w:marBottom w:val="0"/>
      <w:divBdr>
        <w:top w:val="none" w:sz="0" w:space="0" w:color="auto"/>
        <w:left w:val="none" w:sz="0" w:space="0" w:color="auto"/>
        <w:bottom w:val="none" w:sz="0" w:space="0" w:color="auto"/>
        <w:right w:val="none" w:sz="0" w:space="0" w:color="auto"/>
      </w:divBdr>
    </w:div>
    <w:div w:id="696391240">
      <w:bodyDiv w:val="1"/>
      <w:marLeft w:val="0"/>
      <w:marRight w:val="0"/>
      <w:marTop w:val="0"/>
      <w:marBottom w:val="0"/>
      <w:divBdr>
        <w:top w:val="none" w:sz="0" w:space="0" w:color="auto"/>
        <w:left w:val="none" w:sz="0" w:space="0" w:color="auto"/>
        <w:bottom w:val="none" w:sz="0" w:space="0" w:color="auto"/>
        <w:right w:val="none" w:sz="0" w:space="0" w:color="auto"/>
      </w:divBdr>
    </w:div>
    <w:div w:id="699672210">
      <w:bodyDiv w:val="1"/>
      <w:marLeft w:val="0"/>
      <w:marRight w:val="0"/>
      <w:marTop w:val="0"/>
      <w:marBottom w:val="0"/>
      <w:divBdr>
        <w:top w:val="none" w:sz="0" w:space="0" w:color="auto"/>
        <w:left w:val="none" w:sz="0" w:space="0" w:color="auto"/>
        <w:bottom w:val="none" w:sz="0" w:space="0" w:color="auto"/>
        <w:right w:val="none" w:sz="0" w:space="0" w:color="auto"/>
      </w:divBdr>
    </w:div>
    <w:div w:id="714697924">
      <w:bodyDiv w:val="1"/>
      <w:marLeft w:val="0"/>
      <w:marRight w:val="0"/>
      <w:marTop w:val="0"/>
      <w:marBottom w:val="0"/>
      <w:divBdr>
        <w:top w:val="none" w:sz="0" w:space="0" w:color="auto"/>
        <w:left w:val="none" w:sz="0" w:space="0" w:color="auto"/>
        <w:bottom w:val="none" w:sz="0" w:space="0" w:color="auto"/>
        <w:right w:val="none" w:sz="0" w:space="0" w:color="auto"/>
      </w:divBdr>
    </w:div>
    <w:div w:id="758866828">
      <w:bodyDiv w:val="1"/>
      <w:marLeft w:val="0"/>
      <w:marRight w:val="0"/>
      <w:marTop w:val="0"/>
      <w:marBottom w:val="0"/>
      <w:divBdr>
        <w:top w:val="none" w:sz="0" w:space="0" w:color="auto"/>
        <w:left w:val="none" w:sz="0" w:space="0" w:color="auto"/>
        <w:bottom w:val="none" w:sz="0" w:space="0" w:color="auto"/>
        <w:right w:val="none" w:sz="0" w:space="0" w:color="auto"/>
      </w:divBdr>
    </w:div>
    <w:div w:id="766121379">
      <w:bodyDiv w:val="1"/>
      <w:marLeft w:val="0"/>
      <w:marRight w:val="0"/>
      <w:marTop w:val="0"/>
      <w:marBottom w:val="0"/>
      <w:divBdr>
        <w:top w:val="none" w:sz="0" w:space="0" w:color="auto"/>
        <w:left w:val="none" w:sz="0" w:space="0" w:color="auto"/>
        <w:bottom w:val="none" w:sz="0" w:space="0" w:color="auto"/>
        <w:right w:val="none" w:sz="0" w:space="0" w:color="auto"/>
      </w:divBdr>
    </w:div>
    <w:div w:id="786311506">
      <w:bodyDiv w:val="1"/>
      <w:marLeft w:val="0"/>
      <w:marRight w:val="0"/>
      <w:marTop w:val="0"/>
      <w:marBottom w:val="0"/>
      <w:divBdr>
        <w:top w:val="none" w:sz="0" w:space="0" w:color="auto"/>
        <w:left w:val="none" w:sz="0" w:space="0" w:color="auto"/>
        <w:bottom w:val="none" w:sz="0" w:space="0" w:color="auto"/>
        <w:right w:val="none" w:sz="0" w:space="0" w:color="auto"/>
      </w:divBdr>
    </w:div>
    <w:div w:id="798230528">
      <w:bodyDiv w:val="1"/>
      <w:marLeft w:val="0"/>
      <w:marRight w:val="0"/>
      <w:marTop w:val="0"/>
      <w:marBottom w:val="0"/>
      <w:divBdr>
        <w:top w:val="none" w:sz="0" w:space="0" w:color="auto"/>
        <w:left w:val="none" w:sz="0" w:space="0" w:color="auto"/>
        <w:bottom w:val="none" w:sz="0" w:space="0" w:color="auto"/>
        <w:right w:val="none" w:sz="0" w:space="0" w:color="auto"/>
      </w:divBdr>
    </w:div>
    <w:div w:id="802844861">
      <w:bodyDiv w:val="1"/>
      <w:marLeft w:val="0"/>
      <w:marRight w:val="0"/>
      <w:marTop w:val="0"/>
      <w:marBottom w:val="0"/>
      <w:divBdr>
        <w:top w:val="none" w:sz="0" w:space="0" w:color="auto"/>
        <w:left w:val="none" w:sz="0" w:space="0" w:color="auto"/>
        <w:bottom w:val="none" w:sz="0" w:space="0" w:color="auto"/>
        <w:right w:val="none" w:sz="0" w:space="0" w:color="auto"/>
      </w:divBdr>
    </w:div>
    <w:div w:id="809247491">
      <w:bodyDiv w:val="1"/>
      <w:marLeft w:val="0"/>
      <w:marRight w:val="0"/>
      <w:marTop w:val="0"/>
      <w:marBottom w:val="0"/>
      <w:divBdr>
        <w:top w:val="none" w:sz="0" w:space="0" w:color="auto"/>
        <w:left w:val="none" w:sz="0" w:space="0" w:color="auto"/>
        <w:bottom w:val="none" w:sz="0" w:space="0" w:color="auto"/>
        <w:right w:val="none" w:sz="0" w:space="0" w:color="auto"/>
      </w:divBdr>
    </w:div>
    <w:div w:id="815880162">
      <w:bodyDiv w:val="1"/>
      <w:marLeft w:val="0"/>
      <w:marRight w:val="0"/>
      <w:marTop w:val="0"/>
      <w:marBottom w:val="0"/>
      <w:divBdr>
        <w:top w:val="none" w:sz="0" w:space="0" w:color="auto"/>
        <w:left w:val="none" w:sz="0" w:space="0" w:color="auto"/>
        <w:bottom w:val="none" w:sz="0" w:space="0" w:color="auto"/>
        <w:right w:val="none" w:sz="0" w:space="0" w:color="auto"/>
      </w:divBdr>
    </w:div>
    <w:div w:id="827285438">
      <w:bodyDiv w:val="1"/>
      <w:marLeft w:val="0"/>
      <w:marRight w:val="0"/>
      <w:marTop w:val="0"/>
      <w:marBottom w:val="0"/>
      <w:divBdr>
        <w:top w:val="none" w:sz="0" w:space="0" w:color="auto"/>
        <w:left w:val="none" w:sz="0" w:space="0" w:color="auto"/>
        <w:bottom w:val="none" w:sz="0" w:space="0" w:color="auto"/>
        <w:right w:val="none" w:sz="0" w:space="0" w:color="auto"/>
      </w:divBdr>
    </w:div>
    <w:div w:id="839008607">
      <w:bodyDiv w:val="1"/>
      <w:marLeft w:val="0"/>
      <w:marRight w:val="0"/>
      <w:marTop w:val="0"/>
      <w:marBottom w:val="0"/>
      <w:divBdr>
        <w:top w:val="none" w:sz="0" w:space="0" w:color="auto"/>
        <w:left w:val="none" w:sz="0" w:space="0" w:color="auto"/>
        <w:bottom w:val="none" w:sz="0" w:space="0" w:color="auto"/>
        <w:right w:val="none" w:sz="0" w:space="0" w:color="auto"/>
      </w:divBdr>
    </w:div>
    <w:div w:id="874776606">
      <w:bodyDiv w:val="1"/>
      <w:marLeft w:val="0"/>
      <w:marRight w:val="0"/>
      <w:marTop w:val="0"/>
      <w:marBottom w:val="0"/>
      <w:divBdr>
        <w:top w:val="none" w:sz="0" w:space="0" w:color="auto"/>
        <w:left w:val="none" w:sz="0" w:space="0" w:color="auto"/>
        <w:bottom w:val="none" w:sz="0" w:space="0" w:color="auto"/>
        <w:right w:val="none" w:sz="0" w:space="0" w:color="auto"/>
      </w:divBdr>
    </w:div>
    <w:div w:id="874854404">
      <w:bodyDiv w:val="1"/>
      <w:marLeft w:val="0"/>
      <w:marRight w:val="0"/>
      <w:marTop w:val="0"/>
      <w:marBottom w:val="0"/>
      <w:divBdr>
        <w:top w:val="none" w:sz="0" w:space="0" w:color="auto"/>
        <w:left w:val="none" w:sz="0" w:space="0" w:color="auto"/>
        <w:bottom w:val="none" w:sz="0" w:space="0" w:color="auto"/>
        <w:right w:val="none" w:sz="0" w:space="0" w:color="auto"/>
      </w:divBdr>
    </w:div>
    <w:div w:id="880435581">
      <w:bodyDiv w:val="1"/>
      <w:marLeft w:val="0"/>
      <w:marRight w:val="0"/>
      <w:marTop w:val="0"/>
      <w:marBottom w:val="0"/>
      <w:divBdr>
        <w:top w:val="none" w:sz="0" w:space="0" w:color="auto"/>
        <w:left w:val="none" w:sz="0" w:space="0" w:color="auto"/>
        <w:bottom w:val="none" w:sz="0" w:space="0" w:color="auto"/>
        <w:right w:val="none" w:sz="0" w:space="0" w:color="auto"/>
      </w:divBdr>
    </w:div>
    <w:div w:id="895048286">
      <w:bodyDiv w:val="1"/>
      <w:marLeft w:val="0"/>
      <w:marRight w:val="0"/>
      <w:marTop w:val="0"/>
      <w:marBottom w:val="0"/>
      <w:divBdr>
        <w:top w:val="none" w:sz="0" w:space="0" w:color="auto"/>
        <w:left w:val="none" w:sz="0" w:space="0" w:color="auto"/>
        <w:bottom w:val="none" w:sz="0" w:space="0" w:color="auto"/>
        <w:right w:val="none" w:sz="0" w:space="0" w:color="auto"/>
      </w:divBdr>
    </w:div>
    <w:div w:id="895627146">
      <w:bodyDiv w:val="1"/>
      <w:marLeft w:val="0"/>
      <w:marRight w:val="0"/>
      <w:marTop w:val="0"/>
      <w:marBottom w:val="0"/>
      <w:divBdr>
        <w:top w:val="none" w:sz="0" w:space="0" w:color="auto"/>
        <w:left w:val="none" w:sz="0" w:space="0" w:color="auto"/>
        <w:bottom w:val="none" w:sz="0" w:space="0" w:color="auto"/>
        <w:right w:val="none" w:sz="0" w:space="0" w:color="auto"/>
      </w:divBdr>
    </w:div>
    <w:div w:id="940114408">
      <w:bodyDiv w:val="1"/>
      <w:marLeft w:val="0"/>
      <w:marRight w:val="0"/>
      <w:marTop w:val="0"/>
      <w:marBottom w:val="0"/>
      <w:divBdr>
        <w:top w:val="none" w:sz="0" w:space="0" w:color="auto"/>
        <w:left w:val="none" w:sz="0" w:space="0" w:color="auto"/>
        <w:bottom w:val="none" w:sz="0" w:space="0" w:color="auto"/>
        <w:right w:val="none" w:sz="0" w:space="0" w:color="auto"/>
      </w:divBdr>
    </w:div>
    <w:div w:id="951670764">
      <w:bodyDiv w:val="1"/>
      <w:marLeft w:val="0"/>
      <w:marRight w:val="0"/>
      <w:marTop w:val="0"/>
      <w:marBottom w:val="0"/>
      <w:divBdr>
        <w:top w:val="none" w:sz="0" w:space="0" w:color="auto"/>
        <w:left w:val="none" w:sz="0" w:space="0" w:color="auto"/>
        <w:bottom w:val="none" w:sz="0" w:space="0" w:color="auto"/>
        <w:right w:val="none" w:sz="0" w:space="0" w:color="auto"/>
      </w:divBdr>
    </w:div>
    <w:div w:id="958295253">
      <w:bodyDiv w:val="1"/>
      <w:marLeft w:val="0"/>
      <w:marRight w:val="0"/>
      <w:marTop w:val="0"/>
      <w:marBottom w:val="0"/>
      <w:divBdr>
        <w:top w:val="none" w:sz="0" w:space="0" w:color="auto"/>
        <w:left w:val="none" w:sz="0" w:space="0" w:color="auto"/>
        <w:bottom w:val="none" w:sz="0" w:space="0" w:color="auto"/>
        <w:right w:val="none" w:sz="0" w:space="0" w:color="auto"/>
      </w:divBdr>
    </w:div>
    <w:div w:id="964503294">
      <w:bodyDiv w:val="1"/>
      <w:marLeft w:val="0"/>
      <w:marRight w:val="0"/>
      <w:marTop w:val="0"/>
      <w:marBottom w:val="0"/>
      <w:divBdr>
        <w:top w:val="none" w:sz="0" w:space="0" w:color="auto"/>
        <w:left w:val="none" w:sz="0" w:space="0" w:color="auto"/>
        <w:bottom w:val="none" w:sz="0" w:space="0" w:color="auto"/>
        <w:right w:val="none" w:sz="0" w:space="0" w:color="auto"/>
      </w:divBdr>
    </w:div>
    <w:div w:id="967278266">
      <w:bodyDiv w:val="1"/>
      <w:marLeft w:val="0"/>
      <w:marRight w:val="0"/>
      <w:marTop w:val="0"/>
      <w:marBottom w:val="0"/>
      <w:divBdr>
        <w:top w:val="none" w:sz="0" w:space="0" w:color="auto"/>
        <w:left w:val="none" w:sz="0" w:space="0" w:color="auto"/>
        <w:bottom w:val="none" w:sz="0" w:space="0" w:color="auto"/>
        <w:right w:val="none" w:sz="0" w:space="0" w:color="auto"/>
      </w:divBdr>
    </w:div>
    <w:div w:id="986783540">
      <w:bodyDiv w:val="1"/>
      <w:marLeft w:val="0"/>
      <w:marRight w:val="0"/>
      <w:marTop w:val="0"/>
      <w:marBottom w:val="0"/>
      <w:divBdr>
        <w:top w:val="none" w:sz="0" w:space="0" w:color="auto"/>
        <w:left w:val="none" w:sz="0" w:space="0" w:color="auto"/>
        <w:bottom w:val="none" w:sz="0" w:space="0" w:color="auto"/>
        <w:right w:val="none" w:sz="0" w:space="0" w:color="auto"/>
      </w:divBdr>
    </w:div>
    <w:div w:id="987201004">
      <w:bodyDiv w:val="1"/>
      <w:marLeft w:val="0"/>
      <w:marRight w:val="0"/>
      <w:marTop w:val="0"/>
      <w:marBottom w:val="0"/>
      <w:divBdr>
        <w:top w:val="none" w:sz="0" w:space="0" w:color="auto"/>
        <w:left w:val="none" w:sz="0" w:space="0" w:color="auto"/>
        <w:bottom w:val="none" w:sz="0" w:space="0" w:color="auto"/>
        <w:right w:val="none" w:sz="0" w:space="0" w:color="auto"/>
      </w:divBdr>
    </w:div>
    <w:div w:id="989863514">
      <w:bodyDiv w:val="1"/>
      <w:marLeft w:val="0"/>
      <w:marRight w:val="0"/>
      <w:marTop w:val="0"/>
      <w:marBottom w:val="0"/>
      <w:divBdr>
        <w:top w:val="none" w:sz="0" w:space="0" w:color="auto"/>
        <w:left w:val="none" w:sz="0" w:space="0" w:color="auto"/>
        <w:bottom w:val="none" w:sz="0" w:space="0" w:color="auto"/>
        <w:right w:val="none" w:sz="0" w:space="0" w:color="auto"/>
      </w:divBdr>
    </w:div>
    <w:div w:id="1026101873">
      <w:bodyDiv w:val="1"/>
      <w:marLeft w:val="0"/>
      <w:marRight w:val="0"/>
      <w:marTop w:val="0"/>
      <w:marBottom w:val="0"/>
      <w:divBdr>
        <w:top w:val="none" w:sz="0" w:space="0" w:color="auto"/>
        <w:left w:val="none" w:sz="0" w:space="0" w:color="auto"/>
        <w:bottom w:val="none" w:sz="0" w:space="0" w:color="auto"/>
        <w:right w:val="none" w:sz="0" w:space="0" w:color="auto"/>
      </w:divBdr>
    </w:div>
    <w:div w:id="1028330988">
      <w:bodyDiv w:val="1"/>
      <w:marLeft w:val="0"/>
      <w:marRight w:val="0"/>
      <w:marTop w:val="0"/>
      <w:marBottom w:val="0"/>
      <w:divBdr>
        <w:top w:val="none" w:sz="0" w:space="0" w:color="auto"/>
        <w:left w:val="none" w:sz="0" w:space="0" w:color="auto"/>
        <w:bottom w:val="none" w:sz="0" w:space="0" w:color="auto"/>
        <w:right w:val="none" w:sz="0" w:space="0" w:color="auto"/>
      </w:divBdr>
    </w:div>
    <w:div w:id="1030961015">
      <w:bodyDiv w:val="1"/>
      <w:marLeft w:val="0"/>
      <w:marRight w:val="0"/>
      <w:marTop w:val="0"/>
      <w:marBottom w:val="0"/>
      <w:divBdr>
        <w:top w:val="none" w:sz="0" w:space="0" w:color="auto"/>
        <w:left w:val="none" w:sz="0" w:space="0" w:color="auto"/>
        <w:bottom w:val="none" w:sz="0" w:space="0" w:color="auto"/>
        <w:right w:val="none" w:sz="0" w:space="0" w:color="auto"/>
      </w:divBdr>
    </w:div>
    <w:div w:id="1035620967">
      <w:bodyDiv w:val="1"/>
      <w:marLeft w:val="0"/>
      <w:marRight w:val="0"/>
      <w:marTop w:val="0"/>
      <w:marBottom w:val="0"/>
      <w:divBdr>
        <w:top w:val="none" w:sz="0" w:space="0" w:color="auto"/>
        <w:left w:val="none" w:sz="0" w:space="0" w:color="auto"/>
        <w:bottom w:val="none" w:sz="0" w:space="0" w:color="auto"/>
        <w:right w:val="none" w:sz="0" w:space="0" w:color="auto"/>
      </w:divBdr>
    </w:div>
    <w:div w:id="1041326316">
      <w:bodyDiv w:val="1"/>
      <w:marLeft w:val="0"/>
      <w:marRight w:val="0"/>
      <w:marTop w:val="0"/>
      <w:marBottom w:val="0"/>
      <w:divBdr>
        <w:top w:val="none" w:sz="0" w:space="0" w:color="auto"/>
        <w:left w:val="none" w:sz="0" w:space="0" w:color="auto"/>
        <w:bottom w:val="none" w:sz="0" w:space="0" w:color="auto"/>
        <w:right w:val="none" w:sz="0" w:space="0" w:color="auto"/>
      </w:divBdr>
    </w:div>
    <w:div w:id="1047492927">
      <w:bodyDiv w:val="1"/>
      <w:marLeft w:val="0"/>
      <w:marRight w:val="0"/>
      <w:marTop w:val="0"/>
      <w:marBottom w:val="0"/>
      <w:divBdr>
        <w:top w:val="none" w:sz="0" w:space="0" w:color="auto"/>
        <w:left w:val="none" w:sz="0" w:space="0" w:color="auto"/>
        <w:bottom w:val="none" w:sz="0" w:space="0" w:color="auto"/>
        <w:right w:val="none" w:sz="0" w:space="0" w:color="auto"/>
      </w:divBdr>
    </w:div>
    <w:div w:id="1048608565">
      <w:bodyDiv w:val="1"/>
      <w:marLeft w:val="0"/>
      <w:marRight w:val="0"/>
      <w:marTop w:val="0"/>
      <w:marBottom w:val="0"/>
      <w:divBdr>
        <w:top w:val="none" w:sz="0" w:space="0" w:color="auto"/>
        <w:left w:val="none" w:sz="0" w:space="0" w:color="auto"/>
        <w:bottom w:val="none" w:sz="0" w:space="0" w:color="auto"/>
        <w:right w:val="none" w:sz="0" w:space="0" w:color="auto"/>
      </w:divBdr>
    </w:div>
    <w:div w:id="1049649050">
      <w:bodyDiv w:val="1"/>
      <w:marLeft w:val="0"/>
      <w:marRight w:val="0"/>
      <w:marTop w:val="0"/>
      <w:marBottom w:val="0"/>
      <w:divBdr>
        <w:top w:val="none" w:sz="0" w:space="0" w:color="auto"/>
        <w:left w:val="none" w:sz="0" w:space="0" w:color="auto"/>
        <w:bottom w:val="none" w:sz="0" w:space="0" w:color="auto"/>
        <w:right w:val="none" w:sz="0" w:space="0" w:color="auto"/>
      </w:divBdr>
    </w:div>
    <w:div w:id="1057169306">
      <w:bodyDiv w:val="1"/>
      <w:marLeft w:val="0"/>
      <w:marRight w:val="0"/>
      <w:marTop w:val="0"/>
      <w:marBottom w:val="0"/>
      <w:divBdr>
        <w:top w:val="none" w:sz="0" w:space="0" w:color="auto"/>
        <w:left w:val="none" w:sz="0" w:space="0" w:color="auto"/>
        <w:bottom w:val="none" w:sz="0" w:space="0" w:color="auto"/>
        <w:right w:val="none" w:sz="0" w:space="0" w:color="auto"/>
      </w:divBdr>
    </w:div>
    <w:div w:id="1064256732">
      <w:bodyDiv w:val="1"/>
      <w:marLeft w:val="0"/>
      <w:marRight w:val="0"/>
      <w:marTop w:val="0"/>
      <w:marBottom w:val="0"/>
      <w:divBdr>
        <w:top w:val="none" w:sz="0" w:space="0" w:color="auto"/>
        <w:left w:val="none" w:sz="0" w:space="0" w:color="auto"/>
        <w:bottom w:val="none" w:sz="0" w:space="0" w:color="auto"/>
        <w:right w:val="none" w:sz="0" w:space="0" w:color="auto"/>
      </w:divBdr>
    </w:div>
    <w:div w:id="1077705728">
      <w:bodyDiv w:val="1"/>
      <w:marLeft w:val="0"/>
      <w:marRight w:val="0"/>
      <w:marTop w:val="0"/>
      <w:marBottom w:val="0"/>
      <w:divBdr>
        <w:top w:val="none" w:sz="0" w:space="0" w:color="auto"/>
        <w:left w:val="none" w:sz="0" w:space="0" w:color="auto"/>
        <w:bottom w:val="none" w:sz="0" w:space="0" w:color="auto"/>
        <w:right w:val="none" w:sz="0" w:space="0" w:color="auto"/>
      </w:divBdr>
    </w:div>
    <w:div w:id="1097215692">
      <w:bodyDiv w:val="1"/>
      <w:marLeft w:val="0"/>
      <w:marRight w:val="0"/>
      <w:marTop w:val="0"/>
      <w:marBottom w:val="0"/>
      <w:divBdr>
        <w:top w:val="none" w:sz="0" w:space="0" w:color="auto"/>
        <w:left w:val="none" w:sz="0" w:space="0" w:color="auto"/>
        <w:bottom w:val="none" w:sz="0" w:space="0" w:color="auto"/>
        <w:right w:val="none" w:sz="0" w:space="0" w:color="auto"/>
      </w:divBdr>
    </w:div>
    <w:div w:id="1109735435">
      <w:bodyDiv w:val="1"/>
      <w:marLeft w:val="0"/>
      <w:marRight w:val="0"/>
      <w:marTop w:val="0"/>
      <w:marBottom w:val="0"/>
      <w:divBdr>
        <w:top w:val="none" w:sz="0" w:space="0" w:color="auto"/>
        <w:left w:val="none" w:sz="0" w:space="0" w:color="auto"/>
        <w:bottom w:val="none" w:sz="0" w:space="0" w:color="auto"/>
        <w:right w:val="none" w:sz="0" w:space="0" w:color="auto"/>
      </w:divBdr>
    </w:div>
    <w:div w:id="1113095124">
      <w:bodyDiv w:val="1"/>
      <w:marLeft w:val="0"/>
      <w:marRight w:val="0"/>
      <w:marTop w:val="0"/>
      <w:marBottom w:val="0"/>
      <w:divBdr>
        <w:top w:val="none" w:sz="0" w:space="0" w:color="auto"/>
        <w:left w:val="none" w:sz="0" w:space="0" w:color="auto"/>
        <w:bottom w:val="none" w:sz="0" w:space="0" w:color="auto"/>
        <w:right w:val="none" w:sz="0" w:space="0" w:color="auto"/>
      </w:divBdr>
    </w:div>
    <w:div w:id="1124738345">
      <w:bodyDiv w:val="1"/>
      <w:marLeft w:val="0"/>
      <w:marRight w:val="0"/>
      <w:marTop w:val="0"/>
      <w:marBottom w:val="0"/>
      <w:divBdr>
        <w:top w:val="none" w:sz="0" w:space="0" w:color="auto"/>
        <w:left w:val="none" w:sz="0" w:space="0" w:color="auto"/>
        <w:bottom w:val="none" w:sz="0" w:space="0" w:color="auto"/>
        <w:right w:val="none" w:sz="0" w:space="0" w:color="auto"/>
      </w:divBdr>
    </w:div>
    <w:div w:id="1125197711">
      <w:bodyDiv w:val="1"/>
      <w:marLeft w:val="0"/>
      <w:marRight w:val="0"/>
      <w:marTop w:val="0"/>
      <w:marBottom w:val="0"/>
      <w:divBdr>
        <w:top w:val="none" w:sz="0" w:space="0" w:color="auto"/>
        <w:left w:val="none" w:sz="0" w:space="0" w:color="auto"/>
        <w:bottom w:val="none" w:sz="0" w:space="0" w:color="auto"/>
        <w:right w:val="none" w:sz="0" w:space="0" w:color="auto"/>
      </w:divBdr>
    </w:div>
    <w:div w:id="1134904415">
      <w:bodyDiv w:val="1"/>
      <w:marLeft w:val="0"/>
      <w:marRight w:val="0"/>
      <w:marTop w:val="0"/>
      <w:marBottom w:val="0"/>
      <w:divBdr>
        <w:top w:val="none" w:sz="0" w:space="0" w:color="auto"/>
        <w:left w:val="none" w:sz="0" w:space="0" w:color="auto"/>
        <w:bottom w:val="none" w:sz="0" w:space="0" w:color="auto"/>
        <w:right w:val="none" w:sz="0" w:space="0" w:color="auto"/>
      </w:divBdr>
    </w:div>
    <w:div w:id="1136878317">
      <w:bodyDiv w:val="1"/>
      <w:marLeft w:val="0"/>
      <w:marRight w:val="0"/>
      <w:marTop w:val="0"/>
      <w:marBottom w:val="0"/>
      <w:divBdr>
        <w:top w:val="none" w:sz="0" w:space="0" w:color="auto"/>
        <w:left w:val="none" w:sz="0" w:space="0" w:color="auto"/>
        <w:bottom w:val="none" w:sz="0" w:space="0" w:color="auto"/>
        <w:right w:val="none" w:sz="0" w:space="0" w:color="auto"/>
      </w:divBdr>
    </w:div>
    <w:div w:id="1179468219">
      <w:bodyDiv w:val="1"/>
      <w:marLeft w:val="0"/>
      <w:marRight w:val="0"/>
      <w:marTop w:val="0"/>
      <w:marBottom w:val="0"/>
      <w:divBdr>
        <w:top w:val="none" w:sz="0" w:space="0" w:color="auto"/>
        <w:left w:val="none" w:sz="0" w:space="0" w:color="auto"/>
        <w:bottom w:val="none" w:sz="0" w:space="0" w:color="auto"/>
        <w:right w:val="none" w:sz="0" w:space="0" w:color="auto"/>
      </w:divBdr>
    </w:div>
    <w:div w:id="1180968687">
      <w:bodyDiv w:val="1"/>
      <w:marLeft w:val="0"/>
      <w:marRight w:val="0"/>
      <w:marTop w:val="0"/>
      <w:marBottom w:val="0"/>
      <w:divBdr>
        <w:top w:val="none" w:sz="0" w:space="0" w:color="auto"/>
        <w:left w:val="none" w:sz="0" w:space="0" w:color="auto"/>
        <w:bottom w:val="none" w:sz="0" w:space="0" w:color="auto"/>
        <w:right w:val="none" w:sz="0" w:space="0" w:color="auto"/>
      </w:divBdr>
    </w:div>
    <w:div w:id="1192496869">
      <w:bodyDiv w:val="1"/>
      <w:marLeft w:val="0"/>
      <w:marRight w:val="0"/>
      <w:marTop w:val="0"/>
      <w:marBottom w:val="0"/>
      <w:divBdr>
        <w:top w:val="none" w:sz="0" w:space="0" w:color="auto"/>
        <w:left w:val="none" w:sz="0" w:space="0" w:color="auto"/>
        <w:bottom w:val="none" w:sz="0" w:space="0" w:color="auto"/>
        <w:right w:val="none" w:sz="0" w:space="0" w:color="auto"/>
      </w:divBdr>
    </w:div>
    <w:div w:id="1195073988">
      <w:bodyDiv w:val="1"/>
      <w:marLeft w:val="0"/>
      <w:marRight w:val="0"/>
      <w:marTop w:val="0"/>
      <w:marBottom w:val="0"/>
      <w:divBdr>
        <w:top w:val="none" w:sz="0" w:space="0" w:color="auto"/>
        <w:left w:val="none" w:sz="0" w:space="0" w:color="auto"/>
        <w:bottom w:val="none" w:sz="0" w:space="0" w:color="auto"/>
        <w:right w:val="none" w:sz="0" w:space="0" w:color="auto"/>
      </w:divBdr>
    </w:div>
    <w:div w:id="1200892296">
      <w:bodyDiv w:val="1"/>
      <w:marLeft w:val="0"/>
      <w:marRight w:val="0"/>
      <w:marTop w:val="0"/>
      <w:marBottom w:val="0"/>
      <w:divBdr>
        <w:top w:val="none" w:sz="0" w:space="0" w:color="auto"/>
        <w:left w:val="none" w:sz="0" w:space="0" w:color="auto"/>
        <w:bottom w:val="none" w:sz="0" w:space="0" w:color="auto"/>
        <w:right w:val="none" w:sz="0" w:space="0" w:color="auto"/>
      </w:divBdr>
    </w:div>
    <w:div w:id="1216771095">
      <w:bodyDiv w:val="1"/>
      <w:marLeft w:val="0"/>
      <w:marRight w:val="0"/>
      <w:marTop w:val="0"/>
      <w:marBottom w:val="0"/>
      <w:divBdr>
        <w:top w:val="none" w:sz="0" w:space="0" w:color="auto"/>
        <w:left w:val="none" w:sz="0" w:space="0" w:color="auto"/>
        <w:bottom w:val="none" w:sz="0" w:space="0" w:color="auto"/>
        <w:right w:val="none" w:sz="0" w:space="0" w:color="auto"/>
      </w:divBdr>
    </w:div>
    <w:div w:id="1224828244">
      <w:bodyDiv w:val="1"/>
      <w:marLeft w:val="0"/>
      <w:marRight w:val="0"/>
      <w:marTop w:val="0"/>
      <w:marBottom w:val="0"/>
      <w:divBdr>
        <w:top w:val="none" w:sz="0" w:space="0" w:color="auto"/>
        <w:left w:val="none" w:sz="0" w:space="0" w:color="auto"/>
        <w:bottom w:val="none" w:sz="0" w:space="0" w:color="auto"/>
        <w:right w:val="none" w:sz="0" w:space="0" w:color="auto"/>
      </w:divBdr>
    </w:div>
    <w:div w:id="1230458281">
      <w:bodyDiv w:val="1"/>
      <w:marLeft w:val="0"/>
      <w:marRight w:val="0"/>
      <w:marTop w:val="0"/>
      <w:marBottom w:val="0"/>
      <w:divBdr>
        <w:top w:val="none" w:sz="0" w:space="0" w:color="auto"/>
        <w:left w:val="none" w:sz="0" w:space="0" w:color="auto"/>
        <w:bottom w:val="none" w:sz="0" w:space="0" w:color="auto"/>
        <w:right w:val="none" w:sz="0" w:space="0" w:color="auto"/>
      </w:divBdr>
    </w:div>
    <w:div w:id="1230769022">
      <w:bodyDiv w:val="1"/>
      <w:marLeft w:val="0"/>
      <w:marRight w:val="0"/>
      <w:marTop w:val="0"/>
      <w:marBottom w:val="0"/>
      <w:divBdr>
        <w:top w:val="none" w:sz="0" w:space="0" w:color="auto"/>
        <w:left w:val="none" w:sz="0" w:space="0" w:color="auto"/>
        <w:bottom w:val="none" w:sz="0" w:space="0" w:color="auto"/>
        <w:right w:val="none" w:sz="0" w:space="0" w:color="auto"/>
      </w:divBdr>
    </w:div>
    <w:div w:id="1240361875">
      <w:bodyDiv w:val="1"/>
      <w:marLeft w:val="0"/>
      <w:marRight w:val="0"/>
      <w:marTop w:val="0"/>
      <w:marBottom w:val="0"/>
      <w:divBdr>
        <w:top w:val="none" w:sz="0" w:space="0" w:color="auto"/>
        <w:left w:val="none" w:sz="0" w:space="0" w:color="auto"/>
        <w:bottom w:val="none" w:sz="0" w:space="0" w:color="auto"/>
        <w:right w:val="none" w:sz="0" w:space="0" w:color="auto"/>
      </w:divBdr>
    </w:div>
    <w:div w:id="1243301068">
      <w:bodyDiv w:val="1"/>
      <w:marLeft w:val="0"/>
      <w:marRight w:val="0"/>
      <w:marTop w:val="0"/>
      <w:marBottom w:val="0"/>
      <w:divBdr>
        <w:top w:val="none" w:sz="0" w:space="0" w:color="auto"/>
        <w:left w:val="none" w:sz="0" w:space="0" w:color="auto"/>
        <w:bottom w:val="none" w:sz="0" w:space="0" w:color="auto"/>
        <w:right w:val="none" w:sz="0" w:space="0" w:color="auto"/>
      </w:divBdr>
    </w:div>
    <w:div w:id="1245069959">
      <w:bodyDiv w:val="1"/>
      <w:marLeft w:val="0"/>
      <w:marRight w:val="0"/>
      <w:marTop w:val="0"/>
      <w:marBottom w:val="0"/>
      <w:divBdr>
        <w:top w:val="none" w:sz="0" w:space="0" w:color="auto"/>
        <w:left w:val="none" w:sz="0" w:space="0" w:color="auto"/>
        <w:bottom w:val="none" w:sz="0" w:space="0" w:color="auto"/>
        <w:right w:val="none" w:sz="0" w:space="0" w:color="auto"/>
      </w:divBdr>
    </w:div>
    <w:div w:id="1252395934">
      <w:bodyDiv w:val="1"/>
      <w:marLeft w:val="0"/>
      <w:marRight w:val="0"/>
      <w:marTop w:val="0"/>
      <w:marBottom w:val="0"/>
      <w:divBdr>
        <w:top w:val="none" w:sz="0" w:space="0" w:color="auto"/>
        <w:left w:val="none" w:sz="0" w:space="0" w:color="auto"/>
        <w:bottom w:val="none" w:sz="0" w:space="0" w:color="auto"/>
        <w:right w:val="none" w:sz="0" w:space="0" w:color="auto"/>
      </w:divBdr>
    </w:div>
    <w:div w:id="1254902424">
      <w:bodyDiv w:val="1"/>
      <w:marLeft w:val="0"/>
      <w:marRight w:val="0"/>
      <w:marTop w:val="0"/>
      <w:marBottom w:val="0"/>
      <w:divBdr>
        <w:top w:val="none" w:sz="0" w:space="0" w:color="auto"/>
        <w:left w:val="none" w:sz="0" w:space="0" w:color="auto"/>
        <w:bottom w:val="none" w:sz="0" w:space="0" w:color="auto"/>
        <w:right w:val="none" w:sz="0" w:space="0" w:color="auto"/>
      </w:divBdr>
    </w:div>
    <w:div w:id="1267158434">
      <w:bodyDiv w:val="1"/>
      <w:marLeft w:val="0"/>
      <w:marRight w:val="0"/>
      <w:marTop w:val="0"/>
      <w:marBottom w:val="0"/>
      <w:divBdr>
        <w:top w:val="none" w:sz="0" w:space="0" w:color="auto"/>
        <w:left w:val="none" w:sz="0" w:space="0" w:color="auto"/>
        <w:bottom w:val="none" w:sz="0" w:space="0" w:color="auto"/>
        <w:right w:val="none" w:sz="0" w:space="0" w:color="auto"/>
      </w:divBdr>
    </w:div>
    <w:div w:id="1270891469">
      <w:bodyDiv w:val="1"/>
      <w:marLeft w:val="0"/>
      <w:marRight w:val="0"/>
      <w:marTop w:val="0"/>
      <w:marBottom w:val="0"/>
      <w:divBdr>
        <w:top w:val="none" w:sz="0" w:space="0" w:color="auto"/>
        <w:left w:val="none" w:sz="0" w:space="0" w:color="auto"/>
        <w:bottom w:val="none" w:sz="0" w:space="0" w:color="auto"/>
        <w:right w:val="none" w:sz="0" w:space="0" w:color="auto"/>
      </w:divBdr>
    </w:div>
    <w:div w:id="1271476177">
      <w:bodyDiv w:val="1"/>
      <w:marLeft w:val="0"/>
      <w:marRight w:val="0"/>
      <w:marTop w:val="0"/>
      <w:marBottom w:val="0"/>
      <w:divBdr>
        <w:top w:val="none" w:sz="0" w:space="0" w:color="auto"/>
        <w:left w:val="none" w:sz="0" w:space="0" w:color="auto"/>
        <w:bottom w:val="none" w:sz="0" w:space="0" w:color="auto"/>
        <w:right w:val="none" w:sz="0" w:space="0" w:color="auto"/>
      </w:divBdr>
    </w:div>
    <w:div w:id="1274746928">
      <w:bodyDiv w:val="1"/>
      <w:marLeft w:val="0"/>
      <w:marRight w:val="0"/>
      <w:marTop w:val="0"/>
      <w:marBottom w:val="0"/>
      <w:divBdr>
        <w:top w:val="none" w:sz="0" w:space="0" w:color="auto"/>
        <w:left w:val="none" w:sz="0" w:space="0" w:color="auto"/>
        <w:bottom w:val="none" w:sz="0" w:space="0" w:color="auto"/>
        <w:right w:val="none" w:sz="0" w:space="0" w:color="auto"/>
      </w:divBdr>
    </w:div>
    <w:div w:id="1282999447">
      <w:bodyDiv w:val="1"/>
      <w:marLeft w:val="0"/>
      <w:marRight w:val="0"/>
      <w:marTop w:val="0"/>
      <w:marBottom w:val="0"/>
      <w:divBdr>
        <w:top w:val="none" w:sz="0" w:space="0" w:color="auto"/>
        <w:left w:val="none" w:sz="0" w:space="0" w:color="auto"/>
        <w:bottom w:val="none" w:sz="0" w:space="0" w:color="auto"/>
        <w:right w:val="none" w:sz="0" w:space="0" w:color="auto"/>
      </w:divBdr>
    </w:div>
    <w:div w:id="1294021055">
      <w:bodyDiv w:val="1"/>
      <w:marLeft w:val="0"/>
      <w:marRight w:val="0"/>
      <w:marTop w:val="0"/>
      <w:marBottom w:val="0"/>
      <w:divBdr>
        <w:top w:val="none" w:sz="0" w:space="0" w:color="auto"/>
        <w:left w:val="none" w:sz="0" w:space="0" w:color="auto"/>
        <w:bottom w:val="none" w:sz="0" w:space="0" w:color="auto"/>
        <w:right w:val="none" w:sz="0" w:space="0" w:color="auto"/>
      </w:divBdr>
    </w:div>
    <w:div w:id="1296521957">
      <w:bodyDiv w:val="1"/>
      <w:marLeft w:val="0"/>
      <w:marRight w:val="0"/>
      <w:marTop w:val="0"/>
      <w:marBottom w:val="0"/>
      <w:divBdr>
        <w:top w:val="none" w:sz="0" w:space="0" w:color="auto"/>
        <w:left w:val="none" w:sz="0" w:space="0" w:color="auto"/>
        <w:bottom w:val="none" w:sz="0" w:space="0" w:color="auto"/>
        <w:right w:val="none" w:sz="0" w:space="0" w:color="auto"/>
      </w:divBdr>
    </w:div>
    <w:div w:id="1308437081">
      <w:bodyDiv w:val="1"/>
      <w:marLeft w:val="0"/>
      <w:marRight w:val="0"/>
      <w:marTop w:val="0"/>
      <w:marBottom w:val="0"/>
      <w:divBdr>
        <w:top w:val="none" w:sz="0" w:space="0" w:color="auto"/>
        <w:left w:val="none" w:sz="0" w:space="0" w:color="auto"/>
        <w:bottom w:val="none" w:sz="0" w:space="0" w:color="auto"/>
        <w:right w:val="none" w:sz="0" w:space="0" w:color="auto"/>
      </w:divBdr>
    </w:div>
    <w:div w:id="1308898133">
      <w:bodyDiv w:val="1"/>
      <w:marLeft w:val="0"/>
      <w:marRight w:val="0"/>
      <w:marTop w:val="0"/>
      <w:marBottom w:val="0"/>
      <w:divBdr>
        <w:top w:val="none" w:sz="0" w:space="0" w:color="auto"/>
        <w:left w:val="none" w:sz="0" w:space="0" w:color="auto"/>
        <w:bottom w:val="none" w:sz="0" w:space="0" w:color="auto"/>
        <w:right w:val="none" w:sz="0" w:space="0" w:color="auto"/>
      </w:divBdr>
    </w:div>
    <w:div w:id="1315260603">
      <w:bodyDiv w:val="1"/>
      <w:marLeft w:val="0"/>
      <w:marRight w:val="0"/>
      <w:marTop w:val="0"/>
      <w:marBottom w:val="0"/>
      <w:divBdr>
        <w:top w:val="none" w:sz="0" w:space="0" w:color="auto"/>
        <w:left w:val="none" w:sz="0" w:space="0" w:color="auto"/>
        <w:bottom w:val="none" w:sz="0" w:space="0" w:color="auto"/>
        <w:right w:val="none" w:sz="0" w:space="0" w:color="auto"/>
      </w:divBdr>
    </w:div>
    <w:div w:id="1321424085">
      <w:bodyDiv w:val="1"/>
      <w:marLeft w:val="0"/>
      <w:marRight w:val="0"/>
      <w:marTop w:val="0"/>
      <w:marBottom w:val="0"/>
      <w:divBdr>
        <w:top w:val="none" w:sz="0" w:space="0" w:color="auto"/>
        <w:left w:val="none" w:sz="0" w:space="0" w:color="auto"/>
        <w:bottom w:val="none" w:sz="0" w:space="0" w:color="auto"/>
        <w:right w:val="none" w:sz="0" w:space="0" w:color="auto"/>
      </w:divBdr>
    </w:div>
    <w:div w:id="1339191533">
      <w:bodyDiv w:val="1"/>
      <w:marLeft w:val="0"/>
      <w:marRight w:val="0"/>
      <w:marTop w:val="0"/>
      <w:marBottom w:val="0"/>
      <w:divBdr>
        <w:top w:val="none" w:sz="0" w:space="0" w:color="auto"/>
        <w:left w:val="none" w:sz="0" w:space="0" w:color="auto"/>
        <w:bottom w:val="none" w:sz="0" w:space="0" w:color="auto"/>
        <w:right w:val="none" w:sz="0" w:space="0" w:color="auto"/>
      </w:divBdr>
    </w:div>
    <w:div w:id="1345089703">
      <w:bodyDiv w:val="1"/>
      <w:marLeft w:val="0"/>
      <w:marRight w:val="0"/>
      <w:marTop w:val="0"/>
      <w:marBottom w:val="0"/>
      <w:divBdr>
        <w:top w:val="none" w:sz="0" w:space="0" w:color="auto"/>
        <w:left w:val="none" w:sz="0" w:space="0" w:color="auto"/>
        <w:bottom w:val="none" w:sz="0" w:space="0" w:color="auto"/>
        <w:right w:val="none" w:sz="0" w:space="0" w:color="auto"/>
      </w:divBdr>
    </w:div>
    <w:div w:id="1348942917">
      <w:bodyDiv w:val="1"/>
      <w:marLeft w:val="0"/>
      <w:marRight w:val="0"/>
      <w:marTop w:val="0"/>
      <w:marBottom w:val="0"/>
      <w:divBdr>
        <w:top w:val="none" w:sz="0" w:space="0" w:color="auto"/>
        <w:left w:val="none" w:sz="0" w:space="0" w:color="auto"/>
        <w:bottom w:val="none" w:sz="0" w:space="0" w:color="auto"/>
        <w:right w:val="none" w:sz="0" w:space="0" w:color="auto"/>
      </w:divBdr>
    </w:div>
    <w:div w:id="1355351402">
      <w:bodyDiv w:val="1"/>
      <w:marLeft w:val="0"/>
      <w:marRight w:val="0"/>
      <w:marTop w:val="0"/>
      <w:marBottom w:val="0"/>
      <w:divBdr>
        <w:top w:val="none" w:sz="0" w:space="0" w:color="auto"/>
        <w:left w:val="none" w:sz="0" w:space="0" w:color="auto"/>
        <w:bottom w:val="none" w:sz="0" w:space="0" w:color="auto"/>
        <w:right w:val="none" w:sz="0" w:space="0" w:color="auto"/>
      </w:divBdr>
    </w:div>
    <w:div w:id="1356688519">
      <w:bodyDiv w:val="1"/>
      <w:marLeft w:val="0"/>
      <w:marRight w:val="0"/>
      <w:marTop w:val="0"/>
      <w:marBottom w:val="0"/>
      <w:divBdr>
        <w:top w:val="none" w:sz="0" w:space="0" w:color="auto"/>
        <w:left w:val="none" w:sz="0" w:space="0" w:color="auto"/>
        <w:bottom w:val="none" w:sz="0" w:space="0" w:color="auto"/>
        <w:right w:val="none" w:sz="0" w:space="0" w:color="auto"/>
      </w:divBdr>
    </w:div>
    <w:div w:id="1360428814">
      <w:bodyDiv w:val="1"/>
      <w:marLeft w:val="0"/>
      <w:marRight w:val="0"/>
      <w:marTop w:val="0"/>
      <w:marBottom w:val="0"/>
      <w:divBdr>
        <w:top w:val="none" w:sz="0" w:space="0" w:color="auto"/>
        <w:left w:val="none" w:sz="0" w:space="0" w:color="auto"/>
        <w:bottom w:val="none" w:sz="0" w:space="0" w:color="auto"/>
        <w:right w:val="none" w:sz="0" w:space="0" w:color="auto"/>
      </w:divBdr>
    </w:div>
    <w:div w:id="1369643380">
      <w:bodyDiv w:val="1"/>
      <w:marLeft w:val="0"/>
      <w:marRight w:val="0"/>
      <w:marTop w:val="0"/>
      <w:marBottom w:val="0"/>
      <w:divBdr>
        <w:top w:val="none" w:sz="0" w:space="0" w:color="auto"/>
        <w:left w:val="none" w:sz="0" w:space="0" w:color="auto"/>
        <w:bottom w:val="none" w:sz="0" w:space="0" w:color="auto"/>
        <w:right w:val="none" w:sz="0" w:space="0" w:color="auto"/>
      </w:divBdr>
    </w:div>
    <w:div w:id="1370573258">
      <w:bodyDiv w:val="1"/>
      <w:marLeft w:val="0"/>
      <w:marRight w:val="0"/>
      <w:marTop w:val="0"/>
      <w:marBottom w:val="0"/>
      <w:divBdr>
        <w:top w:val="none" w:sz="0" w:space="0" w:color="auto"/>
        <w:left w:val="none" w:sz="0" w:space="0" w:color="auto"/>
        <w:bottom w:val="none" w:sz="0" w:space="0" w:color="auto"/>
        <w:right w:val="none" w:sz="0" w:space="0" w:color="auto"/>
      </w:divBdr>
    </w:div>
    <w:div w:id="1393625658">
      <w:bodyDiv w:val="1"/>
      <w:marLeft w:val="0"/>
      <w:marRight w:val="0"/>
      <w:marTop w:val="0"/>
      <w:marBottom w:val="0"/>
      <w:divBdr>
        <w:top w:val="none" w:sz="0" w:space="0" w:color="auto"/>
        <w:left w:val="none" w:sz="0" w:space="0" w:color="auto"/>
        <w:bottom w:val="none" w:sz="0" w:space="0" w:color="auto"/>
        <w:right w:val="none" w:sz="0" w:space="0" w:color="auto"/>
      </w:divBdr>
    </w:div>
    <w:div w:id="1396274441">
      <w:bodyDiv w:val="1"/>
      <w:marLeft w:val="0"/>
      <w:marRight w:val="0"/>
      <w:marTop w:val="0"/>
      <w:marBottom w:val="0"/>
      <w:divBdr>
        <w:top w:val="none" w:sz="0" w:space="0" w:color="auto"/>
        <w:left w:val="none" w:sz="0" w:space="0" w:color="auto"/>
        <w:bottom w:val="none" w:sz="0" w:space="0" w:color="auto"/>
        <w:right w:val="none" w:sz="0" w:space="0" w:color="auto"/>
      </w:divBdr>
    </w:div>
    <w:div w:id="1410469606">
      <w:bodyDiv w:val="1"/>
      <w:marLeft w:val="0"/>
      <w:marRight w:val="0"/>
      <w:marTop w:val="0"/>
      <w:marBottom w:val="0"/>
      <w:divBdr>
        <w:top w:val="none" w:sz="0" w:space="0" w:color="auto"/>
        <w:left w:val="none" w:sz="0" w:space="0" w:color="auto"/>
        <w:bottom w:val="none" w:sz="0" w:space="0" w:color="auto"/>
        <w:right w:val="none" w:sz="0" w:space="0" w:color="auto"/>
      </w:divBdr>
    </w:div>
    <w:div w:id="1423914330">
      <w:bodyDiv w:val="1"/>
      <w:marLeft w:val="0"/>
      <w:marRight w:val="0"/>
      <w:marTop w:val="0"/>
      <w:marBottom w:val="0"/>
      <w:divBdr>
        <w:top w:val="none" w:sz="0" w:space="0" w:color="auto"/>
        <w:left w:val="none" w:sz="0" w:space="0" w:color="auto"/>
        <w:bottom w:val="none" w:sz="0" w:space="0" w:color="auto"/>
        <w:right w:val="none" w:sz="0" w:space="0" w:color="auto"/>
      </w:divBdr>
    </w:div>
    <w:div w:id="1463503867">
      <w:bodyDiv w:val="1"/>
      <w:marLeft w:val="0"/>
      <w:marRight w:val="0"/>
      <w:marTop w:val="0"/>
      <w:marBottom w:val="0"/>
      <w:divBdr>
        <w:top w:val="none" w:sz="0" w:space="0" w:color="auto"/>
        <w:left w:val="none" w:sz="0" w:space="0" w:color="auto"/>
        <w:bottom w:val="none" w:sz="0" w:space="0" w:color="auto"/>
        <w:right w:val="none" w:sz="0" w:space="0" w:color="auto"/>
      </w:divBdr>
    </w:div>
    <w:div w:id="1464302843">
      <w:bodyDiv w:val="1"/>
      <w:marLeft w:val="0"/>
      <w:marRight w:val="0"/>
      <w:marTop w:val="0"/>
      <w:marBottom w:val="0"/>
      <w:divBdr>
        <w:top w:val="none" w:sz="0" w:space="0" w:color="auto"/>
        <w:left w:val="none" w:sz="0" w:space="0" w:color="auto"/>
        <w:bottom w:val="none" w:sz="0" w:space="0" w:color="auto"/>
        <w:right w:val="none" w:sz="0" w:space="0" w:color="auto"/>
      </w:divBdr>
    </w:div>
    <w:div w:id="1497039561">
      <w:bodyDiv w:val="1"/>
      <w:marLeft w:val="0"/>
      <w:marRight w:val="0"/>
      <w:marTop w:val="0"/>
      <w:marBottom w:val="0"/>
      <w:divBdr>
        <w:top w:val="none" w:sz="0" w:space="0" w:color="auto"/>
        <w:left w:val="none" w:sz="0" w:space="0" w:color="auto"/>
        <w:bottom w:val="none" w:sz="0" w:space="0" w:color="auto"/>
        <w:right w:val="none" w:sz="0" w:space="0" w:color="auto"/>
      </w:divBdr>
    </w:div>
    <w:div w:id="1501583876">
      <w:bodyDiv w:val="1"/>
      <w:marLeft w:val="0"/>
      <w:marRight w:val="0"/>
      <w:marTop w:val="0"/>
      <w:marBottom w:val="0"/>
      <w:divBdr>
        <w:top w:val="none" w:sz="0" w:space="0" w:color="auto"/>
        <w:left w:val="none" w:sz="0" w:space="0" w:color="auto"/>
        <w:bottom w:val="none" w:sz="0" w:space="0" w:color="auto"/>
        <w:right w:val="none" w:sz="0" w:space="0" w:color="auto"/>
      </w:divBdr>
    </w:div>
    <w:div w:id="1531214927">
      <w:bodyDiv w:val="1"/>
      <w:marLeft w:val="0"/>
      <w:marRight w:val="0"/>
      <w:marTop w:val="0"/>
      <w:marBottom w:val="0"/>
      <w:divBdr>
        <w:top w:val="none" w:sz="0" w:space="0" w:color="auto"/>
        <w:left w:val="none" w:sz="0" w:space="0" w:color="auto"/>
        <w:bottom w:val="none" w:sz="0" w:space="0" w:color="auto"/>
        <w:right w:val="none" w:sz="0" w:space="0" w:color="auto"/>
      </w:divBdr>
    </w:div>
    <w:div w:id="1533684776">
      <w:bodyDiv w:val="1"/>
      <w:marLeft w:val="0"/>
      <w:marRight w:val="0"/>
      <w:marTop w:val="0"/>
      <w:marBottom w:val="0"/>
      <w:divBdr>
        <w:top w:val="none" w:sz="0" w:space="0" w:color="auto"/>
        <w:left w:val="none" w:sz="0" w:space="0" w:color="auto"/>
        <w:bottom w:val="none" w:sz="0" w:space="0" w:color="auto"/>
        <w:right w:val="none" w:sz="0" w:space="0" w:color="auto"/>
      </w:divBdr>
    </w:div>
    <w:div w:id="1552301158">
      <w:bodyDiv w:val="1"/>
      <w:marLeft w:val="0"/>
      <w:marRight w:val="0"/>
      <w:marTop w:val="0"/>
      <w:marBottom w:val="0"/>
      <w:divBdr>
        <w:top w:val="none" w:sz="0" w:space="0" w:color="auto"/>
        <w:left w:val="none" w:sz="0" w:space="0" w:color="auto"/>
        <w:bottom w:val="none" w:sz="0" w:space="0" w:color="auto"/>
        <w:right w:val="none" w:sz="0" w:space="0" w:color="auto"/>
      </w:divBdr>
    </w:div>
    <w:div w:id="1561553470">
      <w:bodyDiv w:val="1"/>
      <w:marLeft w:val="0"/>
      <w:marRight w:val="0"/>
      <w:marTop w:val="0"/>
      <w:marBottom w:val="0"/>
      <w:divBdr>
        <w:top w:val="none" w:sz="0" w:space="0" w:color="auto"/>
        <w:left w:val="none" w:sz="0" w:space="0" w:color="auto"/>
        <w:bottom w:val="none" w:sz="0" w:space="0" w:color="auto"/>
        <w:right w:val="none" w:sz="0" w:space="0" w:color="auto"/>
      </w:divBdr>
    </w:div>
    <w:div w:id="1588225511">
      <w:bodyDiv w:val="1"/>
      <w:marLeft w:val="0"/>
      <w:marRight w:val="0"/>
      <w:marTop w:val="0"/>
      <w:marBottom w:val="0"/>
      <w:divBdr>
        <w:top w:val="none" w:sz="0" w:space="0" w:color="auto"/>
        <w:left w:val="none" w:sz="0" w:space="0" w:color="auto"/>
        <w:bottom w:val="none" w:sz="0" w:space="0" w:color="auto"/>
        <w:right w:val="none" w:sz="0" w:space="0" w:color="auto"/>
      </w:divBdr>
    </w:div>
    <w:div w:id="1590652755">
      <w:bodyDiv w:val="1"/>
      <w:marLeft w:val="0"/>
      <w:marRight w:val="0"/>
      <w:marTop w:val="0"/>
      <w:marBottom w:val="0"/>
      <w:divBdr>
        <w:top w:val="none" w:sz="0" w:space="0" w:color="auto"/>
        <w:left w:val="none" w:sz="0" w:space="0" w:color="auto"/>
        <w:bottom w:val="none" w:sz="0" w:space="0" w:color="auto"/>
        <w:right w:val="none" w:sz="0" w:space="0" w:color="auto"/>
      </w:divBdr>
    </w:div>
    <w:div w:id="1595671894">
      <w:bodyDiv w:val="1"/>
      <w:marLeft w:val="0"/>
      <w:marRight w:val="0"/>
      <w:marTop w:val="0"/>
      <w:marBottom w:val="0"/>
      <w:divBdr>
        <w:top w:val="none" w:sz="0" w:space="0" w:color="auto"/>
        <w:left w:val="none" w:sz="0" w:space="0" w:color="auto"/>
        <w:bottom w:val="none" w:sz="0" w:space="0" w:color="auto"/>
        <w:right w:val="none" w:sz="0" w:space="0" w:color="auto"/>
      </w:divBdr>
    </w:div>
    <w:div w:id="1606233599">
      <w:bodyDiv w:val="1"/>
      <w:marLeft w:val="0"/>
      <w:marRight w:val="0"/>
      <w:marTop w:val="0"/>
      <w:marBottom w:val="0"/>
      <w:divBdr>
        <w:top w:val="none" w:sz="0" w:space="0" w:color="auto"/>
        <w:left w:val="none" w:sz="0" w:space="0" w:color="auto"/>
        <w:bottom w:val="none" w:sz="0" w:space="0" w:color="auto"/>
        <w:right w:val="none" w:sz="0" w:space="0" w:color="auto"/>
      </w:divBdr>
    </w:div>
    <w:div w:id="1607275029">
      <w:bodyDiv w:val="1"/>
      <w:marLeft w:val="0"/>
      <w:marRight w:val="0"/>
      <w:marTop w:val="0"/>
      <w:marBottom w:val="0"/>
      <w:divBdr>
        <w:top w:val="none" w:sz="0" w:space="0" w:color="auto"/>
        <w:left w:val="none" w:sz="0" w:space="0" w:color="auto"/>
        <w:bottom w:val="none" w:sz="0" w:space="0" w:color="auto"/>
        <w:right w:val="none" w:sz="0" w:space="0" w:color="auto"/>
      </w:divBdr>
    </w:div>
    <w:div w:id="1609039907">
      <w:bodyDiv w:val="1"/>
      <w:marLeft w:val="0"/>
      <w:marRight w:val="0"/>
      <w:marTop w:val="0"/>
      <w:marBottom w:val="0"/>
      <w:divBdr>
        <w:top w:val="none" w:sz="0" w:space="0" w:color="auto"/>
        <w:left w:val="none" w:sz="0" w:space="0" w:color="auto"/>
        <w:bottom w:val="none" w:sz="0" w:space="0" w:color="auto"/>
        <w:right w:val="none" w:sz="0" w:space="0" w:color="auto"/>
      </w:divBdr>
    </w:div>
    <w:div w:id="1622489776">
      <w:bodyDiv w:val="1"/>
      <w:marLeft w:val="0"/>
      <w:marRight w:val="0"/>
      <w:marTop w:val="0"/>
      <w:marBottom w:val="0"/>
      <w:divBdr>
        <w:top w:val="none" w:sz="0" w:space="0" w:color="auto"/>
        <w:left w:val="none" w:sz="0" w:space="0" w:color="auto"/>
        <w:bottom w:val="none" w:sz="0" w:space="0" w:color="auto"/>
        <w:right w:val="none" w:sz="0" w:space="0" w:color="auto"/>
      </w:divBdr>
    </w:div>
    <w:div w:id="1632439901">
      <w:bodyDiv w:val="1"/>
      <w:marLeft w:val="0"/>
      <w:marRight w:val="0"/>
      <w:marTop w:val="0"/>
      <w:marBottom w:val="0"/>
      <w:divBdr>
        <w:top w:val="none" w:sz="0" w:space="0" w:color="auto"/>
        <w:left w:val="none" w:sz="0" w:space="0" w:color="auto"/>
        <w:bottom w:val="none" w:sz="0" w:space="0" w:color="auto"/>
        <w:right w:val="none" w:sz="0" w:space="0" w:color="auto"/>
      </w:divBdr>
    </w:div>
    <w:div w:id="1643534034">
      <w:bodyDiv w:val="1"/>
      <w:marLeft w:val="0"/>
      <w:marRight w:val="0"/>
      <w:marTop w:val="0"/>
      <w:marBottom w:val="0"/>
      <w:divBdr>
        <w:top w:val="none" w:sz="0" w:space="0" w:color="auto"/>
        <w:left w:val="none" w:sz="0" w:space="0" w:color="auto"/>
        <w:bottom w:val="none" w:sz="0" w:space="0" w:color="auto"/>
        <w:right w:val="none" w:sz="0" w:space="0" w:color="auto"/>
      </w:divBdr>
    </w:div>
    <w:div w:id="1648048743">
      <w:bodyDiv w:val="1"/>
      <w:marLeft w:val="0"/>
      <w:marRight w:val="0"/>
      <w:marTop w:val="0"/>
      <w:marBottom w:val="0"/>
      <w:divBdr>
        <w:top w:val="none" w:sz="0" w:space="0" w:color="auto"/>
        <w:left w:val="none" w:sz="0" w:space="0" w:color="auto"/>
        <w:bottom w:val="none" w:sz="0" w:space="0" w:color="auto"/>
        <w:right w:val="none" w:sz="0" w:space="0" w:color="auto"/>
      </w:divBdr>
    </w:div>
    <w:div w:id="1648322126">
      <w:bodyDiv w:val="1"/>
      <w:marLeft w:val="0"/>
      <w:marRight w:val="0"/>
      <w:marTop w:val="0"/>
      <w:marBottom w:val="0"/>
      <w:divBdr>
        <w:top w:val="none" w:sz="0" w:space="0" w:color="auto"/>
        <w:left w:val="none" w:sz="0" w:space="0" w:color="auto"/>
        <w:bottom w:val="none" w:sz="0" w:space="0" w:color="auto"/>
        <w:right w:val="none" w:sz="0" w:space="0" w:color="auto"/>
      </w:divBdr>
    </w:div>
    <w:div w:id="1655793004">
      <w:bodyDiv w:val="1"/>
      <w:marLeft w:val="0"/>
      <w:marRight w:val="0"/>
      <w:marTop w:val="0"/>
      <w:marBottom w:val="0"/>
      <w:divBdr>
        <w:top w:val="none" w:sz="0" w:space="0" w:color="auto"/>
        <w:left w:val="none" w:sz="0" w:space="0" w:color="auto"/>
        <w:bottom w:val="none" w:sz="0" w:space="0" w:color="auto"/>
        <w:right w:val="none" w:sz="0" w:space="0" w:color="auto"/>
      </w:divBdr>
    </w:div>
    <w:div w:id="1667440010">
      <w:bodyDiv w:val="1"/>
      <w:marLeft w:val="0"/>
      <w:marRight w:val="0"/>
      <w:marTop w:val="0"/>
      <w:marBottom w:val="0"/>
      <w:divBdr>
        <w:top w:val="none" w:sz="0" w:space="0" w:color="auto"/>
        <w:left w:val="none" w:sz="0" w:space="0" w:color="auto"/>
        <w:bottom w:val="none" w:sz="0" w:space="0" w:color="auto"/>
        <w:right w:val="none" w:sz="0" w:space="0" w:color="auto"/>
      </w:divBdr>
    </w:div>
    <w:div w:id="1683318837">
      <w:bodyDiv w:val="1"/>
      <w:marLeft w:val="0"/>
      <w:marRight w:val="0"/>
      <w:marTop w:val="0"/>
      <w:marBottom w:val="0"/>
      <w:divBdr>
        <w:top w:val="none" w:sz="0" w:space="0" w:color="auto"/>
        <w:left w:val="none" w:sz="0" w:space="0" w:color="auto"/>
        <w:bottom w:val="none" w:sz="0" w:space="0" w:color="auto"/>
        <w:right w:val="none" w:sz="0" w:space="0" w:color="auto"/>
      </w:divBdr>
    </w:div>
    <w:div w:id="1686253149">
      <w:bodyDiv w:val="1"/>
      <w:marLeft w:val="0"/>
      <w:marRight w:val="0"/>
      <w:marTop w:val="0"/>
      <w:marBottom w:val="0"/>
      <w:divBdr>
        <w:top w:val="none" w:sz="0" w:space="0" w:color="auto"/>
        <w:left w:val="none" w:sz="0" w:space="0" w:color="auto"/>
        <w:bottom w:val="none" w:sz="0" w:space="0" w:color="auto"/>
        <w:right w:val="none" w:sz="0" w:space="0" w:color="auto"/>
      </w:divBdr>
    </w:div>
    <w:div w:id="1694262439">
      <w:bodyDiv w:val="1"/>
      <w:marLeft w:val="0"/>
      <w:marRight w:val="0"/>
      <w:marTop w:val="0"/>
      <w:marBottom w:val="0"/>
      <w:divBdr>
        <w:top w:val="none" w:sz="0" w:space="0" w:color="auto"/>
        <w:left w:val="none" w:sz="0" w:space="0" w:color="auto"/>
        <w:bottom w:val="none" w:sz="0" w:space="0" w:color="auto"/>
        <w:right w:val="none" w:sz="0" w:space="0" w:color="auto"/>
      </w:divBdr>
    </w:div>
    <w:div w:id="1705135908">
      <w:bodyDiv w:val="1"/>
      <w:marLeft w:val="0"/>
      <w:marRight w:val="0"/>
      <w:marTop w:val="0"/>
      <w:marBottom w:val="0"/>
      <w:divBdr>
        <w:top w:val="none" w:sz="0" w:space="0" w:color="auto"/>
        <w:left w:val="none" w:sz="0" w:space="0" w:color="auto"/>
        <w:bottom w:val="none" w:sz="0" w:space="0" w:color="auto"/>
        <w:right w:val="none" w:sz="0" w:space="0" w:color="auto"/>
      </w:divBdr>
    </w:div>
    <w:div w:id="1712682621">
      <w:bodyDiv w:val="1"/>
      <w:marLeft w:val="0"/>
      <w:marRight w:val="0"/>
      <w:marTop w:val="0"/>
      <w:marBottom w:val="0"/>
      <w:divBdr>
        <w:top w:val="none" w:sz="0" w:space="0" w:color="auto"/>
        <w:left w:val="none" w:sz="0" w:space="0" w:color="auto"/>
        <w:bottom w:val="none" w:sz="0" w:space="0" w:color="auto"/>
        <w:right w:val="none" w:sz="0" w:space="0" w:color="auto"/>
      </w:divBdr>
    </w:div>
    <w:div w:id="1733116772">
      <w:bodyDiv w:val="1"/>
      <w:marLeft w:val="0"/>
      <w:marRight w:val="0"/>
      <w:marTop w:val="0"/>
      <w:marBottom w:val="0"/>
      <w:divBdr>
        <w:top w:val="none" w:sz="0" w:space="0" w:color="auto"/>
        <w:left w:val="none" w:sz="0" w:space="0" w:color="auto"/>
        <w:bottom w:val="none" w:sz="0" w:space="0" w:color="auto"/>
        <w:right w:val="none" w:sz="0" w:space="0" w:color="auto"/>
      </w:divBdr>
    </w:div>
    <w:div w:id="1751929242">
      <w:bodyDiv w:val="1"/>
      <w:marLeft w:val="0"/>
      <w:marRight w:val="0"/>
      <w:marTop w:val="0"/>
      <w:marBottom w:val="0"/>
      <w:divBdr>
        <w:top w:val="none" w:sz="0" w:space="0" w:color="auto"/>
        <w:left w:val="none" w:sz="0" w:space="0" w:color="auto"/>
        <w:bottom w:val="none" w:sz="0" w:space="0" w:color="auto"/>
        <w:right w:val="none" w:sz="0" w:space="0" w:color="auto"/>
      </w:divBdr>
    </w:div>
    <w:div w:id="1755206911">
      <w:bodyDiv w:val="1"/>
      <w:marLeft w:val="0"/>
      <w:marRight w:val="0"/>
      <w:marTop w:val="0"/>
      <w:marBottom w:val="0"/>
      <w:divBdr>
        <w:top w:val="none" w:sz="0" w:space="0" w:color="auto"/>
        <w:left w:val="none" w:sz="0" w:space="0" w:color="auto"/>
        <w:bottom w:val="none" w:sz="0" w:space="0" w:color="auto"/>
        <w:right w:val="none" w:sz="0" w:space="0" w:color="auto"/>
      </w:divBdr>
    </w:div>
    <w:div w:id="1786732461">
      <w:bodyDiv w:val="1"/>
      <w:marLeft w:val="0"/>
      <w:marRight w:val="0"/>
      <w:marTop w:val="0"/>
      <w:marBottom w:val="0"/>
      <w:divBdr>
        <w:top w:val="none" w:sz="0" w:space="0" w:color="auto"/>
        <w:left w:val="none" w:sz="0" w:space="0" w:color="auto"/>
        <w:bottom w:val="none" w:sz="0" w:space="0" w:color="auto"/>
        <w:right w:val="none" w:sz="0" w:space="0" w:color="auto"/>
      </w:divBdr>
    </w:div>
    <w:div w:id="1805614324">
      <w:bodyDiv w:val="1"/>
      <w:marLeft w:val="0"/>
      <w:marRight w:val="0"/>
      <w:marTop w:val="0"/>
      <w:marBottom w:val="0"/>
      <w:divBdr>
        <w:top w:val="none" w:sz="0" w:space="0" w:color="auto"/>
        <w:left w:val="none" w:sz="0" w:space="0" w:color="auto"/>
        <w:bottom w:val="none" w:sz="0" w:space="0" w:color="auto"/>
        <w:right w:val="none" w:sz="0" w:space="0" w:color="auto"/>
      </w:divBdr>
    </w:div>
    <w:div w:id="1818254026">
      <w:bodyDiv w:val="1"/>
      <w:marLeft w:val="0"/>
      <w:marRight w:val="0"/>
      <w:marTop w:val="0"/>
      <w:marBottom w:val="0"/>
      <w:divBdr>
        <w:top w:val="none" w:sz="0" w:space="0" w:color="auto"/>
        <w:left w:val="none" w:sz="0" w:space="0" w:color="auto"/>
        <w:bottom w:val="none" w:sz="0" w:space="0" w:color="auto"/>
        <w:right w:val="none" w:sz="0" w:space="0" w:color="auto"/>
      </w:divBdr>
    </w:div>
    <w:div w:id="1818567669">
      <w:bodyDiv w:val="1"/>
      <w:marLeft w:val="0"/>
      <w:marRight w:val="0"/>
      <w:marTop w:val="0"/>
      <w:marBottom w:val="0"/>
      <w:divBdr>
        <w:top w:val="none" w:sz="0" w:space="0" w:color="auto"/>
        <w:left w:val="none" w:sz="0" w:space="0" w:color="auto"/>
        <w:bottom w:val="none" w:sz="0" w:space="0" w:color="auto"/>
        <w:right w:val="none" w:sz="0" w:space="0" w:color="auto"/>
      </w:divBdr>
    </w:div>
    <w:div w:id="1824155646">
      <w:bodyDiv w:val="1"/>
      <w:marLeft w:val="0"/>
      <w:marRight w:val="0"/>
      <w:marTop w:val="0"/>
      <w:marBottom w:val="0"/>
      <w:divBdr>
        <w:top w:val="none" w:sz="0" w:space="0" w:color="auto"/>
        <w:left w:val="none" w:sz="0" w:space="0" w:color="auto"/>
        <w:bottom w:val="none" w:sz="0" w:space="0" w:color="auto"/>
        <w:right w:val="none" w:sz="0" w:space="0" w:color="auto"/>
      </w:divBdr>
    </w:div>
    <w:div w:id="1835105377">
      <w:bodyDiv w:val="1"/>
      <w:marLeft w:val="0"/>
      <w:marRight w:val="0"/>
      <w:marTop w:val="0"/>
      <w:marBottom w:val="0"/>
      <w:divBdr>
        <w:top w:val="none" w:sz="0" w:space="0" w:color="auto"/>
        <w:left w:val="none" w:sz="0" w:space="0" w:color="auto"/>
        <w:bottom w:val="none" w:sz="0" w:space="0" w:color="auto"/>
        <w:right w:val="none" w:sz="0" w:space="0" w:color="auto"/>
      </w:divBdr>
    </w:div>
    <w:div w:id="1868054768">
      <w:bodyDiv w:val="1"/>
      <w:marLeft w:val="0"/>
      <w:marRight w:val="0"/>
      <w:marTop w:val="0"/>
      <w:marBottom w:val="0"/>
      <w:divBdr>
        <w:top w:val="none" w:sz="0" w:space="0" w:color="auto"/>
        <w:left w:val="none" w:sz="0" w:space="0" w:color="auto"/>
        <w:bottom w:val="none" w:sz="0" w:space="0" w:color="auto"/>
        <w:right w:val="none" w:sz="0" w:space="0" w:color="auto"/>
      </w:divBdr>
    </w:div>
    <w:div w:id="1874608596">
      <w:bodyDiv w:val="1"/>
      <w:marLeft w:val="0"/>
      <w:marRight w:val="0"/>
      <w:marTop w:val="0"/>
      <w:marBottom w:val="0"/>
      <w:divBdr>
        <w:top w:val="none" w:sz="0" w:space="0" w:color="auto"/>
        <w:left w:val="none" w:sz="0" w:space="0" w:color="auto"/>
        <w:bottom w:val="none" w:sz="0" w:space="0" w:color="auto"/>
        <w:right w:val="none" w:sz="0" w:space="0" w:color="auto"/>
      </w:divBdr>
    </w:div>
    <w:div w:id="1895000217">
      <w:bodyDiv w:val="1"/>
      <w:marLeft w:val="0"/>
      <w:marRight w:val="0"/>
      <w:marTop w:val="0"/>
      <w:marBottom w:val="0"/>
      <w:divBdr>
        <w:top w:val="none" w:sz="0" w:space="0" w:color="auto"/>
        <w:left w:val="none" w:sz="0" w:space="0" w:color="auto"/>
        <w:bottom w:val="none" w:sz="0" w:space="0" w:color="auto"/>
        <w:right w:val="none" w:sz="0" w:space="0" w:color="auto"/>
      </w:divBdr>
    </w:div>
    <w:div w:id="1896043487">
      <w:bodyDiv w:val="1"/>
      <w:marLeft w:val="0"/>
      <w:marRight w:val="0"/>
      <w:marTop w:val="0"/>
      <w:marBottom w:val="0"/>
      <w:divBdr>
        <w:top w:val="none" w:sz="0" w:space="0" w:color="auto"/>
        <w:left w:val="none" w:sz="0" w:space="0" w:color="auto"/>
        <w:bottom w:val="none" w:sz="0" w:space="0" w:color="auto"/>
        <w:right w:val="none" w:sz="0" w:space="0" w:color="auto"/>
      </w:divBdr>
    </w:div>
    <w:div w:id="1901473113">
      <w:bodyDiv w:val="1"/>
      <w:marLeft w:val="0"/>
      <w:marRight w:val="0"/>
      <w:marTop w:val="0"/>
      <w:marBottom w:val="0"/>
      <w:divBdr>
        <w:top w:val="none" w:sz="0" w:space="0" w:color="auto"/>
        <w:left w:val="none" w:sz="0" w:space="0" w:color="auto"/>
        <w:bottom w:val="none" w:sz="0" w:space="0" w:color="auto"/>
        <w:right w:val="none" w:sz="0" w:space="0" w:color="auto"/>
      </w:divBdr>
    </w:div>
    <w:div w:id="1906648602">
      <w:bodyDiv w:val="1"/>
      <w:marLeft w:val="0"/>
      <w:marRight w:val="0"/>
      <w:marTop w:val="0"/>
      <w:marBottom w:val="0"/>
      <w:divBdr>
        <w:top w:val="none" w:sz="0" w:space="0" w:color="auto"/>
        <w:left w:val="none" w:sz="0" w:space="0" w:color="auto"/>
        <w:bottom w:val="none" w:sz="0" w:space="0" w:color="auto"/>
        <w:right w:val="none" w:sz="0" w:space="0" w:color="auto"/>
      </w:divBdr>
    </w:div>
    <w:div w:id="1919096014">
      <w:bodyDiv w:val="1"/>
      <w:marLeft w:val="0"/>
      <w:marRight w:val="0"/>
      <w:marTop w:val="0"/>
      <w:marBottom w:val="0"/>
      <w:divBdr>
        <w:top w:val="none" w:sz="0" w:space="0" w:color="auto"/>
        <w:left w:val="none" w:sz="0" w:space="0" w:color="auto"/>
        <w:bottom w:val="none" w:sz="0" w:space="0" w:color="auto"/>
        <w:right w:val="none" w:sz="0" w:space="0" w:color="auto"/>
      </w:divBdr>
    </w:div>
    <w:div w:id="1920169894">
      <w:bodyDiv w:val="1"/>
      <w:marLeft w:val="0"/>
      <w:marRight w:val="0"/>
      <w:marTop w:val="0"/>
      <w:marBottom w:val="0"/>
      <w:divBdr>
        <w:top w:val="none" w:sz="0" w:space="0" w:color="auto"/>
        <w:left w:val="none" w:sz="0" w:space="0" w:color="auto"/>
        <w:bottom w:val="none" w:sz="0" w:space="0" w:color="auto"/>
        <w:right w:val="none" w:sz="0" w:space="0" w:color="auto"/>
      </w:divBdr>
    </w:div>
    <w:div w:id="1931691098">
      <w:bodyDiv w:val="1"/>
      <w:marLeft w:val="0"/>
      <w:marRight w:val="0"/>
      <w:marTop w:val="0"/>
      <w:marBottom w:val="0"/>
      <w:divBdr>
        <w:top w:val="none" w:sz="0" w:space="0" w:color="auto"/>
        <w:left w:val="none" w:sz="0" w:space="0" w:color="auto"/>
        <w:bottom w:val="none" w:sz="0" w:space="0" w:color="auto"/>
        <w:right w:val="none" w:sz="0" w:space="0" w:color="auto"/>
      </w:divBdr>
    </w:div>
    <w:div w:id="1945990713">
      <w:bodyDiv w:val="1"/>
      <w:marLeft w:val="0"/>
      <w:marRight w:val="0"/>
      <w:marTop w:val="0"/>
      <w:marBottom w:val="0"/>
      <w:divBdr>
        <w:top w:val="none" w:sz="0" w:space="0" w:color="auto"/>
        <w:left w:val="none" w:sz="0" w:space="0" w:color="auto"/>
        <w:bottom w:val="none" w:sz="0" w:space="0" w:color="auto"/>
        <w:right w:val="none" w:sz="0" w:space="0" w:color="auto"/>
      </w:divBdr>
    </w:div>
    <w:div w:id="1957634581">
      <w:bodyDiv w:val="1"/>
      <w:marLeft w:val="0"/>
      <w:marRight w:val="0"/>
      <w:marTop w:val="0"/>
      <w:marBottom w:val="0"/>
      <w:divBdr>
        <w:top w:val="none" w:sz="0" w:space="0" w:color="auto"/>
        <w:left w:val="none" w:sz="0" w:space="0" w:color="auto"/>
        <w:bottom w:val="none" w:sz="0" w:space="0" w:color="auto"/>
        <w:right w:val="none" w:sz="0" w:space="0" w:color="auto"/>
      </w:divBdr>
    </w:div>
    <w:div w:id="1961105582">
      <w:bodyDiv w:val="1"/>
      <w:marLeft w:val="0"/>
      <w:marRight w:val="0"/>
      <w:marTop w:val="0"/>
      <w:marBottom w:val="0"/>
      <w:divBdr>
        <w:top w:val="none" w:sz="0" w:space="0" w:color="auto"/>
        <w:left w:val="none" w:sz="0" w:space="0" w:color="auto"/>
        <w:bottom w:val="none" w:sz="0" w:space="0" w:color="auto"/>
        <w:right w:val="none" w:sz="0" w:space="0" w:color="auto"/>
      </w:divBdr>
    </w:div>
    <w:div w:id="1975090026">
      <w:bodyDiv w:val="1"/>
      <w:marLeft w:val="0"/>
      <w:marRight w:val="0"/>
      <w:marTop w:val="0"/>
      <w:marBottom w:val="0"/>
      <w:divBdr>
        <w:top w:val="none" w:sz="0" w:space="0" w:color="auto"/>
        <w:left w:val="none" w:sz="0" w:space="0" w:color="auto"/>
        <w:bottom w:val="none" w:sz="0" w:space="0" w:color="auto"/>
        <w:right w:val="none" w:sz="0" w:space="0" w:color="auto"/>
      </w:divBdr>
    </w:div>
    <w:div w:id="1978754900">
      <w:bodyDiv w:val="1"/>
      <w:marLeft w:val="0"/>
      <w:marRight w:val="0"/>
      <w:marTop w:val="0"/>
      <w:marBottom w:val="0"/>
      <w:divBdr>
        <w:top w:val="none" w:sz="0" w:space="0" w:color="auto"/>
        <w:left w:val="none" w:sz="0" w:space="0" w:color="auto"/>
        <w:bottom w:val="none" w:sz="0" w:space="0" w:color="auto"/>
        <w:right w:val="none" w:sz="0" w:space="0" w:color="auto"/>
      </w:divBdr>
    </w:div>
    <w:div w:id="1979651901">
      <w:bodyDiv w:val="1"/>
      <w:marLeft w:val="0"/>
      <w:marRight w:val="0"/>
      <w:marTop w:val="0"/>
      <w:marBottom w:val="0"/>
      <w:divBdr>
        <w:top w:val="none" w:sz="0" w:space="0" w:color="auto"/>
        <w:left w:val="none" w:sz="0" w:space="0" w:color="auto"/>
        <w:bottom w:val="none" w:sz="0" w:space="0" w:color="auto"/>
        <w:right w:val="none" w:sz="0" w:space="0" w:color="auto"/>
      </w:divBdr>
    </w:div>
    <w:div w:id="1983578318">
      <w:bodyDiv w:val="1"/>
      <w:marLeft w:val="0"/>
      <w:marRight w:val="0"/>
      <w:marTop w:val="0"/>
      <w:marBottom w:val="0"/>
      <w:divBdr>
        <w:top w:val="none" w:sz="0" w:space="0" w:color="auto"/>
        <w:left w:val="none" w:sz="0" w:space="0" w:color="auto"/>
        <w:bottom w:val="none" w:sz="0" w:space="0" w:color="auto"/>
        <w:right w:val="none" w:sz="0" w:space="0" w:color="auto"/>
      </w:divBdr>
    </w:div>
    <w:div w:id="1985429672">
      <w:bodyDiv w:val="1"/>
      <w:marLeft w:val="0"/>
      <w:marRight w:val="0"/>
      <w:marTop w:val="0"/>
      <w:marBottom w:val="0"/>
      <w:divBdr>
        <w:top w:val="none" w:sz="0" w:space="0" w:color="auto"/>
        <w:left w:val="none" w:sz="0" w:space="0" w:color="auto"/>
        <w:bottom w:val="none" w:sz="0" w:space="0" w:color="auto"/>
        <w:right w:val="none" w:sz="0" w:space="0" w:color="auto"/>
      </w:divBdr>
    </w:div>
    <w:div w:id="1986814428">
      <w:bodyDiv w:val="1"/>
      <w:marLeft w:val="0"/>
      <w:marRight w:val="0"/>
      <w:marTop w:val="0"/>
      <w:marBottom w:val="0"/>
      <w:divBdr>
        <w:top w:val="none" w:sz="0" w:space="0" w:color="auto"/>
        <w:left w:val="none" w:sz="0" w:space="0" w:color="auto"/>
        <w:bottom w:val="none" w:sz="0" w:space="0" w:color="auto"/>
        <w:right w:val="none" w:sz="0" w:space="0" w:color="auto"/>
      </w:divBdr>
    </w:div>
    <w:div w:id="1993483272">
      <w:bodyDiv w:val="1"/>
      <w:marLeft w:val="0"/>
      <w:marRight w:val="0"/>
      <w:marTop w:val="0"/>
      <w:marBottom w:val="0"/>
      <w:divBdr>
        <w:top w:val="none" w:sz="0" w:space="0" w:color="auto"/>
        <w:left w:val="none" w:sz="0" w:space="0" w:color="auto"/>
        <w:bottom w:val="none" w:sz="0" w:space="0" w:color="auto"/>
        <w:right w:val="none" w:sz="0" w:space="0" w:color="auto"/>
      </w:divBdr>
    </w:div>
    <w:div w:id="1996303092">
      <w:bodyDiv w:val="1"/>
      <w:marLeft w:val="0"/>
      <w:marRight w:val="0"/>
      <w:marTop w:val="0"/>
      <w:marBottom w:val="0"/>
      <w:divBdr>
        <w:top w:val="none" w:sz="0" w:space="0" w:color="auto"/>
        <w:left w:val="none" w:sz="0" w:space="0" w:color="auto"/>
        <w:bottom w:val="none" w:sz="0" w:space="0" w:color="auto"/>
        <w:right w:val="none" w:sz="0" w:space="0" w:color="auto"/>
      </w:divBdr>
    </w:div>
    <w:div w:id="1997221772">
      <w:bodyDiv w:val="1"/>
      <w:marLeft w:val="0"/>
      <w:marRight w:val="0"/>
      <w:marTop w:val="0"/>
      <w:marBottom w:val="0"/>
      <w:divBdr>
        <w:top w:val="none" w:sz="0" w:space="0" w:color="auto"/>
        <w:left w:val="none" w:sz="0" w:space="0" w:color="auto"/>
        <w:bottom w:val="none" w:sz="0" w:space="0" w:color="auto"/>
        <w:right w:val="none" w:sz="0" w:space="0" w:color="auto"/>
      </w:divBdr>
    </w:div>
    <w:div w:id="1998799356">
      <w:bodyDiv w:val="1"/>
      <w:marLeft w:val="0"/>
      <w:marRight w:val="0"/>
      <w:marTop w:val="0"/>
      <w:marBottom w:val="0"/>
      <w:divBdr>
        <w:top w:val="none" w:sz="0" w:space="0" w:color="auto"/>
        <w:left w:val="none" w:sz="0" w:space="0" w:color="auto"/>
        <w:bottom w:val="none" w:sz="0" w:space="0" w:color="auto"/>
        <w:right w:val="none" w:sz="0" w:space="0" w:color="auto"/>
      </w:divBdr>
    </w:div>
    <w:div w:id="2004043608">
      <w:bodyDiv w:val="1"/>
      <w:marLeft w:val="0"/>
      <w:marRight w:val="0"/>
      <w:marTop w:val="0"/>
      <w:marBottom w:val="0"/>
      <w:divBdr>
        <w:top w:val="none" w:sz="0" w:space="0" w:color="auto"/>
        <w:left w:val="none" w:sz="0" w:space="0" w:color="auto"/>
        <w:bottom w:val="none" w:sz="0" w:space="0" w:color="auto"/>
        <w:right w:val="none" w:sz="0" w:space="0" w:color="auto"/>
      </w:divBdr>
    </w:div>
    <w:div w:id="2009628004">
      <w:bodyDiv w:val="1"/>
      <w:marLeft w:val="0"/>
      <w:marRight w:val="0"/>
      <w:marTop w:val="0"/>
      <w:marBottom w:val="0"/>
      <w:divBdr>
        <w:top w:val="none" w:sz="0" w:space="0" w:color="auto"/>
        <w:left w:val="none" w:sz="0" w:space="0" w:color="auto"/>
        <w:bottom w:val="none" w:sz="0" w:space="0" w:color="auto"/>
        <w:right w:val="none" w:sz="0" w:space="0" w:color="auto"/>
      </w:divBdr>
    </w:div>
    <w:div w:id="2010863388">
      <w:bodyDiv w:val="1"/>
      <w:marLeft w:val="0"/>
      <w:marRight w:val="0"/>
      <w:marTop w:val="0"/>
      <w:marBottom w:val="0"/>
      <w:divBdr>
        <w:top w:val="none" w:sz="0" w:space="0" w:color="auto"/>
        <w:left w:val="none" w:sz="0" w:space="0" w:color="auto"/>
        <w:bottom w:val="none" w:sz="0" w:space="0" w:color="auto"/>
        <w:right w:val="none" w:sz="0" w:space="0" w:color="auto"/>
      </w:divBdr>
    </w:div>
    <w:div w:id="2048025082">
      <w:bodyDiv w:val="1"/>
      <w:marLeft w:val="0"/>
      <w:marRight w:val="0"/>
      <w:marTop w:val="0"/>
      <w:marBottom w:val="0"/>
      <w:divBdr>
        <w:top w:val="none" w:sz="0" w:space="0" w:color="auto"/>
        <w:left w:val="none" w:sz="0" w:space="0" w:color="auto"/>
        <w:bottom w:val="none" w:sz="0" w:space="0" w:color="auto"/>
        <w:right w:val="none" w:sz="0" w:space="0" w:color="auto"/>
      </w:divBdr>
    </w:div>
    <w:div w:id="2051148799">
      <w:bodyDiv w:val="1"/>
      <w:marLeft w:val="0"/>
      <w:marRight w:val="0"/>
      <w:marTop w:val="0"/>
      <w:marBottom w:val="0"/>
      <w:divBdr>
        <w:top w:val="none" w:sz="0" w:space="0" w:color="auto"/>
        <w:left w:val="none" w:sz="0" w:space="0" w:color="auto"/>
        <w:bottom w:val="none" w:sz="0" w:space="0" w:color="auto"/>
        <w:right w:val="none" w:sz="0" w:space="0" w:color="auto"/>
      </w:divBdr>
    </w:div>
    <w:div w:id="2060351900">
      <w:bodyDiv w:val="1"/>
      <w:marLeft w:val="0"/>
      <w:marRight w:val="0"/>
      <w:marTop w:val="0"/>
      <w:marBottom w:val="0"/>
      <w:divBdr>
        <w:top w:val="none" w:sz="0" w:space="0" w:color="auto"/>
        <w:left w:val="none" w:sz="0" w:space="0" w:color="auto"/>
        <w:bottom w:val="none" w:sz="0" w:space="0" w:color="auto"/>
        <w:right w:val="none" w:sz="0" w:space="0" w:color="auto"/>
      </w:divBdr>
    </w:div>
    <w:div w:id="2065330315">
      <w:bodyDiv w:val="1"/>
      <w:marLeft w:val="0"/>
      <w:marRight w:val="0"/>
      <w:marTop w:val="0"/>
      <w:marBottom w:val="0"/>
      <w:divBdr>
        <w:top w:val="none" w:sz="0" w:space="0" w:color="auto"/>
        <w:left w:val="none" w:sz="0" w:space="0" w:color="auto"/>
        <w:bottom w:val="none" w:sz="0" w:space="0" w:color="auto"/>
        <w:right w:val="none" w:sz="0" w:space="0" w:color="auto"/>
      </w:divBdr>
    </w:div>
    <w:div w:id="2093163035">
      <w:bodyDiv w:val="1"/>
      <w:marLeft w:val="0"/>
      <w:marRight w:val="0"/>
      <w:marTop w:val="0"/>
      <w:marBottom w:val="0"/>
      <w:divBdr>
        <w:top w:val="none" w:sz="0" w:space="0" w:color="auto"/>
        <w:left w:val="none" w:sz="0" w:space="0" w:color="auto"/>
        <w:bottom w:val="none" w:sz="0" w:space="0" w:color="auto"/>
        <w:right w:val="none" w:sz="0" w:space="0" w:color="auto"/>
      </w:divBdr>
    </w:div>
    <w:div w:id="2102480571">
      <w:bodyDiv w:val="1"/>
      <w:marLeft w:val="0"/>
      <w:marRight w:val="0"/>
      <w:marTop w:val="0"/>
      <w:marBottom w:val="0"/>
      <w:divBdr>
        <w:top w:val="none" w:sz="0" w:space="0" w:color="auto"/>
        <w:left w:val="none" w:sz="0" w:space="0" w:color="auto"/>
        <w:bottom w:val="none" w:sz="0" w:space="0" w:color="auto"/>
        <w:right w:val="none" w:sz="0" w:space="0" w:color="auto"/>
      </w:divBdr>
    </w:div>
    <w:div w:id="2120292057">
      <w:bodyDiv w:val="1"/>
      <w:marLeft w:val="0"/>
      <w:marRight w:val="0"/>
      <w:marTop w:val="0"/>
      <w:marBottom w:val="0"/>
      <w:divBdr>
        <w:top w:val="none" w:sz="0" w:space="0" w:color="auto"/>
        <w:left w:val="none" w:sz="0" w:space="0" w:color="auto"/>
        <w:bottom w:val="none" w:sz="0" w:space="0" w:color="auto"/>
        <w:right w:val="none" w:sz="0" w:space="0" w:color="auto"/>
      </w:divBdr>
    </w:div>
    <w:div w:id="2128086047">
      <w:bodyDiv w:val="1"/>
      <w:marLeft w:val="0"/>
      <w:marRight w:val="0"/>
      <w:marTop w:val="0"/>
      <w:marBottom w:val="0"/>
      <w:divBdr>
        <w:top w:val="none" w:sz="0" w:space="0" w:color="auto"/>
        <w:left w:val="none" w:sz="0" w:space="0" w:color="auto"/>
        <w:bottom w:val="none" w:sz="0" w:space="0" w:color="auto"/>
        <w:right w:val="none" w:sz="0" w:space="0" w:color="auto"/>
      </w:divBdr>
    </w:div>
    <w:div w:id="2131320842">
      <w:bodyDiv w:val="1"/>
      <w:marLeft w:val="0"/>
      <w:marRight w:val="0"/>
      <w:marTop w:val="0"/>
      <w:marBottom w:val="0"/>
      <w:divBdr>
        <w:top w:val="none" w:sz="0" w:space="0" w:color="auto"/>
        <w:left w:val="none" w:sz="0" w:space="0" w:color="auto"/>
        <w:bottom w:val="none" w:sz="0" w:space="0" w:color="auto"/>
        <w:right w:val="none" w:sz="0" w:space="0" w:color="auto"/>
      </w:divBdr>
    </w:div>
    <w:div w:id="2132355774">
      <w:bodyDiv w:val="1"/>
      <w:marLeft w:val="0"/>
      <w:marRight w:val="0"/>
      <w:marTop w:val="0"/>
      <w:marBottom w:val="0"/>
      <w:divBdr>
        <w:top w:val="none" w:sz="0" w:space="0" w:color="auto"/>
        <w:left w:val="none" w:sz="0" w:space="0" w:color="auto"/>
        <w:bottom w:val="none" w:sz="0" w:space="0" w:color="auto"/>
        <w:right w:val="none" w:sz="0" w:space="0" w:color="auto"/>
      </w:divBdr>
    </w:div>
    <w:div w:id="2133934484">
      <w:bodyDiv w:val="1"/>
      <w:marLeft w:val="0"/>
      <w:marRight w:val="0"/>
      <w:marTop w:val="0"/>
      <w:marBottom w:val="0"/>
      <w:divBdr>
        <w:top w:val="none" w:sz="0" w:space="0" w:color="auto"/>
        <w:left w:val="none" w:sz="0" w:space="0" w:color="auto"/>
        <w:bottom w:val="none" w:sz="0" w:space="0" w:color="auto"/>
        <w:right w:val="none" w:sz="0" w:space="0" w:color="auto"/>
      </w:divBdr>
    </w:div>
    <w:div w:id="2135827051">
      <w:bodyDiv w:val="1"/>
      <w:marLeft w:val="0"/>
      <w:marRight w:val="0"/>
      <w:marTop w:val="0"/>
      <w:marBottom w:val="0"/>
      <w:divBdr>
        <w:top w:val="none" w:sz="0" w:space="0" w:color="auto"/>
        <w:left w:val="none" w:sz="0" w:space="0" w:color="auto"/>
        <w:bottom w:val="none" w:sz="0" w:space="0" w:color="auto"/>
        <w:right w:val="none" w:sz="0" w:space="0" w:color="auto"/>
      </w:divBdr>
    </w:div>
    <w:div w:id="213767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ti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7.wmf"/><Relationship Id="rId2" Type="http://schemas.openxmlformats.org/officeDocument/2006/relationships/numbering" Target="numbering.xml"/><Relationship Id="rId16" Type="http://schemas.openxmlformats.org/officeDocument/2006/relationships/image" Target="file:////var/folders/3m/08hh__1d6j97snc12zqq1cb00000gn/T/com.microsoft.Word/WebArchiveCopyPasteTempFiles/page6image45370000" TargetMode="External"/><Relationship Id="rId20" Type="http://schemas.openxmlformats.org/officeDocument/2006/relationships/hyperlink" Target="https://link.springer.com/chapter/10.1007/978-3-319-22183-0_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ieeexplore.ieee.org/document/7935484/references"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link.springer.com/chapter/10.1007/978-3-319-22183-0_23" TargetMode="External"/><Relationship Id="rId4" Type="http://schemas.openxmlformats.org/officeDocument/2006/relationships/settings" Target="settings.xml"/><Relationship Id="rId9" Type="http://schemas.openxmlformats.org/officeDocument/2006/relationships/hyperlink" Target="http://www.acme-corp.com" TargetMode="External"/><Relationship Id="rId14" Type="http://schemas.microsoft.com/office/2016/09/relationships/commentsIds" Target="commentsIds.xml"/><Relationship Id="rId22" Type="http://schemas.openxmlformats.org/officeDocument/2006/relationships/hyperlink" Target="https://arxiv.org/pdf/1608.05248.pdf"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JCo19</b:Tag>
    <b:SourceType>InternetSite</b:SourceType>
    <b:Guid>{2ACB150B-2B7C-4E27-A977-682A5EBAEC49}</b:Guid>
    <b:Author>
      <b:Author>
        <b:NameList>
          <b:Person>
            <b:Last>JCodec</b:Last>
          </b:Person>
        </b:NameList>
      </b:Author>
    </b:Author>
    <b:Title>Jcodec.org</b:Title>
    <b:YearAccessed>2019</b:YearAccessed>
    <b:MonthAccessed>January</b:MonthAccessed>
    <b:DayAccessed>02</b:DayAccessed>
    <b:URL> http://jcodec.org/</b:URL>
    <b:RefOrder>12</b:RefOrder>
  </b:Source>
  <b:Source>
    <b:Tag>AHi13</b:Tag>
    <b:SourceType>JournalArticle</b:SourceType>
    <b:Guid>{113A7CA9-9C2D-4D4B-B90D-2BEC1FA406E3}</b:Guid>
    <b:Title>Green mining: a methodology of relating software change and configuration to power consumption</b:Title>
    <b:Year>2013</b:Year>
    <b:Author>
      <b:Author>
        <b:NameList>
          <b:Person>
            <b:Last>Hindle</b:Last>
            <b:First>A</b:First>
          </b:Person>
        </b:NameList>
      </b:Author>
    </b:Author>
    <b:JournalName>Empirical Software Engineering</b:JournalName>
    <b:Pages>374-409</b:Pages>
    <b:Volume>20</b:Volume>
    <b:Issue>2</b:Issue>
    <b:RefOrder>20</b:RefOrder>
  </b:Source>
  <b:Source>
    <b:Tag>BEv18</b:Tag>
    <b:SourceType>Book</b:SourceType>
    <b:Guid>{DEEB06C8-417F-4998-B946-7B4DF119EBAA}</b:Guid>
    <b:Author>
      <b:Author>
        <b:NameList>
          <b:Person>
            <b:Last>B Evans</b:Last>
            <b:First>J.</b:First>
            <b:Middle>Gough and C.Newland</b:Middle>
          </b:Person>
        </b:NameList>
      </b:Author>
    </b:Author>
    <b:Title>Optimizing Java</b:Title>
    <b:Year>2018</b:Year>
    <b:Publisher>O'Reilly Media</b:Publisher>
    <b:RefOrder>24</b:RefOrder>
  </b:Source>
  <b:Source>
    <b:Tag>Ora19</b:Tag>
    <b:SourceType>InternetSite</b:SourceType>
    <b:Guid>{487279BF-FB02-4B41-8EBD-E9AB0C456169}</b:Guid>
    <b:Title>Oracle Multimedia Documentation</b:Title>
    <b:Year>2019</b:Year>
    <b:Author>
      <b:Author>
        <b:NameList>
          <b:Person>
            <b:Last>Oracle</b:Last>
          </b:Person>
        </b:NameList>
      </b:Author>
    </b:Author>
    <b:ProductionCompany>Oracle.com</b:ProductionCompany>
    <b:YearAccessed>2019</b:YearAccessed>
    <b:MonthAccessed>January</b:MonthAccessed>
    <b:DayAccessed>02</b:DayAccessed>
    <b:URL>https://www.oracle.com/technetwork/database/database-technologies/multimedia/documentation/index.html</b:URL>
    <b:RefOrder>13</b:RefOrder>
  </b:Source>
  <b:Source>
    <b:Tag>MNe11</b:Tag>
    <b:SourceType>Book</b:SourceType>
    <b:Guid>{DC64A12E-D883-4C06-A687-391D408C3FF4}</b:Guid>
    <b:Title>Artificial Intelligence</b:Title>
    <b:Year>2011</b:Year>
    <b:Publisher>Harlow: Addison-Wesley/Pearson</b:Publisher>
    <b:Author>
      <b:Author>
        <b:NameList>
          <b:Person>
            <b:Last>Negnevitsky</b:Last>
            <b:First>M.</b:First>
          </b:Person>
        </b:NameList>
      </b:Author>
    </b:Author>
    <b:RefOrder>25</b:RefOrder>
  </b:Source>
  <b:Source>
    <b:Tag>MMi96</b:Tag>
    <b:SourceType>Book</b:SourceType>
    <b:Guid>{41239485-BE3B-417A-8804-30E497573114}</b:Guid>
    <b:Author>
      <b:Author>
        <b:NameList>
          <b:Person>
            <b:Last>Mitchell</b:Last>
            <b:First>M.</b:First>
          </b:Person>
        </b:NameList>
      </b:Author>
    </b:Author>
    <b:Title>An Introduction to Genetic Algorithms</b:Title>
    <b:Year>1996</b:Year>
    <b:City>Cambridge, Mass</b:City>
    <b:Publisher>MIT Press</b:Publisher>
    <b:RefOrder>26</b:RefOrder>
  </b:Source>
  <b:Source>
    <b:Tag>SHa19</b:Tag>
    <b:SourceType>Report</b:SourceType>
    <b:Guid>{34014A30-F46F-49DD-9FBA-1AFE97E82B39}</b:Guid>
    <b:Title>Genetic Improvement of Software: From Program Landscapes to the Automatic Improvement of a Live System</b:Title>
    <b:Year>2019</b:Year>
    <b:City>University of Stirling</b:City>
    <b:Publisher>PhD</b:Publisher>
    <b:Author>
      <b:Author>
        <b:NameList>
          <b:Person>
            <b:Last>Haraldsson</b:Last>
            <b:First>S.</b:First>
          </b:Person>
        </b:NameList>
      </b:Author>
    </b:Author>
    <b:RefOrder>14</b:RefOrder>
  </b:Source>
  <b:Source>
    <b:Tag>Pyt18</b:Tag>
    <b:SourceType>InternetSite</b:SourceType>
    <b:Guid>{5A826BDD-C5A9-4C06-82EC-47D23EBADC6E}</b:Guid>
    <b:Title>Python has brought computer programming to a vast new audience</b:Title>
    <b:Year>2018</b:Year>
    <b:Author>
      <b:Author>
        <b:NameList>
          <b:Person>
            <b:Last>audience</b:Last>
            <b:First>Python</b:First>
            <b:Middle>has brought computer programming to a vast new</b:Middle>
          </b:Person>
        </b:NameList>
      </b:Author>
    </b:Author>
    <b:ProductionCompany>The Economist</b:ProductionCompany>
    <b:Month>July</b:Month>
    <b:Day>19</b:Day>
    <b:YearAccessed>2019</b:YearAccessed>
    <b:MonthAccessed>January</b:MonthAccessed>
    <b:DayAccessed>02</b:DayAccessed>
    <b:URL>https://www.economist.com/science-and-technology/2018/07/19/python-has-brought-computer-programming-to-a-vast-new-audience.</b:URL>
    <b:RefOrder>15</b:RefOrder>
  </b:Source>
  <b:Source>
    <b:Tag>SLu15</b:Tag>
    <b:SourceType>Book</b:SourceType>
    <b:Guid>{2A1A8DF3-3B45-42DD-B886-80BE734F510A}</b:Guid>
    <b:Title>Essentials of Metaheuristics</b:Title>
    <b:Year>2015</b:Year>
    <b:Author>
      <b:Author>
        <b:NameList>
          <b:Person>
            <b:Last>Luke</b:Last>
            <b:First>S.</b:First>
          </b:Person>
        </b:NameList>
      </b:Author>
    </b:Author>
    <b:Publisher>Lulu</b:Publisher>
    <b:RefOrder>27</b:RefOrder>
  </b:Source>
  <b:Source>
    <b:Tag>BBr15</b:Tag>
    <b:SourceType>ConferenceProceedings</b:SourceType>
    <b:Guid>{A059DF51-6B8B-4202-82B6-0456202D1028}</b:Guid>
    <b:Title>Reducing Energy Consumption Using Genetic Improvement</b:Title>
    <b:Year>2015</b:Year>
    <b:Author>
      <b:Author>
        <b:NameList>
          <b:Person>
            <b:Last>B. Bruce</b:Last>
            <b:First>J.</b:First>
            <b:Middle>Petke and M. Harman</b:Middle>
          </b:Person>
        </b:NameList>
      </b:Author>
    </b:Author>
    <b:ConferenceName>GECCO</b:ConferenceName>
    <b:RefOrder>3</b:RefOrder>
  </b:Source>
  <b:Source>
    <b:Tag>XLi19</b:Tag>
    <b:SourceType>Report</b:SourceType>
    <b:Guid>{5EAF93CC-D261-4BDD-96CF-67BEA263D3E2}</b:Guid>
    <b:Title>A source-Level Energy Optimization Framework for Mobile Applications</b:Title>
    <b:Year>2019</b:Year>
    <b:Author>
      <b:Author>
        <b:NameList>
          <b:Person>
            <b:Last>Gallagher</b:Last>
            <b:First>X.</b:First>
            <b:Middle>Li and J.</b:Middle>
          </b:Person>
        </b:NameList>
      </b:Author>
    </b:Author>
    <b:RefOrder>17</b:RefOrder>
  </b:Source>
  <b:Source>
    <b:Tag>ABr17</b:Tag>
    <b:SourceType>JournalArticle</b:SourceType>
    <b:Guid>{7731AA17-E105-46C6-BA4A-890EAE97F90C}</b:Guid>
    <b:Title>Search-Based Energy Optimization of Some Ubiquitous Algorithms</b:Title>
    <b:Year>2017</b:Year>
    <b:Author>
      <b:Author>
        <b:NameList>
          <b:Person>
            <b:Last>A. Brownlee</b:Last>
            <b:First>N.</b:First>
            <b:Middle>Burles and J. Swan</b:Middle>
          </b:Person>
        </b:NameList>
      </b:Author>
    </b:Author>
    <b:JournalName>IEEE Transactions on Emerging Topics in Computational Intelligence</b:JournalName>
    <b:Pages>188-201</b:Pages>
    <b:Volume>1</b:Volume>
    <b:Issue>3</b:Issue>
    <b:RefOrder>1</b:RefOrder>
  </b:Source>
  <b:Source>
    <b:Tag>NBu15</b:Tag>
    <b:SourceType>Report</b:SourceType>
    <b:Guid>{0168559A-2894-4E55-A454-E1BC18505CC1}</b:Guid>
    <b:Title>Object-Oriented Genetic Improvement for Improved Energy Consumption in Google Guava</b:Title>
    <b:Year>2015</b:Year>
    <b:Author>
      <b:Author>
        <b:NameList>
          <b:Person>
            <b:Last>N. Burles</b:Last>
            <b:First>E.</b:First>
            <b:Middle>Bowles, A. Brownlee, Z. Kocsis, J. Swan and N. Veerapen</b:Middle>
          </b:Person>
        </b:NameList>
      </b:Author>
    </b:Author>
    <b:Publisher>Search-Based Software Engineering </b:Publisher>
    <b:RefOrder>28</b:RefOrder>
  </b:Source>
  <b:Source>
    <b:Tag>NBu18</b:Tag>
    <b:SourceType>Report</b:SourceType>
    <b:Guid>{86628B5E-F812-4DF6-8272-C471FCA24DC7}</b:Guid>
    <b:Author>
      <b:Author>
        <b:NameList>
          <b:Person>
            <b:Last>N. Burles</b:Last>
            <b:First>E.</b:First>
            <b:Middle>Bowles, B. Bruce and K. Skrivisut</b:Middle>
          </b:Person>
        </b:NameList>
      </b:Author>
    </b:Author>
    <b:Title>Specialising Guava's Cache to Reduce Energy Consumption</b:Title>
    <b:Year>2018</b:Year>
    <b:RefOrder>29</b:RefOrder>
  </b:Source>
  <b:Source>
    <b:Tag>RMo19</b:Tag>
    <b:SourceType>Report</b:SourceType>
    <b:Guid>{B604FFA5-ACA3-448F-ABB2-713CDCD5E62A}</b:Guid>
    <b:Author>
      <b:Author>
        <b:NameList>
          <b:Person>
            <b:Last>R. Morales</b:Last>
            <b:First>R.</b:First>
            <b:Middle>Saborido, F. Khomh, F. Chicano and G. Antoniol</b:Middle>
          </b:Person>
        </b:NameList>
      </b:Author>
    </b:Author>
    <b:Title>Anti-patterns and the energy efficiency of Android applications</b:Title>
    <b:Year>2019</b:Year>
    <b:RefOrder>19</b:RefOrder>
  </b:Source>
  <b:Source>
    <b:Tag>CSa19</b:Tag>
    <b:SourceType>Report</b:SourceType>
    <b:Guid>{FA47B518-CA0A-413A-B6E8-267FB683103E}</b:Guid>
    <b:Author>
      <b:Author>
        <b:NameList>
          <b:Person>
            <b:Last>C. Sahin</b:Last>
            <b:First>L.</b:First>
            <b:Middle>Pollock and J. Clause</b:Middle>
          </b:Person>
        </b:NameList>
      </b:Author>
    </b:Author>
    <b:Title>How Do Code Refactoring Affect Energy Usage?</b:Title>
    <b:Year>2019</b:Year>
    <b:RefOrder>18</b:RefOrder>
  </b:Source>
  <b:Source>
    <b:Tag>SBl01</b:Tag>
    <b:SourceType>InternetSite</b:SourceType>
    <b:Guid>{C49E1915-90E4-4B6C-B4DD-BC148A890077}</b:Guid>
    <b:Title>Opacitor: Search-Based Energy Optimization of some ubiquitous algorithms</b:Title>
    <b:Year>201</b:Year>
    <b:Author>
      <b:Author>
        <b:NameList>
          <b:Person>
            <b:Last>Black</b:Last>
            <b:First>S.</b:First>
          </b:Person>
        </b:NameList>
      </b:Author>
    </b:Author>
    <b:ProductionCompany>DAASE Project Blog</b:ProductionCompany>
    <b:Month>June</b:Month>
    <b:Day>01</b:Day>
    <b:YearAccessed>2018</b:YearAccessed>
    <b:MonthAccessed>October</b:MonthAccessed>
    <b:DayAccessed>07</b:DayAccessed>
    <b:URL>https://daaseblog.wordpress.com/2017/06/01/opacitor-search-based-energy-optimization-of-some-ubiquitous-algorithms-sbse/. </b:URL>
    <b:RefOrder>5</b:RefOrder>
  </b:Source>
  <b:Source>
    <b:Tag>Whi18</b:Tag>
    <b:SourceType>InternetSite</b:SourceType>
    <b:Guid>{930BC19C-D3F5-4022-9B01-551CF6644E40}</b:Guid>
    <b:Author>
      <b:Author>
        <b:NameList>
          <b:Person>
            <b:Last>White</b:Last>
          </b:Person>
        </b:NameList>
      </b:Author>
    </b:Author>
    <b:Title>gintool/gin</b:Title>
    <b:ProductionCompany>Github</b:ProductionCompany>
    <b:Year>2018</b:Year>
    <b:YearAccessed>2018</b:YearAccessed>
    <b:MonthAccessed>October</b:MonthAccessed>
    <b:DayAccessed>07</b:DayAccessed>
    <b:URL>https://github.com/gintool/gin</b:URL>
    <b:RefOrder>4</b:RefOrder>
  </b:Source>
  <b:Source>
    <b:Tag>DWh17</b:Tag>
    <b:SourceType>ConferenceProceedings</b:SourceType>
    <b:Guid>{73073BD2-8BE3-4CD4-82B2-1365CCEF4BB9}</b:Guid>
    <b:Title>GI in no time</b:Title>
    <b:Year>2017</b:Year>
    <b:Author>
      <b:Author>
        <b:NameList>
          <b:Person>
            <b:Last>White</b:Last>
            <b:First>D.</b:First>
          </b:Person>
        </b:NameList>
      </b:Author>
    </b:Author>
    <b:ConferenceName>GECCO '17 Proceedings of the Genetic and Evolutionary Computation Conference Companion</b:ConferenceName>
    <b:RefOrder>2</b:RefOrder>
  </b:Source>
  <b:Source>
    <b:Tag>WBL15</b:Tag>
    <b:SourceType>ConferenceProceedings</b:SourceType>
    <b:Guid>{3C7ECE38-2B1D-443D-A2AF-79E36A8AA09A}</b:Guid>
    <b:Title>Improving CUDA DNA analysis software with genetic programming</b:Title>
    <b:Year>Jully 11-15, 2015</b:Year>
    <b:City>Madrid, Spain</b:City>
    <b:Author>
      <b:Author>
        <b:NameList>
          <b:Person>
            <b:Last>W. B. Langdon</b:Last>
            <b:First>B.</b:First>
            <b:Middle>Y. Lam, J. Petke and M. Harman</b:Middle>
          </b:Person>
        </b:NameList>
      </b:Author>
    </b:Author>
    <b:URL>http://doi.acm.org/10.1145/2739480.2754652</b:URL>
    <b:ConferenceName>Proceedings of the Genetoc and Evolutionary Computation Conference, GECCO 2015</b:ConferenceName>
    <b:RefOrder>9</b:RefOrder>
  </b:Source>
  <b:Source>
    <b:Tag>Pet17</b:Tag>
    <b:SourceType>JournalArticle</b:SourceType>
    <b:Guid>{74DFDD2F-1900-4BA5-B410-03F6BC2D5F52}</b:Guid>
    <b:Title>Software is not fragile</b:Title>
    <b:Year>2017</b:Year>
    <b:JournalName>First Complex Systems Digital Campus World E-Conference 2015</b:JournalName>
    <b:Pages>203-211</b:Pages>
    <b:Author>
      <b:Author>
        <b:NameList>
          <b:Person>
            <b:Last>Petke</b:Last>
            <b:First>W.</b:First>
            <b:Middle>B. Langdon and J. Petke</b:Middle>
          </b:Person>
        </b:NameList>
      </b:Author>
    </b:Author>
    <b:RefOrder>30</b:RefOrder>
  </b:Source>
  <b:Source>
    <b:Tag>JPe13</b:Tag>
    <b:SourceType>JournalArticle</b:SourceType>
    <b:Guid>{984AC4C7-C461-41CC-BC3B-6F6E6F10F4E5}</b:Guid>
    <b:Author>
      <b:Author>
        <b:NameList>
          <b:Person>
            <b:Last>J. Petke</b:Last>
            <b:First>W.</b:First>
            <b:Middle>B. Langdon, and M. Harman</b:Middle>
          </b:Person>
        </b:NameList>
      </b:Author>
    </b:Author>
    <b:Title>Applying genetic improvement to minisat</b:Title>
    <b:JournalName>International Symposium on Seach Based Software Engineering</b:JournalName>
    <b:Year>2013</b:Year>
    <b:Pages>257-262</b:Pages>
    <b:RefOrder>10</b:RefOrder>
  </b:Source>
  <b:Source>
    <b:Tag>CLe12</b:Tag>
    <b:SourceType>JournalArticle</b:SourceType>
    <b:Guid>{52A0F606-41D0-428B-A7EE-39693B77A384}</b:Guid>
    <b:Author>
      <b:Author>
        <b:NameList>
          <b:Person>
            <b:Last>C. Le Goues</b:Last>
            <b:First>T.</b:First>
            <b:Middle>Nguyen, S. Forrest, and W. Weimer</b:Middle>
          </b:Person>
        </b:NameList>
      </b:Author>
    </b:Author>
    <b:Title>Genprog: A generic method for automatic software repair</b:Title>
    <b:JournalName>IEEE Trans. Software Eng</b:JournalName>
    <b:Year>2012</b:Year>
    <b:Pages>54-72</b:Pages>
    <b:Volume>38</b:Volume>
    <b:Issue>1</b:Issue>
    <b:RefOrder>11</b:RefOrder>
  </b:Source>
  <b:Source>
    <b:Tag>JPe14</b:Tag>
    <b:SourceType>Book</b:SourceType>
    <b:Guid>{21FA93AA-180A-4B28-B9F1-A48A6C964A5E}</b:Guid>
    <b:Title>Using Genetic Improvement and Code Transplants to Specialise a C++ Program to a Problem Class</b:Title>
    <b:Year>2014</b:Year>
    <b:Author>
      <b:Author>
        <b:NameList>
          <b:Person>
            <b:Last>J. Petke</b:Last>
            <b:First>M.</b:First>
            <b:Middle>Harman, W. B. Langdon and W. Weimer</b:Middle>
          </b:Person>
        </b:NameList>
      </b:Author>
    </b:Author>
    <b:City>Granada, Spainnnnnn</b:City>
    <b:Publisher>Springer</b:Publisher>
    <b:RefOrder>8</b:RefOrder>
  </b:Source>
  <b:Source>
    <b:Tag>And19</b:Tag>
    <b:SourceType>InternetSite</b:SourceType>
    <b:Guid>{182BE136-D2D7-4298-BC95-3BBA90B905F0}</b:Guid>
    <b:Title>Android 9 Pie</b:Title>
    <b:Author>
      <b:Author>
        <b:NameList>
          <b:Person>
            <b:Last>Android</b:Last>
          </b:Person>
        </b:NameList>
      </b:Author>
    </b:Author>
    <b:ProductionCompany>Android</b:ProductionCompany>
    <b:YearAccessed>2019</b:YearAccessed>
    <b:MonthAccessed>01</b:MonthAccessed>
    <b:DayAccessed>24</b:DayAccessed>
    <b:URL>https://developer.android.com/about/versions/pie/</b:URL>
    <b:RefOrder>22</b:RefOrder>
  </b:Source>
  <b:Source>
    <b:Tag>And191</b:Tag>
    <b:SourceType>InternetSite</b:SourceType>
    <b:Guid>{F553B13B-B353-4076-979E-29078D4B6A81}</b:Guid>
    <b:Author>
      <b:Author>
        <b:NameList>
          <b:Person>
            <b:Last>Android</b:Last>
          </b:Person>
        </b:NameList>
      </b:Author>
    </b:Author>
    <b:Title>App Manifest Overview</b:Title>
    <b:ProductionCompany>Android Developers</b:ProductionCompany>
    <b:YearAccessed>2019</b:YearAccessed>
    <b:MonthAccessed>01</b:MonthAccessed>
    <b:DayAccessed>24</b:DayAccessed>
    <b:URL>https://developer.android.com/guide/topics/manifest/manifest-intro</b:URL>
    <b:RefOrder>23</b:RefOrder>
  </b:Source>
  <b:Source>
    <b:Tag>Ora191</b:Tag>
    <b:SourceType>InternetSite</b:SourceType>
    <b:Guid>{18EA0755-D962-46DE-AE88-C8F4F643E5B9}</b:Guid>
    <b:Author>
      <b:Author>
        <b:NameList>
          <b:Person>
            <b:Last>Oracle</b:Last>
          </b:Person>
        </b:NameList>
      </b:Author>
    </b:Author>
    <b:Title>The Java Tutorials</b:Title>
    <b:ProductionCompany>Java Documentation</b:ProductionCompany>
    <b:YearAccessed>2019</b:YearAccessed>
    <b:MonthAccessed>01</b:MonthAccessed>
    <b:DayAccessed>24</b:DayAccessed>
    <b:URL>https://docs.oracle.com/javase/tutorial/java/javaOO/lambdaexpressions.html</b:URL>
    <b:RefOrder>31</b:RefOrder>
  </b:Source>
  <b:Source>
    <b:Tag>Spr19</b:Tag>
    <b:SourceType>InternetSite</b:SourceType>
    <b:Guid>{FEFA83BE-A456-4450-81D8-F173DFAD9960}</b:Guid>
    <b:Author>
      <b:Author>
        <b:NameList>
          <b:Person>
            <b:Last>Spring</b:Last>
          </b:Person>
        </b:NameList>
      </b:Author>
    </b:Author>
    <b:Title>Guides</b:Title>
    <b:ProductionCompany>Spring</b:ProductionCompany>
    <b:YearAccessed>2019</b:YearAccessed>
    <b:MonthAccessed>01</b:MonthAccessed>
    <b:DayAccessed>24</b:DayAccessed>
    <b:URL>https://spring.io/guides</b:URL>
    <b:RefOrder>16</b:RefOrder>
  </b:Source>
  <b:Source>
    <b:Tag>Jon18</b:Tag>
    <b:SourceType>InternetSite</b:SourceType>
    <b:Guid>{92A84E47-2106-4F68-91A8-D3DF50F85583}</b:Guid>
    <b:Author>
      <b:Author>
        <b:NameList>
          <b:Person>
            <b:Last>Watts</b:Last>
            <b:First>Jonathan</b:First>
          </b:Person>
        </b:NameList>
      </b:Author>
    </b:Author>
    <b:Title>We have 12 years to limit climate change catastrophe, warns UN</b:Title>
    <b:ProductionCompany>The Guardian</b:ProductionCompany>
    <b:Year>2018</b:Year>
    <b:Month>10</b:Month>
    <b:Day>08</b:Day>
    <b:YearAccessed>2019</b:YearAccessed>
    <b:MonthAccessed>01</b:MonthAccessed>
    <b:DayAccessed>24</b:DayAccessed>
    <b:URL>https://www.theguardian.com/environment/2018/oct/08/global-warming-must-not-exceed-15c-warns-landmark-un-report</b:URL>
    <b:RefOrder>21</b:RefOrder>
  </b:Source>
  <b:Source>
    <b:Tag>Pet18</b:Tag>
    <b:SourceType>JournalArticle</b:SourceType>
    <b:Guid>{997D3996-5FF4-460E-BDDF-97325B93F3C2}</b:Guid>
    <b:Title>Genetic Improvement of Software:</b:Title>
    <b:Year>2018</b:Year>
    <b:JournalName>IEEE Transactions on Evolutionary Computation</b:JournalName>
    <b:Pages>415 - 432</b:Pages>
    <b:Volume>22</b:Volume>
    <b:Issue>3</b:Issue>
    <b:Author>
      <b:Author>
        <b:NameList>
          <b:Person>
            <b:Last>Petke</b:Last>
            <b:First>Justyna</b:First>
          </b:Person>
          <b:Person>
            <b:Last>Haraldsson</b:Last>
            <b:Middle>O</b:Middle>
            <b:First>Saemundur</b:First>
          </b:Person>
          <b:Person>
            <b:Last>Harman</b:Last>
            <b:First>Mark</b:First>
          </b:Person>
          <b:Person>
            <b:Last>Langdon</b:Last>
            <b:Middle>B</b:Middle>
            <b:First>William</b:First>
          </b:Person>
          <b:Person>
            <b:Last>White</b:Last>
            <b:Middle>R</b:Middle>
            <b:First>David</b:First>
          </b:Person>
          <b:Person>
            <b:Last>Woodward</b:Last>
            <b:Middle>R</b:Middle>
            <b:First>John</b:First>
          </b:Person>
        </b:NameList>
      </b:Author>
    </b:Author>
    <b:RefOrder>7</b:RefOrder>
  </b:Source>
  <b:Source>
    <b:Tag>Nou14</b:Tag>
    <b:SourceType>JournalArticle</b:SourceType>
    <b:Guid>{363B9CDB-225B-4618-B7CD-DC72F6F5B996}</b:Guid>
    <b:Author>
      <b:Author>
        <b:NameList>
          <b:Person>
            <b:Last>Noureddine</b:Last>
            <b:First>Adel</b:First>
          </b:Person>
        </b:NameList>
      </b:Author>
    </b:Author>
    <b:Title>Towards a Better Understanding of the Energy</b:Title>
    <b:JournalName>Université des Sciences et Technologie de Lille</b:JournalName>
    <b:Year>2014</b:Year>
    <b:RefOrder>6</b:RefOrder>
  </b:Source>
</b:Sources>
</file>

<file path=customXml/itemProps1.xml><?xml version="1.0" encoding="utf-8"?>
<ds:datastoreItem xmlns:ds="http://schemas.openxmlformats.org/officeDocument/2006/customXml" ds:itemID="{2BC39620-4A82-CA48-92EE-821A46BF3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40</Pages>
  <Words>8840</Words>
  <Characters>50391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59113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BSc Hons</dc:subject>
  <dc:creator>Simon Jones (based on Kenneth J. Turner)</dc:creator>
  <cp:lastModifiedBy>Anna Rasburn</cp:lastModifiedBy>
  <cp:revision>4</cp:revision>
  <cp:lastPrinted>2011-08-01T14:52:00Z</cp:lastPrinted>
  <dcterms:created xsi:type="dcterms:W3CDTF">2019-01-28T23:35:00Z</dcterms:created>
  <dcterms:modified xsi:type="dcterms:W3CDTF">2019-01-29T18:21:00Z</dcterms:modified>
</cp:coreProperties>
</file>